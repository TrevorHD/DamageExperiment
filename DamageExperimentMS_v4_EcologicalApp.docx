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3332" w14:textId="7777777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Journal name</w:t>
      </w:r>
    </w:p>
    <w:p w14:paraId="7962D7E2" w14:textId="5D16D13A" w:rsidR="00715C07" w:rsidRPr="00DA3E20" w:rsidRDefault="00715C07" w:rsidP="00604784">
      <w:pPr>
        <w:spacing w:after="0" w:line="480" w:lineRule="auto"/>
        <w:rPr>
          <w:rFonts w:ascii="Times New Roman" w:hAnsi="Times New Roman" w:cs="Times New Roman"/>
          <w:i/>
          <w:iCs/>
          <w:sz w:val="24"/>
          <w:szCs w:val="24"/>
        </w:rPr>
      </w:pPr>
      <w:r w:rsidRPr="00DA3E20">
        <w:rPr>
          <w:rFonts w:ascii="Times New Roman" w:hAnsi="Times New Roman" w:cs="Times New Roman"/>
          <w:i/>
          <w:iCs/>
          <w:sz w:val="24"/>
          <w:szCs w:val="24"/>
        </w:rPr>
        <w:t>Ecological Applications</w:t>
      </w:r>
    </w:p>
    <w:p w14:paraId="6000E752" w14:textId="7777777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Manuscript type</w:t>
      </w:r>
    </w:p>
    <w:p w14:paraId="1DB71620" w14:textId="77777777" w:rsidR="00715C07" w:rsidRPr="00DA3E20" w:rsidRDefault="00715C07" w:rsidP="00604784">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Article</w:t>
      </w:r>
    </w:p>
    <w:p w14:paraId="13D87B3B" w14:textId="77777777" w:rsidR="00715C07" w:rsidRPr="00DA3E20" w:rsidRDefault="00715C07" w:rsidP="00604784">
      <w:pPr>
        <w:spacing w:after="0" w:line="480" w:lineRule="auto"/>
        <w:rPr>
          <w:rFonts w:ascii="Times New Roman" w:hAnsi="Times New Roman" w:cs="Times New Roman"/>
          <w:b/>
          <w:bCs/>
          <w:sz w:val="24"/>
          <w:szCs w:val="24"/>
        </w:rPr>
      </w:pPr>
      <w:commentRangeStart w:id="0"/>
      <w:commentRangeStart w:id="1"/>
      <w:commentRangeStart w:id="2"/>
      <w:r w:rsidRPr="00DA3E20">
        <w:rPr>
          <w:rFonts w:ascii="Times New Roman" w:hAnsi="Times New Roman" w:cs="Times New Roman"/>
          <w:b/>
          <w:bCs/>
          <w:sz w:val="24"/>
          <w:szCs w:val="24"/>
        </w:rPr>
        <w:t>Title</w:t>
      </w:r>
      <w:commentRangeEnd w:id="0"/>
      <w:r w:rsidR="003E42AD" w:rsidRPr="00DA3E20">
        <w:rPr>
          <w:rStyle w:val="CommentReference"/>
        </w:rPr>
        <w:commentReference w:id="0"/>
      </w:r>
      <w:commentRangeEnd w:id="1"/>
      <w:r w:rsidR="005C0775" w:rsidRPr="00DA3E20">
        <w:rPr>
          <w:rStyle w:val="CommentReference"/>
        </w:rPr>
        <w:commentReference w:id="1"/>
      </w:r>
      <w:commentRangeEnd w:id="2"/>
      <w:r w:rsidR="00D26D44" w:rsidRPr="00DA3E20">
        <w:rPr>
          <w:rStyle w:val="CommentReference"/>
        </w:rPr>
        <w:commentReference w:id="2"/>
      </w:r>
    </w:p>
    <w:p w14:paraId="72FC4359" w14:textId="2B57D6EE" w:rsidR="00715C07" w:rsidRPr="00DA3E20" w:rsidRDefault="00CA5AC1" w:rsidP="00604784">
      <w:pPr>
        <w:spacing w:after="0" w:line="480" w:lineRule="auto"/>
        <w:rPr>
          <w:rFonts w:ascii="Times New Roman" w:hAnsi="Times New Roman" w:cs="Times New Roman"/>
          <w:sz w:val="24"/>
          <w:szCs w:val="24"/>
        </w:rPr>
      </w:pPr>
      <w:bookmarkStart w:id="3" w:name="_Hlk195217691"/>
      <w:r w:rsidRPr="00DA3E20">
        <w:rPr>
          <w:rFonts w:ascii="Times New Roman" w:hAnsi="Times New Roman" w:cs="Times New Roman"/>
          <w:sz w:val="24"/>
          <w:szCs w:val="24"/>
        </w:rPr>
        <w:t xml:space="preserve">Management in </w:t>
      </w:r>
      <w:r w:rsidR="003E42AD" w:rsidRPr="00DA3E20">
        <w:rPr>
          <w:rFonts w:ascii="Times New Roman" w:hAnsi="Times New Roman" w:cs="Times New Roman"/>
          <w:sz w:val="24"/>
          <w:szCs w:val="24"/>
        </w:rPr>
        <w:t>a changing world</w:t>
      </w:r>
      <w:r w:rsidRPr="00DA3E20">
        <w:rPr>
          <w:rFonts w:ascii="Times New Roman" w:hAnsi="Times New Roman" w:cs="Times New Roman"/>
          <w:sz w:val="24"/>
          <w:szCs w:val="24"/>
        </w:rPr>
        <w:t>: effects of</w:t>
      </w:r>
      <w:r w:rsidR="003E42AD" w:rsidRPr="00DA3E20">
        <w:rPr>
          <w:rFonts w:ascii="Times New Roman" w:hAnsi="Times New Roman" w:cs="Times New Roman"/>
          <w:sz w:val="24"/>
          <w:szCs w:val="24"/>
        </w:rPr>
        <w:t xml:space="preserve"> climate</w:t>
      </w:r>
      <w:r w:rsidRPr="00DA3E20">
        <w:rPr>
          <w:rFonts w:ascii="Times New Roman" w:hAnsi="Times New Roman" w:cs="Times New Roman"/>
          <w:sz w:val="24"/>
          <w:szCs w:val="24"/>
        </w:rPr>
        <w:t xml:space="preserve"> warming on </w:t>
      </w:r>
      <w:r w:rsidR="003E42AD" w:rsidRPr="00DA3E20">
        <w:rPr>
          <w:rFonts w:ascii="Times New Roman" w:hAnsi="Times New Roman" w:cs="Times New Roman"/>
          <w:sz w:val="24"/>
          <w:szCs w:val="24"/>
        </w:rPr>
        <w:t>repeated mowing treatments</w:t>
      </w:r>
      <w:r w:rsidRPr="00DA3E20">
        <w:rPr>
          <w:rFonts w:ascii="Times New Roman" w:hAnsi="Times New Roman" w:cs="Times New Roman"/>
          <w:sz w:val="24"/>
          <w:szCs w:val="24"/>
        </w:rPr>
        <w:t xml:space="preserve"> in two </w:t>
      </w:r>
      <w:ins w:id="4" w:author="Shea, Katriona" w:date="2025-07-18T04:53:00Z" w16du:dateUtc="2025-07-18T08:53:00Z">
        <w:r w:rsidR="007A78F0" w:rsidRPr="00DA3E20">
          <w:rPr>
            <w:rFonts w:ascii="Times New Roman" w:hAnsi="Times New Roman" w:cs="Times New Roman"/>
            <w:sz w:val="24"/>
            <w:szCs w:val="24"/>
          </w:rPr>
          <w:t>wid</w:t>
        </w:r>
      </w:ins>
      <w:ins w:id="5" w:author="Shea, Katriona" w:date="2025-07-18T04:54:00Z" w16du:dateUtc="2025-07-18T08:54:00Z">
        <w:r w:rsidR="007A78F0" w:rsidRPr="00DA3E20">
          <w:rPr>
            <w:rFonts w:ascii="Times New Roman" w:hAnsi="Times New Roman" w:cs="Times New Roman"/>
            <w:sz w:val="24"/>
            <w:szCs w:val="24"/>
          </w:rPr>
          <w:t xml:space="preserve">espread </w:t>
        </w:r>
      </w:ins>
      <w:r w:rsidRPr="00DA3E20">
        <w:rPr>
          <w:rFonts w:ascii="Times New Roman" w:hAnsi="Times New Roman" w:cs="Times New Roman"/>
          <w:sz w:val="24"/>
          <w:szCs w:val="24"/>
        </w:rPr>
        <w:t>invasive thistles</w:t>
      </w:r>
    </w:p>
    <w:bookmarkEnd w:id="3"/>
    <w:p w14:paraId="52B0A105" w14:textId="7777777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Authors</w:t>
      </w:r>
    </w:p>
    <w:p w14:paraId="5D1E280A" w14:textId="77777777" w:rsidR="00715C07" w:rsidRPr="00DA3E20" w:rsidRDefault="00715C07" w:rsidP="00604784">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Trevor H. Drees</w:t>
      </w:r>
      <w:r w:rsidRPr="00DA3E20">
        <w:rPr>
          <w:rFonts w:ascii="Times New Roman" w:hAnsi="Times New Roman" w:cs="Times New Roman"/>
          <w:sz w:val="24"/>
          <w:szCs w:val="24"/>
          <w:vertAlign w:val="superscript"/>
        </w:rPr>
        <w:t>1</w:t>
      </w:r>
      <w:r w:rsidRPr="00DA3E20">
        <w:rPr>
          <w:rFonts w:ascii="Times New Roman" w:hAnsi="Times New Roman" w:cs="Times New Roman"/>
          <w:sz w:val="24"/>
          <w:szCs w:val="24"/>
        </w:rPr>
        <w:t>, Katriona Shea</w:t>
      </w:r>
      <w:r w:rsidRPr="00DA3E20">
        <w:rPr>
          <w:rFonts w:ascii="Times New Roman" w:hAnsi="Times New Roman" w:cs="Times New Roman"/>
          <w:sz w:val="24"/>
          <w:szCs w:val="24"/>
          <w:vertAlign w:val="superscript"/>
        </w:rPr>
        <w:t>1</w:t>
      </w:r>
    </w:p>
    <w:p w14:paraId="68F2DEB3" w14:textId="77777777" w:rsidR="00715C07" w:rsidRPr="00DA3E20" w:rsidRDefault="00715C07" w:rsidP="00604784">
      <w:pPr>
        <w:spacing w:after="0" w:line="480" w:lineRule="auto"/>
        <w:rPr>
          <w:rFonts w:ascii="Times New Roman" w:hAnsi="Times New Roman"/>
          <w:b/>
          <w:sz w:val="24"/>
        </w:rPr>
      </w:pPr>
      <w:r w:rsidRPr="00DA3E20">
        <w:rPr>
          <w:rFonts w:ascii="Times New Roman" w:hAnsi="Times New Roman"/>
          <w:b/>
          <w:sz w:val="24"/>
        </w:rPr>
        <w:t xml:space="preserve">Author </w:t>
      </w:r>
      <w:commentRangeStart w:id="6"/>
      <w:commentRangeStart w:id="7"/>
      <w:commentRangeStart w:id="8"/>
      <w:r w:rsidRPr="00DA3E20">
        <w:rPr>
          <w:rFonts w:ascii="Times New Roman" w:hAnsi="Times New Roman" w:cs="Times New Roman"/>
          <w:b/>
          <w:bCs/>
          <w:sz w:val="24"/>
          <w:szCs w:val="24"/>
        </w:rPr>
        <w:t>affiliations</w:t>
      </w:r>
      <w:commentRangeEnd w:id="6"/>
      <w:r w:rsidR="00CE0263" w:rsidRPr="00DA3E20">
        <w:rPr>
          <w:rStyle w:val="CommentReference"/>
        </w:rPr>
        <w:commentReference w:id="6"/>
      </w:r>
      <w:commentRangeEnd w:id="7"/>
      <w:r w:rsidR="003E2BD2" w:rsidRPr="00DA3E20">
        <w:rPr>
          <w:rStyle w:val="CommentReference"/>
        </w:rPr>
        <w:commentReference w:id="7"/>
      </w:r>
      <w:commentRangeEnd w:id="8"/>
      <w:r w:rsidR="00383F67">
        <w:rPr>
          <w:rStyle w:val="CommentReference"/>
        </w:rPr>
        <w:commentReference w:id="8"/>
      </w:r>
    </w:p>
    <w:p w14:paraId="4856556A" w14:textId="77777777" w:rsidR="00715C07" w:rsidRPr="00DA3E20" w:rsidRDefault="00715C07" w:rsidP="00604784">
      <w:pPr>
        <w:spacing w:after="0" w:line="480" w:lineRule="auto"/>
        <w:rPr>
          <w:rFonts w:ascii="Times New Roman" w:hAnsi="Times New Roman"/>
          <w:sz w:val="24"/>
        </w:rPr>
      </w:pPr>
      <w:r w:rsidRPr="00DA3E20">
        <w:rPr>
          <w:rFonts w:ascii="Times New Roman" w:hAnsi="Times New Roman" w:cs="Times New Roman"/>
          <w:sz w:val="24"/>
          <w:szCs w:val="24"/>
          <w:vertAlign w:val="superscript"/>
        </w:rPr>
        <w:t>1</w:t>
      </w:r>
      <w:r w:rsidRPr="00DA3E20">
        <w:rPr>
          <w:rFonts w:ascii="Times New Roman" w:hAnsi="Times New Roman" w:cs="Times New Roman"/>
          <w:sz w:val="24"/>
          <w:szCs w:val="24"/>
        </w:rPr>
        <w:t>Department</w:t>
      </w:r>
      <w:r w:rsidRPr="00DA3E20">
        <w:rPr>
          <w:rFonts w:ascii="Times New Roman" w:hAnsi="Times New Roman"/>
          <w:sz w:val="24"/>
        </w:rPr>
        <w:t xml:space="preserve"> of Biology and </w:t>
      </w:r>
      <w:r w:rsidRPr="00DA3E20">
        <w:rPr>
          <w:rFonts w:ascii="Times New Roman" w:hAnsi="Times New Roman" w:cs="Times New Roman"/>
          <w:sz w:val="24"/>
          <w:szCs w:val="24"/>
        </w:rPr>
        <w:t>IGDP</w:t>
      </w:r>
      <w:r w:rsidRPr="00DA3E20">
        <w:rPr>
          <w:rFonts w:ascii="Times New Roman" w:hAnsi="Times New Roman"/>
          <w:sz w:val="24"/>
        </w:rPr>
        <w:t xml:space="preserve"> in Ecology, The Pennsylvania State University</w:t>
      </w:r>
    </w:p>
    <w:p w14:paraId="33179BED" w14:textId="77777777" w:rsidR="00715C07" w:rsidRPr="00DA3E20" w:rsidRDefault="00715C07" w:rsidP="00604784">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208 Mueller Laboratory, University Park, Pennsylvania 16802 USA</w:t>
      </w:r>
    </w:p>
    <w:p w14:paraId="2BC59376" w14:textId="7777777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b/>
          <w:sz w:val="24"/>
        </w:rPr>
        <w:t>Corresponding author</w:t>
      </w:r>
    </w:p>
    <w:p w14:paraId="55B6F0D4" w14:textId="77777777" w:rsidR="00715C07" w:rsidRPr="00DA3E20" w:rsidRDefault="00715C07" w:rsidP="00604784">
      <w:pPr>
        <w:spacing w:after="0" w:line="480" w:lineRule="auto"/>
        <w:rPr>
          <w:rFonts w:ascii="Times New Roman" w:hAnsi="Times New Roman"/>
          <w:color w:val="FF0000"/>
          <w:sz w:val="24"/>
        </w:rPr>
      </w:pPr>
      <w:r w:rsidRPr="00DA3E20">
        <w:rPr>
          <w:rFonts w:ascii="Times New Roman" w:hAnsi="Times New Roman"/>
          <w:sz w:val="24"/>
        </w:rPr>
        <w:t>Trevor Drees (thd5066@psu.edu)</w:t>
      </w:r>
    </w:p>
    <w:p w14:paraId="6641E27C" w14:textId="77777777" w:rsidR="00715C07" w:rsidRPr="00DA3E20" w:rsidRDefault="00715C07" w:rsidP="00604784">
      <w:pPr>
        <w:spacing w:after="0" w:line="480" w:lineRule="auto"/>
        <w:rPr>
          <w:rFonts w:ascii="Times New Roman" w:hAnsi="Times New Roman" w:cs="Times New Roman"/>
          <w:b/>
          <w:bCs/>
          <w:sz w:val="24"/>
          <w:szCs w:val="24"/>
        </w:rPr>
      </w:pPr>
      <w:commentRangeStart w:id="9"/>
      <w:r w:rsidRPr="00DA3E20">
        <w:rPr>
          <w:rFonts w:ascii="Times New Roman" w:hAnsi="Times New Roman" w:cs="Times New Roman"/>
          <w:b/>
          <w:bCs/>
          <w:sz w:val="24"/>
          <w:szCs w:val="24"/>
        </w:rPr>
        <w:t>Data accessibility</w:t>
      </w:r>
      <w:commentRangeEnd w:id="9"/>
      <w:r w:rsidR="003E42AD" w:rsidRPr="00DA3E20">
        <w:rPr>
          <w:rStyle w:val="CommentReference"/>
        </w:rPr>
        <w:commentReference w:id="9"/>
      </w:r>
    </w:p>
    <w:p w14:paraId="089A975A" w14:textId="5D5A7105" w:rsidR="00715C07" w:rsidRPr="00DA3E20" w:rsidRDefault="00715C07" w:rsidP="00604784">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 xml:space="preserve">Data and code (Drees 2025) are archived on Zenodo at </w:t>
      </w:r>
      <w:r w:rsidRPr="00DA3E20">
        <w:rPr>
          <w:rFonts w:ascii="Times New Roman" w:hAnsi="Times New Roman" w:cs="Times New Roman"/>
          <w:sz w:val="24"/>
          <w:szCs w:val="24"/>
          <w:highlight w:val="yellow"/>
        </w:rPr>
        <w:t>LINK</w:t>
      </w:r>
      <w:r w:rsidRPr="00DA3E20">
        <w:rPr>
          <w:rFonts w:ascii="Times New Roman" w:hAnsi="Times New Roman" w:cs="Times New Roman"/>
          <w:sz w:val="24"/>
          <w:szCs w:val="24"/>
        </w:rPr>
        <w:t xml:space="preserve"> and are on GitHub at </w:t>
      </w:r>
      <w:r w:rsidRPr="00DA3E20">
        <w:rPr>
          <w:rFonts w:ascii="Times New Roman" w:hAnsi="Times New Roman" w:cs="Times New Roman"/>
          <w:sz w:val="24"/>
          <w:szCs w:val="24"/>
          <w:highlight w:val="yellow"/>
        </w:rPr>
        <w:t>LINK</w:t>
      </w:r>
      <w:r w:rsidRPr="00DA3E20">
        <w:rPr>
          <w:rFonts w:ascii="Times New Roman" w:hAnsi="Times New Roman" w:cs="Times New Roman"/>
          <w:sz w:val="24"/>
          <w:szCs w:val="24"/>
        </w:rPr>
        <w:t>.</w:t>
      </w:r>
    </w:p>
    <w:p w14:paraId="2DAD052E" w14:textId="7777777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Key words</w:t>
      </w:r>
    </w:p>
    <w:p w14:paraId="61AC7300" w14:textId="1B1D8585" w:rsidR="00715C07" w:rsidRPr="00DA3E20" w:rsidRDefault="00715C07" w:rsidP="00604784">
      <w:pPr>
        <w:spacing w:after="0" w:line="480" w:lineRule="auto"/>
        <w:rPr>
          <w:rFonts w:ascii="Times New Roman" w:hAnsi="Times New Roman" w:cs="Times New Roman"/>
          <w:sz w:val="24"/>
          <w:szCs w:val="24"/>
        </w:rPr>
      </w:pPr>
      <w:r w:rsidRPr="00DA3E20">
        <w:rPr>
          <w:rFonts w:ascii="Times New Roman" w:hAnsi="Times New Roman" w:cs="Times New Roman"/>
          <w:i/>
          <w:iCs/>
          <w:sz w:val="24"/>
          <w:szCs w:val="24"/>
        </w:rPr>
        <w:t xml:space="preserve">Carduus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Carduus nutans</w:t>
      </w:r>
      <w:r w:rsidRPr="00DA3E20">
        <w:rPr>
          <w:rFonts w:ascii="Times New Roman" w:hAnsi="Times New Roman" w:cs="Times New Roman"/>
          <w:sz w:val="24"/>
          <w:szCs w:val="24"/>
        </w:rPr>
        <w:t>; climate change; disturbance; invasive species; weed management</w:t>
      </w:r>
    </w:p>
    <w:p w14:paraId="41E0D021" w14:textId="77777777" w:rsidR="00715C07" w:rsidRPr="00DA3E20" w:rsidRDefault="00715C07" w:rsidP="00604784">
      <w:pPr>
        <w:rPr>
          <w:rFonts w:ascii="Times New Roman" w:hAnsi="Times New Roman" w:cs="Times New Roman"/>
          <w:b/>
          <w:bCs/>
          <w:sz w:val="32"/>
          <w:szCs w:val="32"/>
        </w:rPr>
      </w:pPr>
      <w:r w:rsidRPr="00DA3E20">
        <w:rPr>
          <w:rFonts w:ascii="Times New Roman" w:hAnsi="Times New Roman" w:cs="Times New Roman"/>
          <w:b/>
          <w:bCs/>
          <w:sz w:val="32"/>
          <w:szCs w:val="32"/>
        </w:rPr>
        <w:br w:type="page"/>
      </w:r>
    </w:p>
    <w:p w14:paraId="7AD0D5D2" w14:textId="6D1A8AB7" w:rsidR="00CB2B14" w:rsidRPr="00DA3E20" w:rsidRDefault="00604784" w:rsidP="00604784">
      <w:pPr>
        <w:spacing w:after="0" w:line="480" w:lineRule="auto"/>
        <w:rPr>
          <w:rFonts w:ascii="Times New Roman" w:hAnsi="Times New Roman" w:cs="Times New Roman"/>
          <w:sz w:val="24"/>
          <w:szCs w:val="24"/>
        </w:rPr>
      </w:pPr>
      <w:r w:rsidRPr="00DA3E20">
        <w:rPr>
          <w:rFonts w:ascii="Times New Roman" w:hAnsi="Times New Roman" w:cs="Times New Roman"/>
          <w:b/>
          <w:bCs/>
          <w:sz w:val="24"/>
          <w:szCs w:val="24"/>
        </w:rPr>
        <w:lastRenderedPageBreak/>
        <w:t>Abstract</w:t>
      </w:r>
    </w:p>
    <w:p w14:paraId="1A35A9C3" w14:textId="377931AF" w:rsidR="00CB2B14" w:rsidRPr="00DA3E20" w:rsidDel="008A0A33" w:rsidRDefault="00133E09" w:rsidP="00604784">
      <w:pPr>
        <w:spacing w:after="0" w:line="480" w:lineRule="auto"/>
        <w:ind w:firstLine="284"/>
        <w:rPr>
          <w:del w:id="10" w:author="Trevor Drees" w:date="2025-07-27T17:53:00Z" w16du:dateUtc="2025-07-28T00:53:00Z"/>
          <w:rFonts w:ascii="Times New Roman" w:hAnsi="Times New Roman" w:cs="Times New Roman"/>
          <w:sz w:val="24"/>
          <w:szCs w:val="24"/>
        </w:rPr>
      </w:pPr>
      <w:ins w:id="11" w:author="Trevor Drees" w:date="2025-07-27T17:45:00Z" w16du:dateUtc="2025-07-28T00:45:00Z">
        <w:r w:rsidRPr="00133E09">
          <w:rPr>
            <w:rFonts w:ascii="Times New Roman" w:hAnsi="Times New Roman" w:cs="Times New Roman"/>
            <w:sz w:val="24"/>
            <w:szCs w:val="24"/>
          </w:rPr>
          <w:t xml:space="preserve">Invasive species are often disturbance-adapted; this includes not only natural disturbances but, unfortunately, the disturbances we apply as part of management regimes. As </w:t>
        </w:r>
      </w:ins>
      <w:ins w:id="12" w:author="Trevor Drees" w:date="2025-07-27T17:52:00Z" w16du:dateUtc="2025-07-28T00:52:00Z">
        <w:r w:rsidR="008A0A33">
          <w:rPr>
            <w:rFonts w:ascii="Times New Roman" w:hAnsi="Times New Roman" w:cs="Times New Roman"/>
            <w:sz w:val="24"/>
            <w:szCs w:val="24"/>
          </w:rPr>
          <w:t xml:space="preserve">both </w:t>
        </w:r>
      </w:ins>
      <w:ins w:id="13" w:author="Trevor Drees" w:date="2025-07-27T17:45:00Z" w16du:dateUtc="2025-07-28T00:45:00Z">
        <w:r w:rsidRPr="00133E09">
          <w:rPr>
            <w:rFonts w:ascii="Times New Roman" w:hAnsi="Times New Roman" w:cs="Times New Roman"/>
            <w:sz w:val="24"/>
            <w:szCs w:val="24"/>
          </w:rPr>
          <w:t xml:space="preserve">natural and intervention-based perturbations </w:t>
        </w:r>
      </w:ins>
      <w:ins w:id="14" w:author="Trevor Drees" w:date="2025-07-27T17:52:00Z" w16du:dateUtc="2025-07-28T00:52:00Z">
        <w:r w:rsidR="008A0A33">
          <w:rPr>
            <w:rFonts w:ascii="Times New Roman" w:hAnsi="Times New Roman" w:cs="Times New Roman"/>
            <w:sz w:val="24"/>
            <w:szCs w:val="24"/>
          </w:rPr>
          <w:t>are potentially impacted</w:t>
        </w:r>
      </w:ins>
      <w:ins w:id="15" w:author="Trevor Drees" w:date="2025-07-27T17:45:00Z" w16du:dateUtc="2025-07-28T00:45:00Z">
        <w:r w:rsidRPr="00133E09">
          <w:rPr>
            <w:rFonts w:ascii="Times New Roman" w:hAnsi="Times New Roman" w:cs="Times New Roman"/>
            <w:sz w:val="24"/>
            <w:szCs w:val="24"/>
          </w:rPr>
          <w:t xml:space="preserve"> by broader environmental changes, effective management of these species</w:t>
        </w:r>
      </w:ins>
      <w:ins w:id="16" w:author="Trevor Drees" w:date="2025-07-27T17:53:00Z" w16du:dateUtc="2025-07-28T00:53:00Z">
        <w:r w:rsidR="008A0A33">
          <w:rPr>
            <w:rFonts w:ascii="Times New Roman" w:hAnsi="Times New Roman" w:cs="Times New Roman"/>
            <w:sz w:val="24"/>
            <w:szCs w:val="24"/>
          </w:rPr>
          <w:t xml:space="preserve"> may become</w:t>
        </w:r>
      </w:ins>
      <w:ins w:id="17" w:author="Trevor Drees" w:date="2025-07-27T17:45:00Z" w16du:dateUtc="2025-07-28T00:45:00Z">
        <w:r w:rsidRPr="00133E09">
          <w:rPr>
            <w:rFonts w:ascii="Times New Roman" w:hAnsi="Times New Roman" w:cs="Times New Roman"/>
            <w:sz w:val="24"/>
            <w:szCs w:val="24"/>
          </w:rPr>
          <w:t xml:space="preserve"> </w:t>
        </w:r>
      </w:ins>
      <w:ins w:id="18" w:author="Trevor Drees" w:date="2025-07-27T17:53:00Z" w16du:dateUtc="2025-07-28T00:53:00Z">
        <w:r w:rsidR="0072419C">
          <w:rPr>
            <w:rFonts w:ascii="Times New Roman" w:hAnsi="Times New Roman" w:cs="Times New Roman"/>
            <w:sz w:val="24"/>
            <w:szCs w:val="24"/>
          </w:rPr>
          <w:t xml:space="preserve">even </w:t>
        </w:r>
        <w:r w:rsidR="008A0A33">
          <w:rPr>
            <w:rFonts w:ascii="Times New Roman" w:hAnsi="Times New Roman" w:cs="Times New Roman"/>
            <w:sz w:val="24"/>
            <w:szCs w:val="24"/>
          </w:rPr>
          <w:t>more</w:t>
        </w:r>
      </w:ins>
      <w:ins w:id="19" w:author="Trevor Drees" w:date="2025-07-27T17:45:00Z" w16du:dateUtc="2025-07-28T00:45:00Z">
        <w:r w:rsidRPr="00133E09">
          <w:rPr>
            <w:rFonts w:ascii="Times New Roman" w:hAnsi="Times New Roman" w:cs="Times New Roman"/>
            <w:sz w:val="24"/>
            <w:szCs w:val="24"/>
          </w:rPr>
          <w:t xml:space="preserve"> challenging</w:t>
        </w:r>
        <w:r>
          <w:rPr>
            <w:rFonts w:ascii="Times New Roman" w:hAnsi="Times New Roman" w:cs="Times New Roman"/>
            <w:sz w:val="24"/>
            <w:szCs w:val="24"/>
          </w:rPr>
          <w:t xml:space="preserve">. </w:t>
        </w:r>
      </w:ins>
      <w:ins w:id="20" w:author="Trevor Drees" w:date="2025-07-27T17:50:00Z" w16du:dateUtc="2025-07-28T00:50:00Z">
        <w:r>
          <w:rPr>
            <w:rFonts w:ascii="Times New Roman" w:hAnsi="Times New Roman" w:cs="Times New Roman"/>
            <w:sz w:val="24"/>
            <w:szCs w:val="24"/>
          </w:rPr>
          <w:t xml:space="preserve">Here, </w:t>
        </w:r>
      </w:ins>
      <w:commentRangeStart w:id="21"/>
      <w:commentRangeStart w:id="22"/>
      <w:del w:id="23" w:author="Trevor Drees" w:date="2025-07-27T17:45:00Z" w16du:dateUtc="2025-07-28T00:45:00Z">
        <w:r w:rsidR="00E63760" w:rsidRPr="00DA3E20" w:rsidDel="00133E09">
          <w:rPr>
            <w:rFonts w:ascii="Times New Roman" w:hAnsi="Times New Roman" w:cs="Times New Roman"/>
            <w:sz w:val="24"/>
            <w:szCs w:val="24"/>
          </w:rPr>
          <w:delText>G</w:delText>
        </w:r>
        <w:r w:rsidR="006D534A" w:rsidRPr="00DA3E20" w:rsidDel="00133E09">
          <w:rPr>
            <w:rFonts w:ascii="Times New Roman" w:hAnsi="Times New Roman" w:cs="Times New Roman"/>
            <w:sz w:val="24"/>
            <w:szCs w:val="24"/>
          </w:rPr>
          <w:delText xml:space="preserve">lobal change </w:delText>
        </w:r>
        <w:r w:rsidR="00E63760" w:rsidRPr="00DA3E20" w:rsidDel="00133E09">
          <w:rPr>
            <w:rFonts w:ascii="Times New Roman" w:hAnsi="Times New Roman" w:cs="Times New Roman"/>
            <w:sz w:val="24"/>
            <w:szCs w:val="24"/>
          </w:rPr>
          <w:delText xml:space="preserve">is </w:delText>
        </w:r>
        <w:r w:rsidR="006D534A" w:rsidRPr="00DA3E20" w:rsidDel="00133E09">
          <w:rPr>
            <w:rFonts w:ascii="Times New Roman" w:hAnsi="Times New Roman" w:cs="Times New Roman"/>
            <w:sz w:val="24"/>
            <w:szCs w:val="24"/>
          </w:rPr>
          <w:delText>likely to favor the growth and spread of weedy and/or invasive plant species.</w:delText>
        </w:r>
        <w:r w:rsidR="005F08F7" w:rsidRPr="00DA3E20" w:rsidDel="00133E09">
          <w:rPr>
            <w:rFonts w:ascii="Times New Roman" w:hAnsi="Times New Roman" w:cs="Times New Roman"/>
            <w:sz w:val="24"/>
            <w:szCs w:val="24"/>
          </w:rPr>
          <w:delText xml:space="preserve"> </w:delText>
        </w:r>
        <w:r w:rsidR="00E63760" w:rsidRPr="00DA3E20" w:rsidDel="00133E09">
          <w:rPr>
            <w:rFonts w:ascii="Times New Roman" w:hAnsi="Times New Roman" w:cs="Times New Roman"/>
            <w:sz w:val="24"/>
            <w:szCs w:val="24"/>
          </w:rPr>
          <w:delText xml:space="preserve">Furthermore, environmental change may also directly or indirectly affect their management, as interventions are </w:delText>
        </w:r>
        <w:r w:rsidR="005F08F7" w:rsidRPr="00DA3E20" w:rsidDel="00133E09">
          <w:rPr>
            <w:rFonts w:ascii="Times New Roman" w:hAnsi="Times New Roman" w:cs="Times New Roman"/>
            <w:sz w:val="24"/>
            <w:szCs w:val="24"/>
          </w:rPr>
          <w:delText xml:space="preserve">most effective when tailored to </w:delText>
        </w:r>
        <w:r w:rsidR="00E63760" w:rsidRPr="00DA3E20" w:rsidDel="00133E09">
          <w:rPr>
            <w:rFonts w:ascii="Times New Roman" w:hAnsi="Times New Roman" w:cs="Times New Roman"/>
            <w:sz w:val="24"/>
            <w:szCs w:val="24"/>
          </w:rPr>
          <w:delText xml:space="preserve">plant </w:delText>
        </w:r>
        <w:r w:rsidR="005F08F7" w:rsidRPr="00DA3E20" w:rsidDel="00133E09">
          <w:rPr>
            <w:rFonts w:ascii="Times New Roman" w:hAnsi="Times New Roman" w:cs="Times New Roman"/>
            <w:sz w:val="24"/>
            <w:szCs w:val="24"/>
          </w:rPr>
          <w:delText>biology or phenology</w:delText>
        </w:r>
        <w:r w:rsidR="003E4A4B" w:rsidRPr="00DA3E20" w:rsidDel="00133E09">
          <w:rPr>
            <w:rFonts w:ascii="Times New Roman" w:hAnsi="Times New Roman" w:cs="Times New Roman"/>
            <w:sz w:val="24"/>
            <w:szCs w:val="24"/>
          </w:rPr>
          <w:delText>.</w:delText>
        </w:r>
        <w:r w:rsidR="00A01B00" w:rsidRPr="00DA3E20" w:rsidDel="00133E09">
          <w:rPr>
            <w:rFonts w:ascii="Times New Roman" w:hAnsi="Times New Roman" w:cs="Times New Roman"/>
            <w:sz w:val="24"/>
            <w:szCs w:val="24"/>
          </w:rPr>
          <w:delText xml:space="preserve"> </w:delText>
        </w:r>
        <w:commentRangeEnd w:id="21"/>
        <w:r w:rsidR="00FA2D64" w:rsidRPr="00DA3E20" w:rsidDel="00133E09">
          <w:rPr>
            <w:rStyle w:val="CommentReference"/>
          </w:rPr>
          <w:commentReference w:id="21"/>
        </w:r>
        <w:commentRangeEnd w:id="22"/>
        <w:r w:rsidDel="00133E09">
          <w:rPr>
            <w:rStyle w:val="CommentReference"/>
          </w:rPr>
          <w:commentReference w:id="22"/>
        </w:r>
      </w:del>
      <w:del w:id="24" w:author="Trevor Drees" w:date="2025-07-27T17:50:00Z" w16du:dateUtc="2025-07-28T00:50:00Z">
        <w:r w:rsidR="00FA2D64" w:rsidRPr="00DA3E20" w:rsidDel="00133E09">
          <w:rPr>
            <w:rFonts w:ascii="Times New Roman" w:hAnsi="Times New Roman" w:cs="Times New Roman"/>
            <w:sz w:val="24"/>
            <w:szCs w:val="24"/>
          </w:rPr>
          <w:delText>W</w:delText>
        </w:r>
        <w:r w:rsidR="00A01B00" w:rsidRPr="00DA3E20" w:rsidDel="00133E09">
          <w:rPr>
            <w:rFonts w:ascii="Times New Roman" w:hAnsi="Times New Roman" w:cs="Times New Roman"/>
            <w:sz w:val="24"/>
            <w:szCs w:val="24"/>
          </w:rPr>
          <w:delText xml:space="preserve">e </w:delText>
        </w:r>
      </w:del>
      <w:ins w:id="25" w:author="Trevor Drees" w:date="2025-07-27T17:50:00Z" w16du:dateUtc="2025-07-28T00:50:00Z">
        <w:r>
          <w:rPr>
            <w:rFonts w:ascii="Times New Roman" w:hAnsi="Times New Roman" w:cs="Times New Roman"/>
            <w:sz w:val="24"/>
            <w:szCs w:val="24"/>
          </w:rPr>
          <w:t>w</w:t>
        </w:r>
        <w:r w:rsidRPr="00DA3E20">
          <w:rPr>
            <w:rFonts w:ascii="Times New Roman" w:hAnsi="Times New Roman" w:cs="Times New Roman"/>
            <w:sz w:val="24"/>
            <w:szCs w:val="24"/>
          </w:rPr>
          <w:t xml:space="preserve">e </w:t>
        </w:r>
      </w:ins>
      <w:r w:rsidR="005F08F7" w:rsidRPr="00DA3E20">
        <w:rPr>
          <w:rFonts w:ascii="Times New Roman" w:hAnsi="Times New Roman" w:cs="Times New Roman"/>
          <w:sz w:val="24"/>
          <w:szCs w:val="24"/>
        </w:rPr>
        <w:t xml:space="preserve">investigate whether climate change in the form of increased growing temperatures </w:t>
      </w:r>
      <w:r w:rsidR="00E63760" w:rsidRPr="00DA3E20">
        <w:rPr>
          <w:rFonts w:ascii="Times New Roman" w:hAnsi="Times New Roman" w:cs="Times New Roman"/>
          <w:sz w:val="24"/>
          <w:szCs w:val="24"/>
        </w:rPr>
        <w:t xml:space="preserve">affects </w:t>
      </w:r>
      <w:r w:rsidR="005F08F7" w:rsidRPr="00DA3E20">
        <w:rPr>
          <w:rFonts w:ascii="Times New Roman" w:hAnsi="Times New Roman" w:cs="Times New Roman"/>
          <w:sz w:val="24"/>
          <w:szCs w:val="24"/>
        </w:rPr>
        <w:t xml:space="preserve">management </w:t>
      </w:r>
      <w:r w:rsidR="00E63760" w:rsidRPr="00DA3E20">
        <w:rPr>
          <w:rFonts w:ascii="Times New Roman" w:hAnsi="Times New Roman" w:cs="Times New Roman"/>
          <w:sz w:val="24"/>
          <w:szCs w:val="24"/>
        </w:rPr>
        <w:t>outcomes</w:t>
      </w:r>
      <w:r w:rsidR="005F08F7" w:rsidRPr="00DA3E20">
        <w:rPr>
          <w:rFonts w:ascii="Times New Roman" w:hAnsi="Times New Roman" w:cs="Times New Roman"/>
          <w:sz w:val="24"/>
          <w:szCs w:val="24"/>
        </w:rPr>
        <w:t xml:space="preserve">, using </w:t>
      </w:r>
      <w:r w:rsidR="00BC110B" w:rsidRPr="00DA3E20">
        <w:rPr>
          <w:rFonts w:ascii="Times New Roman" w:hAnsi="Times New Roman" w:cs="Times New Roman"/>
          <w:sz w:val="24"/>
          <w:szCs w:val="24"/>
        </w:rPr>
        <w:t xml:space="preserve">repeated </w:t>
      </w:r>
      <w:r w:rsidR="00E63760" w:rsidRPr="00DA3E20">
        <w:rPr>
          <w:rFonts w:ascii="Times New Roman" w:hAnsi="Times New Roman" w:cs="Times New Roman"/>
          <w:sz w:val="24"/>
          <w:szCs w:val="24"/>
        </w:rPr>
        <w:t xml:space="preserve">mowing of </w:t>
      </w:r>
      <w:r w:rsidR="005F08F7" w:rsidRPr="00DA3E20">
        <w:rPr>
          <w:rFonts w:ascii="Times New Roman" w:hAnsi="Times New Roman" w:cs="Times New Roman"/>
          <w:sz w:val="24"/>
          <w:szCs w:val="24"/>
        </w:rPr>
        <w:t xml:space="preserve">the </w:t>
      </w:r>
      <w:r w:rsidR="00CB68AF" w:rsidRPr="00DA3E20">
        <w:rPr>
          <w:rFonts w:ascii="Times New Roman" w:hAnsi="Times New Roman" w:cs="Times New Roman"/>
          <w:sz w:val="24"/>
          <w:szCs w:val="24"/>
        </w:rPr>
        <w:t xml:space="preserve">common </w:t>
      </w:r>
      <w:r w:rsidR="005F08F7" w:rsidRPr="00DA3E20">
        <w:rPr>
          <w:rFonts w:ascii="Times New Roman" w:hAnsi="Times New Roman" w:cs="Times New Roman"/>
          <w:sz w:val="24"/>
          <w:szCs w:val="24"/>
        </w:rPr>
        <w:t xml:space="preserve">invasive thistles </w:t>
      </w:r>
      <w:r w:rsidR="005F08F7" w:rsidRPr="00DA3E20">
        <w:rPr>
          <w:rFonts w:ascii="Times New Roman" w:hAnsi="Times New Roman" w:cs="Times New Roman"/>
          <w:i/>
          <w:iCs/>
          <w:sz w:val="24"/>
          <w:szCs w:val="24"/>
        </w:rPr>
        <w:t>Carduus nutans</w:t>
      </w:r>
      <w:r w:rsidR="005F08F7" w:rsidRPr="00DA3E20">
        <w:rPr>
          <w:rFonts w:ascii="Times New Roman" w:hAnsi="Times New Roman" w:cs="Times New Roman"/>
          <w:sz w:val="24"/>
          <w:szCs w:val="24"/>
        </w:rPr>
        <w:t xml:space="preserve"> and </w:t>
      </w:r>
      <w:r w:rsidR="005F08F7" w:rsidRPr="00DA3E20">
        <w:rPr>
          <w:rFonts w:ascii="Times New Roman" w:hAnsi="Times New Roman" w:cs="Times New Roman"/>
          <w:i/>
          <w:iCs/>
          <w:sz w:val="24"/>
          <w:szCs w:val="24"/>
        </w:rPr>
        <w:t>C</w:t>
      </w:r>
      <w:r w:rsidR="00CB68AF" w:rsidRPr="00DA3E20">
        <w:rPr>
          <w:rFonts w:ascii="Times New Roman" w:hAnsi="Times New Roman" w:cs="Times New Roman"/>
          <w:i/>
          <w:iCs/>
          <w:sz w:val="24"/>
          <w:szCs w:val="24"/>
        </w:rPr>
        <w:t>.</w:t>
      </w:r>
      <w:r w:rsidR="005F08F7" w:rsidRPr="00DA3E20">
        <w:rPr>
          <w:rFonts w:ascii="Times New Roman" w:hAnsi="Times New Roman" w:cs="Times New Roman"/>
          <w:i/>
          <w:iCs/>
          <w:sz w:val="24"/>
          <w:szCs w:val="24"/>
        </w:rPr>
        <w:t xml:space="preserve"> </w:t>
      </w:r>
      <w:proofErr w:type="spellStart"/>
      <w:r w:rsidR="005F08F7" w:rsidRPr="00DA3E20">
        <w:rPr>
          <w:rFonts w:ascii="Times New Roman" w:hAnsi="Times New Roman" w:cs="Times New Roman"/>
          <w:i/>
          <w:iCs/>
          <w:sz w:val="24"/>
          <w:szCs w:val="24"/>
        </w:rPr>
        <w:t>acanthoides</w:t>
      </w:r>
      <w:proofErr w:type="spellEnd"/>
      <w:r w:rsidR="005F08F7" w:rsidRPr="00DA3E20">
        <w:rPr>
          <w:rFonts w:ascii="Times New Roman" w:hAnsi="Times New Roman" w:cs="Times New Roman"/>
          <w:sz w:val="24"/>
          <w:szCs w:val="24"/>
        </w:rPr>
        <w:t xml:space="preserve"> as a </w:t>
      </w:r>
      <w:r w:rsidR="00CB68AF" w:rsidRPr="00DA3E20">
        <w:rPr>
          <w:rFonts w:ascii="Times New Roman" w:hAnsi="Times New Roman" w:cs="Times New Roman"/>
          <w:sz w:val="24"/>
          <w:szCs w:val="24"/>
        </w:rPr>
        <w:t xml:space="preserve">representative </w:t>
      </w:r>
      <w:r w:rsidR="005F08F7" w:rsidRPr="00DA3E20">
        <w:rPr>
          <w:rFonts w:ascii="Times New Roman" w:hAnsi="Times New Roman" w:cs="Times New Roman"/>
          <w:sz w:val="24"/>
          <w:szCs w:val="24"/>
        </w:rPr>
        <w:t xml:space="preserve">study system. Weekly mowing regimes </w:t>
      </w:r>
      <w:r w:rsidR="00CB68AF" w:rsidRPr="00DA3E20">
        <w:rPr>
          <w:rFonts w:ascii="Times New Roman" w:hAnsi="Times New Roman" w:cs="Times New Roman"/>
          <w:sz w:val="24"/>
          <w:szCs w:val="24"/>
        </w:rPr>
        <w:t xml:space="preserve">of differing intensity </w:t>
      </w:r>
      <w:r w:rsidR="009841C4" w:rsidRPr="00DA3E20">
        <w:rPr>
          <w:rFonts w:ascii="Times New Roman" w:hAnsi="Times New Roman" w:cs="Times New Roman"/>
          <w:sz w:val="24"/>
          <w:szCs w:val="24"/>
        </w:rPr>
        <w:t>explored</w:t>
      </w:r>
      <w:r w:rsidR="005F08F7" w:rsidRPr="00DA3E20">
        <w:rPr>
          <w:rFonts w:ascii="Times New Roman" w:hAnsi="Times New Roman" w:cs="Times New Roman"/>
          <w:sz w:val="24"/>
          <w:szCs w:val="24"/>
        </w:rPr>
        <w:t xml:space="preserve"> </w:t>
      </w:r>
      <w:r w:rsidR="00BE219D" w:rsidRPr="00DA3E20">
        <w:rPr>
          <w:rFonts w:ascii="Times New Roman" w:hAnsi="Times New Roman" w:cs="Times New Roman"/>
          <w:sz w:val="24"/>
          <w:szCs w:val="24"/>
        </w:rPr>
        <w:t>how</w:t>
      </w:r>
      <w:r w:rsidR="005F08F7" w:rsidRPr="00DA3E20">
        <w:rPr>
          <w:rFonts w:ascii="Times New Roman" w:hAnsi="Times New Roman" w:cs="Times New Roman"/>
          <w:sz w:val="24"/>
          <w:szCs w:val="24"/>
        </w:rPr>
        <w:t xml:space="preserve"> </w:t>
      </w:r>
      <w:r w:rsidR="00A01B00" w:rsidRPr="00DA3E20">
        <w:rPr>
          <w:rFonts w:ascii="Times New Roman" w:hAnsi="Times New Roman" w:cs="Times New Roman"/>
          <w:sz w:val="24"/>
          <w:szCs w:val="24"/>
        </w:rPr>
        <w:t xml:space="preserve">repeated disturbance </w:t>
      </w:r>
      <w:r w:rsidR="005F08F7" w:rsidRPr="00DA3E20">
        <w:rPr>
          <w:rFonts w:ascii="Times New Roman" w:hAnsi="Times New Roman" w:cs="Times New Roman"/>
          <w:sz w:val="24"/>
          <w:szCs w:val="24"/>
        </w:rPr>
        <w:t>affects survival, growth, and reproduction, as well as wh</w:t>
      </w:r>
      <w:r w:rsidR="00F22F46" w:rsidRPr="00DA3E20">
        <w:rPr>
          <w:rFonts w:ascii="Times New Roman" w:hAnsi="Times New Roman" w:cs="Times New Roman"/>
          <w:sz w:val="24"/>
          <w:szCs w:val="24"/>
        </w:rPr>
        <w:t xml:space="preserve">ether </w:t>
      </w:r>
      <w:r w:rsidR="00BE219D" w:rsidRPr="00DA3E20">
        <w:rPr>
          <w:rFonts w:ascii="Times New Roman" w:hAnsi="Times New Roman" w:cs="Times New Roman"/>
          <w:sz w:val="24"/>
          <w:szCs w:val="24"/>
        </w:rPr>
        <w:t>these</w:t>
      </w:r>
      <w:r w:rsidR="00F22F46" w:rsidRPr="00DA3E20">
        <w:rPr>
          <w:rFonts w:ascii="Times New Roman" w:hAnsi="Times New Roman" w:cs="Times New Roman"/>
          <w:sz w:val="24"/>
          <w:szCs w:val="24"/>
        </w:rPr>
        <w:t xml:space="preserve"> </w:t>
      </w:r>
      <w:r w:rsidR="00BC110B" w:rsidRPr="00DA3E20">
        <w:rPr>
          <w:rFonts w:ascii="Times New Roman" w:hAnsi="Times New Roman" w:cs="Times New Roman"/>
          <w:sz w:val="24"/>
          <w:szCs w:val="24"/>
        </w:rPr>
        <w:t xml:space="preserve">repeated </w:t>
      </w:r>
      <w:r w:rsidR="00BE219D" w:rsidRPr="00DA3E20">
        <w:rPr>
          <w:rFonts w:ascii="Times New Roman" w:hAnsi="Times New Roman" w:cs="Times New Roman"/>
          <w:sz w:val="24"/>
          <w:szCs w:val="24"/>
        </w:rPr>
        <w:t xml:space="preserve">mowing </w:t>
      </w:r>
      <w:r w:rsidR="00F22F46" w:rsidRPr="00DA3E20">
        <w:rPr>
          <w:rFonts w:ascii="Times New Roman" w:hAnsi="Times New Roman" w:cs="Times New Roman"/>
          <w:sz w:val="24"/>
          <w:szCs w:val="24"/>
        </w:rPr>
        <w:t xml:space="preserve">treatments </w:t>
      </w:r>
      <w:r w:rsidR="00D961E4" w:rsidRPr="00DA3E20">
        <w:rPr>
          <w:rFonts w:ascii="Times New Roman" w:hAnsi="Times New Roman" w:cs="Times New Roman"/>
          <w:sz w:val="24"/>
          <w:szCs w:val="24"/>
        </w:rPr>
        <w:t>were</w:t>
      </w:r>
      <w:r w:rsidR="00F22F46" w:rsidRPr="00DA3E20">
        <w:rPr>
          <w:rFonts w:ascii="Times New Roman" w:hAnsi="Times New Roman" w:cs="Times New Roman"/>
          <w:sz w:val="24"/>
          <w:szCs w:val="24"/>
        </w:rPr>
        <w:t xml:space="preserve"> less effective on individuals </w:t>
      </w:r>
      <w:r w:rsidR="00BE219D" w:rsidRPr="00DA3E20">
        <w:rPr>
          <w:rFonts w:ascii="Times New Roman" w:hAnsi="Times New Roman" w:cs="Times New Roman"/>
          <w:sz w:val="24"/>
          <w:szCs w:val="24"/>
        </w:rPr>
        <w:t>grown at temperatures</w:t>
      </w:r>
      <w:r w:rsidR="00F22F46" w:rsidRPr="00DA3E20">
        <w:rPr>
          <w:rFonts w:ascii="Times New Roman" w:hAnsi="Times New Roman" w:cs="Times New Roman"/>
          <w:sz w:val="24"/>
          <w:szCs w:val="24"/>
        </w:rPr>
        <w:t xml:space="preserve"> 0.6 °C </w:t>
      </w:r>
      <w:r w:rsidR="00BE219D" w:rsidRPr="00DA3E20">
        <w:rPr>
          <w:rFonts w:ascii="Times New Roman" w:hAnsi="Times New Roman" w:cs="Times New Roman"/>
          <w:sz w:val="24"/>
          <w:szCs w:val="24"/>
        </w:rPr>
        <w:t>above ambient</w:t>
      </w:r>
      <w:r w:rsidR="00F22F46" w:rsidRPr="00DA3E20">
        <w:rPr>
          <w:rFonts w:ascii="Times New Roman" w:hAnsi="Times New Roman" w:cs="Times New Roman"/>
          <w:sz w:val="24"/>
          <w:szCs w:val="24"/>
        </w:rPr>
        <w:t>.</w:t>
      </w:r>
      <w:r w:rsidR="00A01B00" w:rsidRPr="00DA3E20">
        <w:rPr>
          <w:rFonts w:ascii="Times New Roman" w:hAnsi="Times New Roman" w:cs="Times New Roman"/>
          <w:sz w:val="24"/>
          <w:szCs w:val="24"/>
        </w:rPr>
        <w:t xml:space="preserve"> </w:t>
      </w:r>
      <w:r w:rsidR="009841C4" w:rsidRPr="00DA3E20">
        <w:rPr>
          <w:rFonts w:ascii="Times New Roman" w:hAnsi="Times New Roman" w:cs="Times New Roman"/>
          <w:sz w:val="24"/>
          <w:szCs w:val="24"/>
        </w:rPr>
        <w:t>O</w:t>
      </w:r>
      <w:r w:rsidR="006D534A" w:rsidRPr="00DA3E20">
        <w:rPr>
          <w:rFonts w:ascii="Times New Roman" w:hAnsi="Times New Roman" w:cs="Times New Roman"/>
          <w:sz w:val="24"/>
          <w:szCs w:val="24"/>
        </w:rPr>
        <w:t xml:space="preserve">nly </w:t>
      </w:r>
      <w:r w:rsidR="00F22F46" w:rsidRPr="00DA3E20">
        <w:rPr>
          <w:rFonts w:ascii="Times New Roman" w:hAnsi="Times New Roman" w:cs="Times New Roman"/>
          <w:sz w:val="24"/>
          <w:szCs w:val="24"/>
        </w:rPr>
        <w:t xml:space="preserve">the </w:t>
      </w:r>
      <w:r w:rsidR="009841C4" w:rsidRPr="00DA3E20">
        <w:rPr>
          <w:rFonts w:ascii="Times New Roman" w:hAnsi="Times New Roman" w:cs="Times New Roman"/>
          <w:sz w:val="24"/>
          <w:szCs w:val="24"/>
        </w:rPr>
        <w:t>most intense</w:t>
      </w:r>
      <w:r w:rsidR="00F22F46" w:rsidRPr="00DA3E20">
        <w:rPr>
          <w:rFonts w:ascii="Times New Roman" w:hAnsi="Times New Roman" w:cs="Times New Roman"/>
          <w:sz w:val="24"/>
          <w:szCs w:val="24"/>
        </w:rPr>
        <w:t xml:space="preserve"> </w:t>
      </w:r>
      <w:r w:rsidR="00BE219D" w:rsidRPr="00DA3E20">
        <w:rPr>
          <w:rFonts w:ascii="Times New Roman" w:hAnsi="Times New Roman" w:cs="Times New Roman"/>
          <w:sz w:val="24"/>
          <w:szCs w:val="24"/>
        </w:rPr>
        <w:t>regime</w:t>
      </w:r>
      <w:r w:rsidR="006D534A" w:rsidRPr="00DA3E20">
        <w:rPr>
          <w:rFonts w:ascii="Times New Roman" w:hAnsi="Times New Roman" w:cs="Times New Roman"/>
          <w:sz w:val="24"/>
          <w:szCs w:val="24"/>
        </w:rPr>
        <w:t xml:space="preserve"> reduced </w:t>
      </w:r>
      <w:r w:rsidR="00BE219D" w:rsidRPr="00DA3E20">
        <w:rPr>
          <w:rFonts w:ascii="Times New Roman" w:hAnsi="Times New Roman" w:cs="Times New Roman"/>
          <w:sz w:val="24"/>
          <w:szCs w:val="24"/>
        </w:rPr>
        <w:t xml:space="preserve">average </w:t>
      </w:r>
      <w:r w:rsidR="006D534A" w:rsidRPr="00DA3E20">
        <w:rPr>
          <w:rFonts w:ascii="Times New Roman" w:hAnsi="Times New Roman" w:cs="Times New Roman"/>
          <w:sz w:val="24"/>
          <w:szCs w:val="24"/>
        </w:rPr>
        <w:t>lifespan</w:t>
      </w:r>
      <w:r w:rsidR="00BE219D" w:rsidRPr="00DA3E20">
        <w:rPr>
          <w:rFonts w:ascii="Times New Roman" w:hAnsi="Times New Roman" w:cs="Times New Roman"/>
          <w:sz w:val="24"/>
          <w:szCs w:val="24"/>
        </w:rPr>
        <w:t xml:space="preserve"> for both species</w:t>
      </w:r>
      <w:r w:rsidR="00CA5AC1" w:rsidRPr="00DA3E20">
        <w:rPr>
          <w:rFonts w:ascii="Times New Roman" w:hAnsi="Times New Roman" w:cs="Times New Roman"/>
          <w:sz w:val="24"/>
          <w:szCs w:val="24"/>
        </w:rPr>
        <w:t>.</w:t>
      </w:r>
      <w:r w:rsidR="003E42AD" w:rsidRPr="00DA3E20">
        <w:rPr>
          <w:rFonts w:ascii="Times New Roman" w:hAnsi="Times New Roman" w:cs="Times New Roman"/>
          <w:sz w:val="24"/>
          <w:szCs w:val="24"/>
        </w:rPr>
        <w:t xml:space="preserve"> </w:t>
      </w:r>
      <w:commentRangeStart w:id="26"/>
      <w:commentRangeStart w:id="27"/>
      <w:r w:rsidR="004F3CB3" w:rsidRPr="00DA3E20">
        <w:rPr>
          <w:rFonts w:ascii="Times New Roman" w:hAnsi="Times New Roman" w:cs="Times New Roman"/>
          <w:sz w:val="24"/>
          <w:szCs w:val="24"/>
        </w:rPr>
        <w:t>A</w:t>
      </w:r>
      <w:r w:rsidR="005623F4" w:rsidRPr="00DA3E20">
        <w:rPr>
          <w:rFonts w:ascii="Times New Roman" w:hAnsi="Times New Roman" w:cs="Times New Roman"/>
          <w:sz w:val="24"/>
          <w:szCs w:val="24"/>
        </w:rPr>
        <w:t>ll mowing treatments significantly impacted growth</w:t>
      </w:r>
      <w:ins w:id="28" w:author="Trevor Drees" w:date="2025-07-23T16:12:00Z" w16du:dateUtc="2025-07-23T23:12:00Z">
        <w:r w:rsidR="00DA3E20">
          <w:rPr>
            <w:rFonts w:ascii="Times New Roman" w:hAnsi="Times New Roman" w:cs="Times New Roman"/>
            <w:sz w:val="24"/>
            <w:szCs w:val="24"/>
          </w:rPr>
          <w:t xml:space="preserve"> and reproduction</w:t>
        </w:r>
      </w:ins>
      <w:r w:rsidR="003E2BD2" w:rsidRPr="00DA3E20">
        <w:rPr>
          <w:rFonts w:ascii="Times New Roman" w:hAnsi="Times New Roman" w:cs="Times New Roman"/>
          <w:sz w:val="24"/>
          <w:szCs w:val="24"/>
        </w:rPr>
        <w:t xml:space="preserve">: </w:t>
      </w:r>
      <w:r w:rsidR="005623F4" w:rsidRPr="00DA3E20">
        <w:rPr>
          <w:rFonts w:ascii="Times New Roman" w:hAnsi="Times New Roman" w:cs="Times New Roman"/>
          <w:sz w:val="24"/>
          <w:szCs w:val="24"/>
        </w:rPr>
        <w:t xml:space="preserve">maximum heights </w:t>
      </w:r>
      <w:r w:rsidR="00E63760" w:rsidRPr="00DA3E20">
        <w:rPr>
          <w:rFonts w:ascii="Times New Roman" w:hAnsi="Times New Roman" w:cs="Times New Roman"/>
          <w:sz w:val="24"/>
          <w:szCs w:val="24"/>
        </w:rPr>
        <w:t xml:space="preserve">were </w:t>
      </w:r>
      <w:r w:rsidR="005623F4" w:rsidRPr="00DA3E20">
        <w:rPr>
          <w:rFonts w:ascii="Times New Roman" w:hAnsi="Times New Roman" w:cs="Times New Roman"/>
          <w:sz w:val="24"/>
          <w:szCs w:val="24"/>
        </w:rPr>
        <w:t xml:space="preserve">lower </w:t>
      </w:r>
      <w:r w:rsidR="003E2BD2" w:rsidRPr="00DA3E20">
        <w:rPr>
          <w:rFonts w:ascii="Times New Roman" w:hAnsi="Times New Roman" w:cs="Times New Roman"/>
          <w:sz w:val="24"/>
          <w:szCs w:val="24"/>
        </w:rPr>
        <w:t>(</w:t>
      </w:r>
      <w:r w:rsidR="00E63760" w:rsidRPr="00DA3E20">
        <w:rPr>
          <w:rFonts w:ascii="Times New Roman" w:hAnsi="Times New Roman" w:cs="Times New Roman"/>
          <w:sz w:val="24"/>
          <w:szCs w:val="24"/>
        </w:rPr>
        <w:t>which would decrease dispersal</w:t>
      </w:r>
      <w:r w:rsidR="003E2BD2" w:rsidRPr="00DA3E20">
        <w:rPr>
          <w:rFonts w:ascii="Times New Roman" w:hAnsi="Times New Roman" w:cs="Times New Roman"/>
          <w:sz w:val="24"/>
          <w:szCs w:val="24"/>
        </w:rPr>
        <w:t>)</w:t>
      </w:r>
      <w:ins w:id="29" w:author="Trevor Drees" w:date="2025-07-23T16:13:00Z" w16du:dateUtc="2025-07-23T23:13:00Z">
        <w:r w:rsidR="00DA3E20">
          <w:rPr>
            <w:rFonts w:ascii="Times New Roman" w:hAnsi="Times New Roman" w:cs="Times New Roman"/>
            <w:sz w:val="24"/>
            <w:szCs w:val="24"/>
          </w:rPr>
          <w:t>,</w:t>
        </w:r>
      </w:ins>
      <w:del w:id="30" w:author="Trevor Drees" w:date="2025-07-23T16:13:00Z" w16du:dateUtc="2025-07-23T23:13:00Z">
        <w:r w:rsidR="003E2BD2" w:rsidRPr="00DA3E20" w:rsidDel="00DA3E20">
          <w:rPr>
            <w:rFonts w:ascii="Times New Roman" w:hAnsi="Times New Roman" w:cs="Times New Roman"/>
            <w:sz w:val="24"/>
            <w:szCs w:val="24"/>
          </w:rPr>
          <w:delText>;</w:delText>
        </w:r>
      </w:del>
      <w:r w:rsidR="003E2BD2" w:rsidRPr="00DA3E20">
        <w:rPr>
          <w:rFonts w:ascii="Times New Roman" w:hAnsi="Times New Roman" w:cs="Times New Roman"/>
          <w:sz w:val="24"/>
          <w:szCs w:val="24"/>
        </w:rPr>
        <w:t xml:space="preserve"> </w:t>
      </w:r>
      <w:r w:rsidR="00F22F46" w:rsidRPr="00DA3E20">
        <w:rPr>
          <w:rFonts w:ascii="Times New Roman" w:hAnsi="Times New Roman" w:cs="Times New Roman"/>
          <w:sz w:val="24"/>
          <w:szCs w:val="24"/>
        </w:rPr>
        <w:t>disrupt</w:t>
      </w:r>
      <w:r w:rsidR="00E63760" w:rsidRPr="00DA3E20">
        <w:rPr>
          <w:rFonts w:ascii="Times New Roman" w:hAnsi="Times New Roman" w:cs="Times New Roman"/>
          <w:sz w:val="24"/>
          <w:szCs w:val="24"/>
        </w:rPr>
        <w:t>ed</w:t>
      </w:r>
      <w:r w:rsidR="00F22F46" w:rsidRPr="00DA3E20">
        <w:rPr>
          <w:rFonts w:ascii="Times New Roman" w:hAnsi="Times New Roman" w:cs="Times New Roman"/>
          <w:sz w:val="24"/>
          <w:szCs w:val="24"/>
        </w:rPr>
        <w:t xml:space="preserve"> apical dominance </w:t>
      </w:r>
      <w:r w:rsidR="00E63760" w:rsidRPr="00DA3E20">
        <w:rPr>
          <w:rFonts w:ascii="Times New Roman" w:hAnsi="Times New Roman" w:cs="Times New Roman"/>
          <w:sz w:val="24"/>
          <w:szCs w:val="24"/>
        </w:rPr>
        <w:t xml:space="preserve">increased </w:t>
      </w:r>
      <w:r w:rsidR="00F22F46" w:rsidRPr="00DA3E20">
        <w:rPr>
          <w:rFonts w:ascii="Times New Roman" w:hAnsi="Times New Roman" w:cs="Times New Roman"/>
          <w:sz w:val="24"/>
          <w:szCs w:val="24"/>
        </w:rPr>
        <w:t>stem count</w:t>
      </w:r>
      <w:r w:rsidR="009841C4" w:rsidRPr="00DA3E20">
        <w:rPr>
          <w:rFonts w:ascii="Times New Roman" w:hAnsi="Times New Roman" w:cs="Times New Roman"/>
          <w:sz w:val="24"/>
          <w:szCs w:val="24"/>
        </w:rPr>
        <w:t>,</w:t>
      </w:r>
      <w:r w:rsidR="003E2BD2" w:rsidRPr="00DA3E20">
        <w:rPr>
          <w:rFonts w:ascii="Times New Roman" w:hAnsi="Times New Roman" w:cs="Times New Roman"/>
          <w:sz w:val="24"/>
          <w:szCs w:val="24"/>
        </w:rPr>
        <w:t xml:space="preserve"> and</w:t>
      </w:r>
      <w:del w:id="31" w:author="Trevor Drees" w:date="2025-07-23T16:12:00Z" w16du:dateUtc="2025-07-23T23:12:00Z">
        <w:r w:rsidR="009841C4" w:rsidRPr="00DA3E20" w:rsidDel="00DA3E20">
          <w:rPr>
            <w:rFonts w:ascii="Times New Roman" w:hAnsi="Times New Roman" w:cs="Times New Roman"/>
            <w:sz w:val="24"/>
            <w:szCs w:val="24"/>
          </w:rPr>
          <w:delText>;</w:delText>
        </w:r>
      </w:del>
      <w:r w:rsidR="005623F4" w:rsidRPr="00DA3E20">
        <w:rPr>
          <w:rFonts w:ascii="Times New Roman" w:hAnsi="Times New Roman" w:cs="Times New Roman"/>
          <w:sz w:val="24"/>
          <w:szCs w:val="24"/>
        </w:rPr>
        <w:t xml:space="preserve"> </w:t>
      </w:r>
      <w:r w:rsidR="00FA2D64" w:rsidRPr="00DA3E20">
        <w:rPr>
          <w:rFonts w:ascii="Times New Roman" w:hAnsi="Times New Roman" w:cs="Times New Roman"/>
          <w:sz w:val="24"/>
          <w:szCs w:val="24"/>
        </w:rPr>
        <w:t>no mowed</w:t>
      </w:r>
      <w:r w:rsidR="005623F4" w:rsidRPr="00DA3E20">
        <w:rPr>
          <w:rFonts w:ascii="Times New Roman" w:hAnsi="Times New Roman" w:cs="Times New Roman"/>
          <w:sz w:val="24"/>
          <w:szCs w:val="24"/>
        </w:rPr>
        <w:t xml:space="preserve"> individuals </w:t>
      </w:r>
      <w:r w:rsidR="003E2BD2" w:rsidRPr="00DA3E20">
        <w:rPr>
          <w:rFonts w:ascii="Times New Roman" w:hAnsi="Times New Roman" w:cs="Times New Roman"/>
          <w:sz w:val="24"/>
          <w:szCs w:val="24"/>
        </w:rPr>
        <w:t xml:space="preserve">produced </w:t>
      </w:r>
      <w:r w:rsidR="00F22F46" w:rsidRPr="00DA3E20">
        <w:rPr>
          <w:rFonts w:ascii="Times New Roman" w:hAnsi="Times New Roman" w:cs="Times New Roman"/>
          <w:sz w:val="24"/>
          <w:szCs w:val="24"/>
        </w:rPr>
        <w:t>viable seed</w:t>
      </w:r>
      <w:r w:rsidR="006D534A" w:rsidRPr="00DA3E20">
        <w:rPr>
          <w:rFonts w:ascii="Times New Roman" w:hAnsi="Times New Roman" w:cs="Times New Roman"/>
          <w:sz w:val="24"/>
          <w:szCs w:val="24"/>
        </w:rPr>
        <w:t xml:space="preserve">. </w:t>
      </w:r>
      <w:commentRangeEnd w:id="26"/>
      <w:r w:rsidR="005C0775" w:rsidRPr="00DA3E20">
        <w:rPr>
          <w:rStyle w:val="CommentReference"/>
        </w:rPr>
        <w:commentReference w:id="26"/>
      </w:r>
      <w:commentRangeEnd w:id="27"/>
      <w:r w:rsidR="00EF688F" w:rsidRPr="00DA3E20">
        <w:rPr>
          <w:rStyle w:val="CommentReference"/>
        </w:rPr>
        <w:commentReference w:id="27"/>
      </w:r>
      <w:r w:rsidR="006D534A" w:rsidRPr="00DA3E20">
        <w:rPr>
          <w:rFonts w:ascii="Times New Roman" w:hAnsi="Times New Roman" w:cs="Times New Roman"/>
          <w:sz w:val="24"/>
          <w:szCs w:val="24"/>
        </w:rPr>
        <w:t xml:space="preserve">While </w:t>
      </w:r>
      <w:r w:rsidR="00184384" w:rsidRPr="00DA3E20">
        <w:rPr>
          <w:rFonts w:ascii="Times New Roman" w:hAnsi="Times New Roman" w:cs="Times New Roman"/>
          <w:sz w:val="24"/>
          <w:szCs w:val="24"/>
        </w:rPr>
        <w:t>higher</w:t>
      </w:r>
      <w:r w:rsidR="00F22F46" w:rsidRPr="00DA3E20">
        <w:rPr>
          <w:rFonts w:ascii="Times New Roman" w:hAnsi="Times New Roman" w:cs="Times New Roman"/>
          <w:sz w:val="24"/>
          <w:szCs w:val="24"/>
        </w:rPr>
        <w:t xml:space="preserve"> temperatures</w:t>
      </w:r>
      <w:r w:rsidR="006D534A" w:rsidRPr="00DA3E20">
        <w:rPr>
          <w:rFonts w:ascii="Times New Roman" w:hAnsi="Times New Roman" w:cs="Times New Roman"/>
          <w:sz w:val="24"/>
          <w:szCs w:val="24"/>
        </w:rPr>
        <w:t xml:space="preserve"> increased maximum thistle height </w:t>
      </w:r>
      <w:r w:rsidR="00F22F46" w:rsidRPr="00DA3E20">
        <w:rPr>
          <w:rFonts w:ascii="Times New Roman" w:hAnsi="Times New Roman" w:cs="Times New Roman"/>
          <w:sz w:val="24"/>
          <w:szCs w:val="24"/>
        </w:rPr>
        <w:t>across</w:t>
      </w:r>
      <w:r w:rsidR="006D534A" w:rsidRPr="00DA3E20">
        <w:rPr>
          <w:rFonts w:ascii="Times New Roman" w:hAnsi="Times New Roman" w:cs="Times New Roman"/>
          <w:sz w:val="24"/>
          <w:szCs w:val="24"/>
        </w:rPr>
        <w:t xml:space="preserve"> </w:t>
      </w:r>
      <w:r w:rsidR="00184384" w:rsidRPr="00DA3E20">
        <w:rPr>
          <w:rFonts w:ascii="Times New Roman" w:hAnsi="Times New Roman" w:cs="Times New Roman"/>
          <w:sz w:val="24"/>
          <w:szCs w:val="24"/>
        </w:rPr>
        <w:t>mowing</w:t>
      </w:r>
      <w:r w:rsidR="006D534A" w:rsidRPr="00DA3E20">
        <w:rPr>
          <w:rFonts w:ascii="Times New Roman" w:hAnsi="Times New Roman" w:cs="Times New Roman"/>
          <w:sz w:val="24"/>
          <w:szCs w:val="24"/>
        </w:rPr>
        <w:t xml:space="preserve"> treatments, there was </w:t>
      </w:r>
      <w:r w:rsidR="004F3CB3" w:rsidRPr="00DA3E20">
        <w:rPr>
          <w:rFonts w:ascii="Times New Roman" w:hAnsi="Times New Roman" w:cs="Times New Roman"/>
          <w:sz w:val="24"/>
          <w:szCs w:val="24"/>
        </w:rPr>
        <w:t>little</w:t>
      </w:r>
      <w:r w:rsidR="005623F4" w:rsidRPr="00DA3E20">
        <w:rPr>
          <w:rFonts w:ascii="Times New Roman" w:hAnsi="Times New Roman" w:cs="Times New Roman"/>
          <w:sz w:val="24"/>
          <w:szCs w:val="24"/>
        </w:rPr>
        <w:t xml:space="preserve"> evidence for significant effects on survival or reproduction</w:t>
      </w:r>
      <w:r w:rsidR="00D961E4" w:rsidRPr="00DA3E20">
        <w:rPr>
          <w:rFonts w:ascii="Times New Roman" w:hAnsi="Times New Roman" w:cs="Times New Roman"/>
          <w:sz w:val="24"/>
          <w:szCs w:val="24"/>
        </w:rPr>
        <w:t>, or</w:t>
      </w:r>
      <w:r w:rsidR="005623F4" w:rsidRPr="00DA3E20">
        <w:rPr>
          <w:rFonts w:ascii="Times New Roman" w:hAnsi="Times New Roman" w:cs="Times New Roman"/>
          <w:sz w:val="24"/>
          <w:szCs w:val="24"/>
        </w:rPr>
        <w:t xml:space="preserve"> that </w:t>
      </w:r>
      <w:r w:rsidR="00F22F46" w:rsidRPr="00DA3E20">
        <w:rPr>
          <w:rFonts w:ascii="Times New Roman" w:hAnsi="Times New Roman" w:cs="Times New Roman"/>
          <w:sz w:val="24"/>
          <w:szCs w:val="24"/>
        </w:rPr>
        <w:t xml:space="preserve">the effects of increased growing temperatures on survival, growth, or reproduction varied </w:t>
      </w:r>
      <w:r w:rsidR="004F3CB3" w:rsidRPr="00DA3E20">
        <w:rPr>
          <w:rFonts w:ascii="Times New Roman" w:hAnsi="Times New Roman" w:cs="Times New Roman"/>
          <w:sz w:val="24"/>
          <w:szCs w:val="24"/>
        </w:rPr>
        <w:t>depending on mowing intensity</w:t>
      </w:r>
      <w:r w:rsidR="00F22F46" w:rsidRPr="00DA3E20">
        <w:rPr>
          <w:rFonts w:ascii="Times New Roman" w:hAnsi="Times New Roman" w:cs="Times New Roman"/>
          <w:sz w:val="24"/>
          <w:szCs w:val="24"/>
        </w:rPr>
        <w:t>.</w:t>
      </w:r>
      <w:r w:rsidR="004F3CB3" w:rsidRPr="00DA3E20">
        <w:rPr>
          <w:rFonts w:ascii="Times New Roman" w:hAnsi="Times New Roman" w:cs="Times New Roman"/>
          <w:sz w:val="24"/>
          <w:szCs w:val="24"/>
        </w:rPr>
        <w:t xml:space="preserve"> However, for </w:t>
      </w:r>
      <w:r w:rsidR="00CB68AF" w:rsidRPr="00DA3E20">
        <w:rPr>
          <w:rFonts w:ascii="Times New Roman" w:hAnsi="Times New Roman" w:cs="Times New Roman"/>
          <w:sz w:val="24"/>
          <w:szCs w:val="24"/>
        </w:rPr>
        <w:t xml:space="preserve">lightly trimmed </w:t>
      </w:r>
      <w:r w:rsidR="004F3CB3" w:rsidRPr="00DA3E20">
        <w:rPr>
          <w:rFonts w:ascii="Times New Roman" w:hAnsi="Times New Roman" w:cs="Times New Roman"/>
          <w:i/>
          <w:iCs/>
          <w:sz w:val="24"/>
          <w:szCs w:val="24"/>
        </w:rPr>
        <w:t xml:space="preserve">C. </w:t>
      </w:r>
      <w:proofErr w:type="spellStart"/>
      <w:r w:rsidR="00D961E4" w:rsidRPr="00DA3E20">
        <w:rPr>
          <w:rFonts w:ascii="Times New Roman" w:hAnsi="Times New Roman" w:cs="Times New Roman"/>
          <w:i/>
          <w:iCs/>
          <w:sz w:val="24"/>
          <w:szCs w:val="24"/>
        </w:rPr>
        <w:t>acanthoides</w:t>
      </w:r>
      <w:proofErr w:type="spellEnd"/>
      <w:r w:rsidR="004F3CB3" w:rsidRPr="00DA3E20">
        <w:rPr>
          <w:rFonts w:ascii="Times New Roman" w:hAnsi="Times New Roman" w:cs="Times New Roman"/>
          <w:sz w:val="24"/>
          <w:szCs w:val="24"/>
        </w:rPr>
        <w:t xml:space="preserve">, we find that </w:t>
      </w:r>
      <w:r w:rsidR="00D961E4" w:rsidRPr="00DA3E20">
        <w:rPr>
          <w:rFonts w:ascii="Times New Roman" w:hAnsi="Times New Roman" w:cs="Times New Roman"/>
          <w:sz w:val="24"/>
          <w:szCs w:val="24"/>
        </w:rPr>
        <w:t>higher temperatures</w:t>
      </w:r>
      <w:r w:rsidR="004F3CB3" w:rsidRPr="00DA3E20">
        <w:rPr>
          <w:rFonts w:ascii="Times New Roman" w:hAnsi="Times New Roman" w:cs="Times New Roman"/>
          <w:sz w:val="24"/>
          <w:szCs w:val="24"/>
        </w:rPr>
        <w:t xml:space="preserve"> reduce</w:t>
      </w:r>
      <w:r w:rsidR="00D961E4" w:rsidRPr="00DA3E20">
        <w:rPr>
          <w:rFonts w:ascii="Times New Roman" w:hAnsi="Times New Roman" w:cs="Times New Roman"/>
          <w:sz w:val="24"/>
          <w:szCs w:val="24"/>
        </w:rPr>
        <w:t>d</w:t>
      </w:r>
      <w:r w:rsidR="004F3CB3" w:rsidRPr="00DA3E20">
        <w:rPr>
          <w:rFonts w:ascii="Times New Roman" w:hAnsi="Times New Roman" w:cs="Times New Roman"/>
          <w:sz w:val="24"/>
          <w:szCs w:val="24"/>
        </w:rPr>
        <w:t xml:space="preserve"> the effectiveness of mowing on </w:t>
      </w:r>
      <w:r w:rsidR="00D961E4" w:rsidRPr="00DA3E20">
        <w:rPr>
          <w:rFonts w:ascii="Times New Roman" w:hAnsi="Times New Roman" w:cs="Times New Roman"/>
          <w:sz w:val="24"/>
          <w:szCs w:val="24"/>
        </w:rPr>
        <w:t>reducing</w:t>
      </w:r>
      <w:r w:rsidR="004F3CB3" w:rsidRPr="00DA3E20">
        <w:rPr>
          <w:rFonts w:ascii="Times New Roman" w:hAnsi="Times New Roman" w:cs="Times New Roman"/>
          <w:sz w:val="24"/>
          <w:szCs w:val="24"/>
        </w:rPr>
        <w:t xml:space="preserve"> thistle lifespans. </w:t>
      </w:r>
      <w:r w:rsidR="003D02B2" w:rsidRPr="00DA3E20">
        <w:rPr>
          <w:rFonts w:ascii="Times New Roman" w:hAnsi="Times New Roman" w:cs="Times New Roman"/>
          <w:sz w:val="24"/>
          <w:szCs w:val="24"/>
        </w:rPr>
        <w:t xml:space="preserve">These results </w:t>
      </w:r>
      <w:r w:rsidR="00D961E4" w:rsidRPr="00DA3E20">
        <w:rPr>
          <w:rFonts w:ascii="Times New Roman" w:hAnsi="Times New Roman" w:cs="Times New Roman"/>
          <w:sz w:val="24"/>
          <w:szCs w:val="24"/>
        </w:rPr>
        <w:t>indicate</w:t>
      </w:r>
      <w:r w:rsidR="003D02B2" w:rsidRPr="00DA3E20">
        <w:rPr>
          <w:rFonts w:ascii="Times New Roman" w:hAnsi="Times New Roman" w:cs="Times New Roman"/>
          <w:sz w:val="24"/>
          <w:szCs w:val="24"/>
        </w:rPr>
        <w:t xml:space="preserve"> that mowing, when performed on a regular basis </w:t>
      </w:r>
      <w:r w:rsidR="00E57528" w:rsidRPr="00DA3E20">
        <w:rPr>
          <w:rFonts w:ascii="Times New Roman" w:hAnsi="Times New Roman" w:cs="Times New Roman"/>
          <w:sz w:val="24"/>
          <w:szCs w:val="24"/>
        </w:rPr>
        <w:t>and at sufficient intensity</w:t>
      </w:r>
      <w:r w:rsidR="003D02B2" w:rsidRPr="00DA3E20">
        <w:rPr>
          <w:rFonts w:ascii="Times New Roman" w:hAnsi="Times New Roman" w:cs="Times New Roman"/>
          <w:sz w:val="24"/>
          <w:szCs w:val="24"/>
        </w:rPr>
        <w:t xml:space="preserve">, </w:t>
      </w:r>
      <w:r w:rsidR="003A116C" w:rsidRPr="00DA3E20">
        <w:rPr>
          <w:rFonts w:ascii="Times New Roman" w:hAnsi="Times New Roman" w:cs="Times New Roman"/>
          <w:sz w:val="24"/>
          <w:szCs w:val="24"/>
        </w:rPr>
        <w:t>can provide</w:t>
      </w:r>
      <w:r w:rsidR="003D02B2" w:rsidRPr="00DA3E20">
        <w:rPr>
          <w:rFonts w:ascii="Times New Roman" w:hAnsi="Times New Roman" w:cs="Times New Roman"/>
          <w:sz w:val="24"/>
          <w:szCs w:val="24"/>
        </w:rPr>
        <w:t xml:space="preserve"> enough disturbance to hamper the survival and reproduction of </w:t>
      </w:r>
      <w:commentRangeStart w:id="32"/>
      <w:commentRangeStart w:id="33"/>
      <w:commentRangeStart w:id="34"/>
      <w:commentRangeStart w:id="35"/>
      <w:r w:rsidR="003D02B2" w:rsidRPr="00DA3E20">
        <w:rPr>
          <w:rFonts w:ascii="Times New Roman" w:hAnsi="Times New Roman" w:cs="Times New Roman"/>
          <w:sz w:val="24"/>
          <w:szCs w:val="24"/>
        </w:rPr>
        <w:t xml:space="preserve">invasive </w:t>
      </w:r>
      <w:r w:rsidR="003A116C" w:rsidRPr="00DA3E20">
        <w:rPr>
          <w:rFonts w:ascii="Times New Roman" w:hAnsi="Times New Roman" w:cs="Times New Roman"/>
          <w:sz w:val="24"/>
          <w:szCs w:val="24"/>
        </w:rPr>
        <w:t>or weedy species</w:t>
      </w:r>
      <w:commentRangeEnd w:id="32"/>
      <w:r w:rsidR="0027730A" w:rsidRPr="00DA3E20">
        <w:rPr>
          <w:rStyle w:val="CommentReference"/>
        </w:rPr>
        <w:commentReference w:id="32"/>
      </w:r>
      <w:commentRangeEnd w:id="33"/>
      <w:r w:rsidR="0033711B" w:rsidRPr="00DA3E20">
        <w:rPr>
          <w:rStyle w:val="CommentReference"/>
        </w:rPr>
        <w:commentReference w:id="33"/>
      </w:r>
      <w:commentRangeEnd w:id="34"/>
      <w:r w:rsidR="008E68C8" w:rsidRPr="00DA3E20">
        <w:rPr>
          <w:rStyle w:val="CommentReference"/>
        </w:rPr>
        <w:commentReference w:id="34"/>
      </w:r>
      <w:commentRangeEnd w:id="35"/>
      <w:r w:rsidR="00DA3E20">
        <w:rPr>
          <w:rStyle w:val="CommentReference"/>
        </w:rPr>
        <w:commentReference w:id="35"/>
      </w:r>
      <w:r w:rsidR="003D02B2" w:rsidRPr="00DA3E20">
        <w:rPr>
          <w:rFonts w:ascii="Times New Roman" w:hAnsi="Times New Roman" w:cs="Times New Roman"/>
          <w:sz w:val="24"/>
          <w:szCs w:val="24"/>
        </w:rPr>
        <w:t xml:space="preserve">. </w:t>
      </w:r>
      <w:r w:rsidR="00E57528" w:rsidRPr="00DA3E20">
        <w:rPr>
          <w:rFonts w:ascii="Times New Roman" w:hAnsi="Times New Roman" w:cs="Times New Roman"/>
          <w:sz w:val="24"/>
          <w:szCs w:val="24"/>
        </w:rPr>
        <w:t>Though increased growing temperatures had little effect overall, the fact that they</w:t>
      </w:r>
      <w:r w:rsidR="003A116C" w:rsidRPr="00DA3E20">
        <w:rPr>
          <w:rFonts w:ascii="Times New Roman" w:hAnsi="Times New Roman" w:cs="Times New Roman"/>
          <w:sz w:val="24"/>
          <w:szCs w:val="24"/>
        </w:rPr>
        <w:t xml:space="preserve"> reduced the effectiveness of one of the mowing regimes </w:t>
      </w:r>
      <w:r w:rsidR="00E57528" w:rsidRPr="00DA3E20">
        <w:rPr>
          <w:rFonts w:ascii="Times New Roman" w:hAnsi="Times New Roman" w:cs="Times New Roman"/>
          <w:sz w:val="24"/>
          <w:szCs w:val="24"/>
        </w:rPr>
        <w:t>illustrates</w:t>
      </w:r>
      <w:r w:rsidR="003A116C" w:rsidRPr="00DA3E20">
        <w:rPr>
          <w:rFonts w:ascii="Times New Roman" w:hAnsi="Times New Roman" w:cs="Times New Roman"/>
          <w:sz w:val="24"/>
          <w:szCs w:val="24"/>
        </w:rPr>
        <w:t xml:space="preserve"> </w:t>
      </w:r>
      <w:r w:rsidR="00E57528" w:rsidRPr="00DA3E20">
        <w:rPr>
          <w:rFonts w:ascii="Times New Roman" w:hAnsi="Times New Roman" w:cs="Times New Roman"/>
          <w:sz w:val="24"/>
          <w:szCs w:val="24"/>
        </w:rPr>
        <w:t xml:space="preserve">that climate change may affect existing management </w:t>
      </w:r>
      <w:proofErr w:type="gramStart"/>
      <w:r w:rsidR="00E57528" w:rsidRPr="00DA3E20">
        <w:rPr>
          <w:rFonts w:ascii="Times New Roman" w:hAnsi="Times New Roman" w:cs="Times New Roman"/>
          <w:sz w:val="24"/>
          <w:szCs w:val="24"/>
        </w:rPr>
        <w:t>practices, and</w:t>
      </w:r>
      <w:proofErr w:type="gramEnd"/>
      <w:r w:rsidR="00E57528" w:rsidRPr="00DA3E20">
        <w:rPr>
          <w:rFonts w:ascii="Times New Roman" w:hAnsi="Times New Roman" w:cs="Times New Roman"/>
          <w:sz w:val="24"/>
          <w:szCs w:val="24"/>
        </w:rPr>
        <w:t xml:space="preserve"> indicates</w:t>
      </w:r>
      <w:r w:rsidR="003A116C" w:rsidRPr="00DA3E20">
        <w:rPr>
          <w:rFonts w:ascii="Times New Roman" w:hAnsi="Times New Roman" w:cs="Times New Roman"/>
          <w:sz w:val="24"/>
          <w:szCs w:val="24"/>
        </w:rPr>
        <w:t xml:space="preserve"> </w:t>
      </w:r>
      <w:r w:rsidR="00E57528" w:rsidRPr="00DA3E20">
        <w:rPr>
          <w:rFonts w:ascii="Times New Roman" w:hAnsi="Times New Roman" w:cs="Times New Roman"/>
          <w:sz w:val="24"/>
          <w:szCs w:val="24"/>
        </w:rPr>
        <w:t xml:space="preserve">a </w:t>
      </w:r>
      <w:r w:rsidR="003A116C" w:rsidRPr="00DA3E20">
        <w:rPr>
          <w:rFonts w:ascii="Times New Roman" w:hAnsi="Times New Roman" w:cs="Times New Roman"/>
          <w:sz w:val="24"/>
          <w:szCs w:val="24"/>
        </w:rPr>
        <w:t>need for further investigation.</w:t>
      </w:r>
    </w:p>
    <w:p w14:paraId="140FD93D" w14:textId="77777777" w:rsidR="00CB68AF" w:rsidRPr="00DA3E20" w:rsidRDefault="00CB68AF" w:rsidP="008A0A33">
      <w:pPr>
        <w:spacing w:after="0" w:line="480" w:lineRule="auto"/>
        <w:ind w:firstLine="284"/>
        <w:rPr>
          <w:ins w:id="36" w:author="Shea, Katriona" w:date="2025-07-18T04:57:00Z" w16du:dateUtc="2025-07-18T08:57:00Z"/>
          <w:rFonts w:ascii="Times New Roman" w:hAnsi="Times New Roman" w:cs="Times New Roman"/>
          <w:b/>
          <w:bCs/>
          <w:sz w:val="24"/>
          <w:szCs w:val="24"/>
        </w:rPr>
        <w:pPrChange w:id="37" w:author="Trevor Drees" w:date="2025-07-27T17:53:00Z" w16du:dateUtc="2025-07-28T00:53:00Z">
          <w:pPr>
            <w:spacing w:after="0" w:line="480" w:lineRule="auto"/>
          </w:pPr>
        </w:pPrChange>
      </w:pPr>
    </w:p>
    <w:p w14:paraId="50E61277" w14:textId="17543206" w:rsidR="00604784" w:rsidRPr="00DA3E20" w:rsidRDefault="00604784" w:rsidP="00604784">
      <w:pPr>
        <w:spacing w:after="0" w:line="480" w:lineRule="auto"/>
        <w:rPr>
          <w:rFonts w:ascii="Times New Roman" w:hAnsi="Times New Roman" w:cs="Times New Roman"/>
          <w:b/>
          <w:bCs/>
          <w:sz w:val="24"/>
          <w:szCs w:val="24"/>
        </w:rPr>
      </w:pPr>
      <w:commentRangeStart w:id="38"/>
      <w:commentRangeStart w:id="39"/>
      <w:commentRangeStart w:id="40"/>
      <w:r w:rsidRPr="00DA3E20">
        <w:rPr>
          <w:rFonts w:ascii="Times New Roman" w:hAnsi="Times New Roman" w:cs="Times New Roman"/>
          <w:b/>
          <w:bCs/>
          <w:sz w:val="24"/>
          <w:szCs w:val="24"/>
        </w:rPr>
        <w:lastRenderedPageBreak/>
        <w:t>Introduction</w:t>
      </w:r>
      <w:commentRangeEnd w:id="38"/>
      <w:commentRangeEnd w:id="39"/>
      <w:commentRangeEnd w:id="40"/>
      <w:r w:rsidR="00314F1A" w:rsidRPr="00DA3E20">
        <w:rPr>
          <w:rStyle w:val="CommentReference"/>
        </w:rPr>
        <w:commentReference w:id="38"/>
      </w:r>
      <w:r w:rsidR="007A78F0" w:rsidRPr="00DA3E20">
        <w:rPr>
          <w:rStyle w:val="CommentReference"/>
        </w:rPr>
        <w:commentReference w:id="39"/>
      </w:r>
      <w:r w:rsidR="00D746A5">
        <w:rPr>
          <w:rStyle w:val="CommentReference"/>
        </w:rPr>
        <w:commentReference w:id="40"/>
      </w:r>
    </w:p>
    <w:p w14:paraId="28015953" w14:textId="66BA4379" w:rsidR="00442511" w:rsidRPr="00DA3E20" w:rsidRDefault="00495A29" w:rsidP="00604784">
      <w:pPr>
        <w:spacing w:after="0" w:line="480" w:lineRule="auto"/>
        <w:ind w:firstLine="357"/>
        <w:rPr>
          <w:rFonts w:ascii="Times New Roman" w:hAnsi="Times New Roman" w:cs="Times New Roman"/>
          <w:sz w:val="24"/>
          <w:szCs w:val="24"/>
        </w:rPr>
      </w:pPr>
      <w:r w:rsidRPr="00DA3E20">
        <w:rPr>
          <w:rFonts w:ascii="Times New Roman" w:hAnsi="Times New Roman" w:cs="Times New Roman"/>
          <w:sz w:val="24"/>
          <w:szCs w:val="24"/>
        </w:rPr>
        <w:t>Multiple components</w:t>
      </w:r>
      <w:r w:rsidR="00442511" w:rsidRPr="00DA3E20">
        <w:rPr>
          <w:rFonts w:ascii="Times New Roman" w:hAnsi="Times New Roman" w:cs="Times New Roman"/>
          <w:sz w:val="24"/>
          <w:szCs w:val="24"/>
        </w:rPr>
        <w:t xml:space="preserve"> of global change</w:t>
      </w:r>
      <w:r w:rsidR="0026724D" w:rsidRPr="00DA3E20">
        <w:rPr>
          <w:rFonts w:ascii="Times New Roman" w:hAnsi="Times New Roman" w:cs="Times New Roman"/>
          <w:sz w:val="24"/>
          <w:szCs w:val="24"/>
        </w:rPr>
        <w:t xml:space="preserve">, including but not limited to </w:t>
      </w:r>
      <w:r w:rsidR="00442511" w:rsidRPr="00DA3E20">
        <w:rPr>
          <w:rFonts w:ascii="Times New Roman" w:hAnsi="Times New Roman" w:cs="Times New Roman"/>
          <w:sz w:val="24"/>
          <w:szCs w:val="24"/>
        </w:rPr>
        <w:t>climate change, land-use change, and increasing anthropogenic disturbance</w:t>
      </w:r>
      <w:r w:rsidR="0026724D"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are likely to favo</w:t>
      </w:r>
      <w:del w:id="41" w:author="Trevor Drees" w:date="2025-07-27T20:37:00Z" w16du:dateUtc="2025-07-28T03:37:00Z">
        <w:r w:rsidR="00442511" w:rsidRPr="00DA3E20" w:rsidDel="00EB3EAA">
          <w:rPr>
            <w:rFonts w:ascii="Times New Roman" w:hAnsi="Times New Roman" w:cs="Times New Roman"/>
            <w:sz w:val="24"/>
            <w:szCs w:val="24"/>
          </w:rPr>
          <w:delText>u</w:delText>
        </w:r>
      </w:del>
      <w:r w:rsidR="00442511" w:rsidRPr="00DA3E20">
        <w:rPr>
          <w:rFonts w:ascii="Times New Roman" w:hAnsi="Times New Roman" w:cs="Times New Roman"/>
          <w:sz w:val="24"/>
          <w:szCs w:val="24"/>
        </w:rPr>
        <w:t>r the growth and spread of</w:t>
      </w:r>
      <w:r w:rsidR="00F95A9A" w:rsidRPr="00DA3E20">
        <w:rPr>
          <w:rFonts w:ascii="Times New Roman" w:hAnsi="Times New Roman" w:cs="Times New Roman"/>
          <w:sz w:val="24"/>
          <w:szCs w:val="24"/>
        </w:rPr>
        <w:t xml:space="preserve"> weedy and/or</w:t>
      </w:r>
      <w:r w:rsidR="00442511" w:rsidRPr="00DA3E20">
        <w:rPr>
          <w:rFonts w:ascii="Times New Roman" w:hAnsi="Times New Roman" w:cs="Times New Roman"/>
          <w:sz w:val="24"/>
          <w:szCs w:val="24"/>
        </w:rPr>
        <w:t xml:space="preserve"> invasive plant</w:t>
      </w:r>
      <w:r w:rsidR="0026724D" w:rsidRPr="00DA3E20">
        <w:rPr>
          <w:rFonts w:ascii="Times New Roman" w:hAnsi="Times New Roman" w:cs="Times New Roman"/>
          <w:sz w:val="24"/>
          <w:szCs w:val="24"/>
        </w:rPr>
        <w:t xml:space="preserve"> species</w:t>
      </w:r>
      <w:r w:rsidR="00442511" w:rsidRPr="00DA3E20">
        <w:rPr>
          <w:rFonts w:ascii="Times New Roman" w:hAnsi="Times New Roman" w:cs="Times New Roman"/>
          <w:sz w:val="24"/>
          <w:szCs w:val="24"/>
        </w:rPr>
        <w:t xml:space="preserve"> (Dukes and Mooney 1999). </w:t>
      </w:r>
      <w:r w:rsidR="0026724D" w:rsidRPr="00DA3E20">
        <w:rPr>
          <w:rFonts w:ascii="Times New Roman" w:hAnsi="Times New Roman" w:cs="Times New Roman"/>
          <w:sz w:val="24"/>
          <w:szCs w:val="24"/>
        </w:rPr>
        <w:t>Many of the</w:t>
      </w:r>
      <w:r w:rsidR="00F95A9A" w:rsidRPr="00DA3E20">
        <w:rPr>
          <w:rFonts w:ascii="Times New Roman" w:hAnsi="Times New Roman" w:cs="Times New Roman"/>
          <w:sz w:val="24"/>
          <w:szCs w:val="24"/>
        </w:rPr>
        <w:t xml:space="preserve">se </w:t>
      </w:r>
      <w:r w:rsidR="0026724D" w:rsidRPr="00DA3E20">
        <w:rPr>
          <w:rFonts w:ascii="Times New Roman" w:hAnsi="Times New Roman" w:cs="Times New Roman"/>
          <w:sz w:val="24"/>
          <w:szCs w:val="24"/>
        </w:rPr>
        <w:t>species that may benefit from such change</w:t>
      </w:r>
      <w:r w:rsidR="00442511" w:rsidRPr="00DA3E20">
        <w:rPr>
          <w:rFonts w:ascii="Times New Roman" w:hAnsi="Times New Roman" w:cs="Times New Roman"/>
          <w:sz w:val="24"/>
          <w:szCs w:val="24"/>
        </w:rPr>
        <w:t xml:space="preserve"> are </w:t>
      </w:r>
      <w:commentRangeStart w:id="42"/>
      <w:commentRangeStart w:id="43"/>
      <w:commentRangeStart w:id="44"/>
      <w:del w:id="45" w:author="Trevor Drees" w:date="2025-07-23T17:04:00Z" w16du:dateUtc="2025-07-24T00:04:00Z">
        <w:r w:rsidR="00442511" w:rsidRPr="00DA3E20" w:rsidDel="00D746A5">
          <w:rPr>
            <w:rFonts w:ascii="Times New Roman" w:hAnsi="Times New Roman" w:cs="Times New Roman"/>
            <w:sz w:val="24"/>
            <w:szCs w:val="24"/>
          </w:rPr>
          <w:delText>often</w:delText>
        </w:r>
        <w:commentRangeEnd w:id="42"/>
        <w:r w:rsidR="0027730A" w:rsidRPr="00DA3E20" w:rsidDel="00D746A5">
          <w:rPr>
            <w:rStyle w:val="CommentReference"/>
          </w:rPr>
          <w:commentReference w:id="42"/>
        </w:r>
        <w:commentRangeEnd w:id="43"/>
        <w:r w:rsidR="007A78F0" w:rsidRPr="00DA3E20" w:rsidDel="00D746A5">
          <w:rPr>
            <w:rStyle w:val="CommentReference"/>
          </w:rPr>
          <w:commentReference w:id="43"/>
        </w:r>
        <w:commentRangeEnd w:id="44"/>
        <w:r w:rsidR="00D746A5" w:rsidDel="00D746A5">
          <w:rPr>
            <w:rStyle w:val="CommentReference"/>
          </w:rPr>
          <w:commentReference w:id="44"/>
        </w:r>
        <w:r w:rsidR="00442511" w:rsidRPr="00DA3E20" w:rsidDel="00D746A5">
          <w:rPr>
            <w:rFonts w:ascii="Times New Roman" w:hAnsi="Times New Roman" w:cs="Times New Roman"/>
            <w:sz w:val="24"/>
            <w:szCs w:val="24"/>
          </w:rPr>
          <w:delText xml:space="preserve"> </w:delText>
        </w:r>
      </w:del>
      <w:r w:rsidR="00442511" w:rsidRPr="00DA3E20">
        <w:rPr>
          <w:rFonts w:ascii="Times New Roman" w:hAnsi="Times New Roman" w:cs="Times New Roman"/>
          <w:sz w:val="24"/>
          <w:szCs w:val="24"/>
        </w:rPr>
        <w:t xml:space="preserve">disturbance </w:t>
      </w:r>
      <w:proofErr w:type="gramStart"/>
      <w:r w:rsidR="00442511" w:rsidRPr="00DA3E20">
        <w:rPr>
          <w:rFonts w:ascii="Times New Roman" w:hAnsi="Times New Roman" w:cs="Times New Roman"/>
          <w:sz w:val="24"/>
          <w:szCs w:val="24"/>
        </w:rPr>
        <w:t>adapted</w:t>
      </w:r>
      <w:proofErr w:type="gramEnd"/>
      <w:r w:rsidR="00442511" w:rsidRPr="00DA3E20">
        <w:rPr>
          <w:rFonts w:ascii="Times New Roman" w:hAnsi="Times New Roman" w:cs="Times New Roman"/>
          <w:sz w:val="24"/>
          <w:szCs w:val="24"/>
        </w:rPr>
        <w:t xml:space="preserve"> or selected (Baker 1974,</w:t>
      </w:r>
      <w:r w:rsidR="00F95A9A" w:rsidRPr="00DA3E20">
        <w:rPr>
          <w:rFonts w:ascii="Times New Roman" w:hAnsi="Times New Roman" w:cs="Times New Roman"/>
          <w:sz w:val="24"/>
          <w:szCs w:val="24"/>
        </w:rPr>
        <w:t xml:space="preserve"> </w:t>
      </w:r>
      <w:r w:rsidR="00442511" w:rsidRPr="00DA3E20">
        <w:rPr>
          <w:rFonts w:ascii="Times New Roman" w:hAnsi="Times New Roman" w:cs="Times New Roman"/>
          <w:sz w:val="24"/>
          <w:szCs w:val="24"/>
        </w:rPr>
        <w:t>1991</w:t>
      </w:r>
      <w:r w:rsidR="002C7857"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Lee and </w:t>
      </w:r>
      <w:proofErr w:type="spellStart"/>
      <w:r w:rsidR="00442511" w:rsidRPr="00DA3E20">
        <w:rPr>
          <w:rFonts w:ascii="Times New Roman" w:hAnsi="Times New Roman" w:cs="Times New Roman"/>
          <w:sz w:val="24"/>
          <w:szCs w:val="24"/>
        </w:rPr>
        <w:t>Gelembiuk</w:t>
      </w:r>
      <w:proofErr w:type="spellEnd"/>
      <w:r w:rsidR="00442511" w:rsidRPr="00DA3E20">
        <w:rPr>
          <w:rFonts w:ascii="Times New Roman" w:hAnsi="Times New Roman" w:cs="Times New Roman"/>
          <w:sz w:val="24"/>
          <w:szCs w:val="24"/>
        </w:rPr>
        <w:t xml:space="preserve"> 2008) and </w:t>
      </w:r>
      <w:r w:rsidR="0026724D" w:rsidRPr="00DA3E20">
        <w:rPr>
          <w:rFonts w:ascii="Times New Roman" w:hAnsi="Times New Roman" w:cs="Times New Roman"/>
          <w:sz w:val="24"/>
          <w:szCs w:val="24"/>
        </w:rPr>
        <w:t>are</w:t>
      </w:r>
      <w:r w:rsidR="00442511" w:rsidRPr="00DA3E20">
        <w:rPr>
          <w:rFonts w:ascii="Times New Roman" w:hAnsi="Times New Roman" w:cs="Times New Roman"/>
          <w:sz w:val="24"/>
          <w:szCs w:val="24"/>
        </w:rPr>
        <w:t xml:space="preserve"> </w:t>
      </w:r>
      <w:r w:rsidR="0026724D" w:rsidRPr="00DA3E20">
        <w:rPr>
          <w:rFonts w:ascii="Times New Roman" w:hAnsi="Times New Roman" w:cs="Times New Roman"/>
          <w:sz w:val="24"/>
          <w:szCs w:val="24"/>
        </w:rPr>
        <w:t xml:space="preserve">highly </w:t>
      </w:r>
      <w:r w:rsidR="00442511" w:rsidRPr="00DA3E20">
        <w:rPr>
          <w:rFonts w:ascii="Times New Roman" w:hAnsi="Times New Roman" w:cs="Times New Roman"/>
          <w:sz w:val="24"/>
          <w:szCs w:val="24"/>
        </w:rPr>
        <w:t xml:space="preserve">successful in areas such as roadsides, trails, utility corridors, and other places subject to high levels of </w:t>
      </w:r>
      <w:r w:rsidR="0026724D" w:rsidRPr="00DA3E20">
        <w:rPr>
          <w:rFonts w:ascii="Times New Roman" w:hAnsi="Times New Roman" w:cs="Times New Roman"/>
          <w:sz w:val="24"/>
          <w:szCs w:val="24"/>
        </w:rPr>
        <w:t>human activity</w:t>
      </w:r>
      <w:r w:rsidR="00442511" w:rsidRPr="00DA3E20">
        <w:rPr>
          <w:rFonts w:ascii="Times New Roman" w:hAnsi="Times New Roman" w:cs="Times New Roman"/>
          <w:sz w:val="24"/>
          <w:szCs w:val="24"/>
        </w:rPr>
        <w:t xml:space="preserve">. </w:t>
      </w:r>
      <w:commentRangeStart w:id="46"/>
      <w:commentRangeStart w:id="47"/>
      <w:r w:rsidR="001E7E85" w:rsidRPr="00DA3E20">
        <w:rPr>
          <w:rFonts w:ascii="Times New Roman" w:hAnsi="Times New Roman" w:cs="Times New Roman"/>
          <w:sz w:val="24"/>
          <w:szCs w:val="24"/>
        </w:rPr>
        <w:t xml:space="preserve">How these </w:t>
      </w:r>
      <w:r w:rsidR="00F95A9A" w:rsidRPr="00DA3E20">
        <w:rPr>
          <w:rFonts w:ascii="Times New Roman" w:hAnsi="Times New Roman" w:cs="Times New Roman"/>
          <w:sz w:val="24"/>
          <w:szCs w:val="24"/>
        </w:rPr>
        <w:t>species</w:t>
      </w:r>
      <w:r w:rsidR="001E7E85" w:rsidRPr="00DA3E20">
        <w:rPr>
          <w:rFonts w:ascii="Times New Roman" w:hAnsi="Times New Roman" w:cs="Times New Roman"/>
          <w:sz w:val="24"/>
          <w:szCs w:val="24"/>
        </w:rPr>
        <w:t xml:space="preserve"> </w:t>
      </w:r>
      <w:del w:id="48" w:author="Trevor Drees" w:date="2025-07-23T17:03:00Z" w16du:dateUtc="2025-07-24T00:03:00Z">
        <w:r w:rsidR="001E7E85" w:rsidRPr="00DA3E20" w:rsidDel="00D746A5">
          <w:rPr>
            <w:rFonts w:ascii="Times New Roman" w:hAnsi="Times New Roman" w:cs="Times New Roman"/>
            <w:sz w:val="24"/>
            <w:szCs w:val="24"/>
          </w:rPr>
          <w:delText xml:space="preserve">handle </w:delText>
        </w:r>
      </w:del>
      <w:ins w:id="49" w:author="Trevor Drees" w:date="2025-07-23T17:03:00Z" w16du:dateUtc="2025-07-24T00:03:00Z">
        <w:r w:rsidR="00D746A5">
          <w:rPr>
            <w:rFonts w:ascii="Times New Roman" w:hAnsi="Times New Roman" w:cs="Times New Roman"/>
            <w:sz w:val="24"/>
            <w:szCs w:val="24"/>
          </w:rPr>
          <w:t>respond to</w:t>
        </w:r>
        <w:r w:rsidR="00D746A5" w:rsidRPr="00DA3E20">
          <w:rPr>
            <w:rFonts w:ascii="Times New Roman" w:hAnsi="Times New Roman" w:cs="Times New Roman"/>
            <w:sz w:val="24"/>
            <w:szCs w:val="24"/>
          </w:rPr>
          <w:t xml:space="preserve"> </w:t>
        </w:r>
      </w:ins>
      <w:r w:rsidR="001E7E85" w:rsidRPr="00DA3E20">
        <w:rPr>
          <w:rFonts w:ascii="Times New Roman" w:hAnsi="Times New Roman" w:cs="Times New Roman"/>
          <w:sz w:val="24"/>
          <w:szCs w:val="24"/>
        </w:rPr>
        <w:t>disturbance</w:t>
      </w:r>
      <w:del w:id="50" w:author="Trevor Drees" w:date="2025-07-23T17:03:00Z" w16du:dateUtc="2025-07-24T00:03:00Z">
        <w:r w:rsidR="001E7E85" w:rsidRPr="00DA3E20" w:rsidDel="00D746A5">
          <w:rPr>
            <w:rFonts w:ascii="Times New Roman" w:hAnsi="Times New Roman" w:cs="Times New Roman"/>
            <w:sz w:val="24"/>
            <w:szCs w:val="24"/>
          </w:rPr>
          <w:delText>s</w:delText>
        </w:r>
      </w:del>
      <w:r w:rsidR="00442511" w:rsidRPr="00DA3E20">
        <w:rPr>
          <w:rFonts w:ascii="Times New Roman" w:hAnsi="Times New Roman" w:cs="Times New Roman"/>
          <w:sz w:val="24"/>
          <w:szCs w:val="24"/>
        </w:rPr>
        <w:t xml:space="preserve"> </w:t>
      </w:r>
      <w:r w:rsidR="001E7E85" w:rsidRPr="00DA3E20">
        <w:rPr>
          <w:rFonts w:ascii="Times New Roman" w:hAnsi="Times New Roman" w:cs="Times New Roman"/>
          <w:sz w:val="24"/>
          <w:szCs w:val="24"/>
        </w:rPr>
        <w:t>often varies greatly</w:t>
      </w:r>
      <w:r w:rsidR="00442511" w:rsidRPr="00DA3E20">
        <w:rPr>
          <w:rFonts w:ascii="Times New Roman" w:hAnsi="Times New Roman" w:cs="Times New Roman"/>
          <w:sz w:val="24"/>
          <w:szCs w:val="24"/>
        </w:rPr>
        <w:t xml:space="preserve"> depending on </w:t>
      </w:r>
      <w:r w:rsidR="00F95A9A" w:rsidRPr="00DA3E20">
        <w:rPr>
          <w:rFonts w:ascii="Times New Roman" w:hAnsi="Times New Roman" w:cs="Times New Roman"/>
          <w:sz w:val="24"/>
          <w:szCs w:val="24"/>
        </w:rPr>
        <w:t>morphology</w:t>
      </w:r>
      <w:r w:rsidR="00442511" w:rsidRPr="00DA3E20">
        <w:rPr>
          <w:rFonts w:ascii="Times New Roman" w:hAnsi="Times New Roman" w:cs="Times New Roman"/>
          <w:sz w:val="24"/>
          <w:szCs w:val="24"/>
        </w:rPr>
        <w:t>,</w:t>
      </w:r>
      <w:r w:rsidR="00F95A9A" w:rsidRPr="00DA3E20">
        <w:rPr>
          <w:rFonts w:ascii="Times New Roman" w:hAnsi="Times New Roman" w:cs="Times New Roman"/>
          <w:sz w:val="24"/>
          <w:szCs w:val="24"/>
        </w:rPr>
        <w:t xml:space="preserve"> life history,</w:t>
      </w:r>
      <w:r w:rsidR="00442511" w:rsidRPr="00DA3E20">
        <w:rPr>
          <w:rFonts w:ascii="Times New Roman" w:hAnsi="Times New Roman" w:cs="Times New Roman"/>
          <w:sz w:val="24"/>
          <w:szCs w:val="24"/>
        </w:rPr>
        <w:t xml:space="preserve"> environmental conditions, and both the frequency and </w:t>
      </w:r>
      <w:del w:id="51" w:author="Trevor Drees" w:date="2025-07-27T17:01:00Z" w16du:dateUtc="2025-07-28T00:01:00Z">
        <w:r w:rsidR="00442511" w:rsidRPr="00DA3E20" w:rsidDel="009F4AC0">
          <w:rPr>
            <w:rFonts w:ascii="Times New Roman" w:hAnsi="Times New Roman" w:cs="Times New Roman"/>
            <w:sz w:val="24"/>
            <w:szCs w:val="24"/>
          </w:rPr>
          <w:delText xml:space="preserve">severity </w:delText>
        </w:r>
      </w:del>
      <w:ins w:id="52" w:author="Trevor Drees" w:date="2025-07-27T17:01:00Z" w16du:dateUtc="2025-07-28T00:01:00Z">
        <w:r w:rsidR="009F4AC0">
          <w:rPr>
            <w:rFonts w:ascii="Times New Roman" w:hAnsi="Times New Roman" w:cs="Times New Roman"/>
            <w:sz w:val="24"/>
            <w:szCs w:val="24"/>
          </w:rPr>
          <w:t>intensity</w:t>
        </w:r>
        <w:r w:rsidR="009F4AC0" w:rsidRPr="00DA3E20">
          <w:rPr>
            <w:rFonts w:ascii="Times New Roman" w:hAnsi="Times New Roman" w:cs="Times New Roman"/>
            <w:sz w:val="24"/>
            <w:szCs w:val="24"/>
          </w:rPr>
          <w:t xml:space="preserve"> </w:t>
        </w:r>
      </w:ins>
      <w:r w:rsidR="00442511" w:rsidRPr="00DA3E20">
        <w:rPr>
          <w:rFonts w:ascii="Times New Roman" w:hAnsi="Times New Roman" w:cs="Times New Roman"/>
          <w:sz w:val="24"/>
          <w:szCs w:val="24"/>
        </w:rPr>
        <w:t>of disturbance</w:t>
      </w:r>
      <w:commentRangeEnd w:id="46"/>
      <w:r w:rsidR="0027730A" w:rsidRPr="00DA3E20">
        <w:rPr>
          <w:rStyle w:val="CommentReference"/>
        </w:rPr>
        <w:commentReference w:id="46"/>
      </w:r>
      <w:commentRangeEnd w:id="47"/>
      <w:r w:rsidR="00D746A5">
        <w:rPr>
          <w:rStyle w:val="CommentReference"/>
        </w:rPr>
        <w:commentReference w:id="47"/>
      </w:r>
      <w:r w:rsidR="00F95A9A" w:rsidRPr="00DA3E20">
        <w:rPr>
          <w:rFonts w:ascii="Times New Roman" w:hAnsi="Times New Roman" w:cs="Times New Roman"/>
          <w:sz w:val="24"/>
          <w:szCs w:val="24"/>
        </w:rPr>
        <w:t>. F</w:t>
      </w:r>
      <w:r w:rsidR="00442511" w:rsidRPr="00DA3E20">
        <w:rPr>
          <w:rFonts w:ascii="Times New Roman" w:hAnsi="Times New Roman" w:cs="Times New Roman"/>
          <w:sz w:val="24"/>
          <w:szCs w:val="24"/>
        </w:rPr>
        <w:t>or example, in many plants, strategies to combat disturbance may involve either regrowth after disturbance-induced damage or completion of life cycles between disturbance events (Bellingham and Sparrow 2000</w:t>
      </w:r>
      <w:r w:rsidR="00F95A9A"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Bell 2001). </w:t>
      </w:r>
      <w:r w:rsidR="00F95A9A" w:rsidRPr="00DA3E20">
        <w:rPr>
          <w:rFonts w:ascii="Times New Roman" w:hAnsi="Times New Roman" w:cs="Times New Roman"/>
          <w:sz w:val="24"/>
          <w:szCs w:val="24"/>
        </w:rPr>
        <w:t>Under the former strategy</w:t>
      </w:r>
      <w:r w:rsidR="00442511" w:rsidRPr="00DA3E20">
        <w:rPr>
          <w:rFonts w:ascii="Times New Roman" w:hAnsi="Times New Roman" w:cs="Times New Roman"/>
          <w:sz w:val="24"/>
          <w:szCs w:val="24"/>
        </w:rPr>
        <w:t xml:space="preserve">, some species will tolerate a range of disturbances provided that the stress or disturbance are not too extreme, and will regain the lost biomass through resprouting and/or regrowth; </w:t>
      </w:r>
      <w:r w:rsidR="00F95A9A" w:rsidRPr="00DA3E20">
        <w:rPr>
          <w:rFonts w:ascii="Times New Roman" w:hAnsi="Times New Roman" w:cs="Times New Roman"/>
          <w:sz w:val="24"/>
          <w:szCs w:val="24"/>
        </w:rPr>
        <w:t>under the latter</w:t>
      </w:r>
      <w:r w:rsidR="00442511" w:rsidRPr="00DA3E20">
        <w:rPr>
          <w:rFonts w:ascii="Times New Roman" w:hAnsi="Times New Roman" w:cs="Times New Roman"/>
          <w:sz w:val="24"/>
          <w:szCs w:val="24"/>
        </w:rPr>
        <w:t xml:space="preserve">, species that display ruderal growth </w:t>
      </w:r>
      <w:r w:rsidR="00F95A9A" w:rsidRPr="00DA3E20">
        <w:rPr>
          <w:rFonts w:ascii="Times New Roman" w:hAnsi="Times New Roman" w:cs="Times New Roman"/>
          <w:sz w:val="24"/>
          <w:szCs w:val="24"/>
        </w:rPr>
        <w:t>styles</w:t>
      </w:r>
      <w:r w:rsidR="00442511" w:rsidRPr="00DA3E20">
        <w:rPr>
          <w:rFonts w:ascii="Times New Roman" w:hAnsi="Times New Roman" w:cs="Times New Roman"/>
          <w:sz w:val="24"/>
          <w:szCs w:val="24"/>
        </w:rPr>
        <w:t xml:space="preserve"> may take advantage of their short life cycles and high reproductive output to successfully reproduce between major disturbance events that </w:t>
      </w:r>
      <w:r w:rsidR="00BE2770" w:rsidRPr="00DA3E20">
        <w:rPr>
          <w:rFonts w:ascii="Times New Roman" w:hAnsi="Times New Roman" w:cs="Times New Roman"/>
          <w:sz w:val="24"/>
          <w:szCs w:val="24"/>
        </w:rPr>
        <w:t>w</w:t>
      </w:r>
      <w:r w:rsidR="00442511" w:rsidRPr="00DA3E20">
        <w:rPr>
          <w:rFonts w:ascii="Times New Roman" w:hAnsi="Times New Roman" w:cs="Times New Roman"/>
          <w:sz w:val="24"/>
          <w:szCs w:val="24"/>
        </w:rPr>
        <w:t xml:space="preserve">ould otherwise be lethal (Grime 1977). Many </w:t>
      </w:r>
      <w:r w:rsidR="007C0D6E" w:rsidRPr="00DA3E20">
        <w:rPr>
          <w:rFonts w:ascii="Times New Roman" w:hAnsi="Times New Roman" w:cs="Times New Roman"/>
          <w:sz w:val="24"/>
          <w:szCs w:val="24"/>
        </w:rPr>
        <w:t>weeds and invasive plants</w:t>
      </w:r>
      <w:r w:rsidR="00442511" w:rsidRPr="00DA3E20">
        <w:rPr>
          <w:rFonts w:ascii="Times New Roman" w:hAnsi="Times New Roman" w:cs="Times New Roman"/>
          <w:sz w:val="24"/>
          <w:szCs w:val="24"/>
        </w:rPr>
        <w:t xml:space="preserve">, especially </w:t>
      </w:r>
      <w:r w:rsidR="00F95A9A" w:rsidRPr="00DA3E20">
        <w:rPr>
          <w:rFonts w:ascii="Times New Roman" w:hAnsi="Times New Roman" w:cs="Times New Roman"/>
          <w:sz w:val="24"/>
          <w:szCs w:val="24"/>
        </w:rPr>
        <w:t>those</w:t>
      </w:r>
      <w:r w:rsidR="00442511" w:rsidRPr="00DA3E20">
        <w:rPr>
          <w:rFonts w:ascii="Times New Roman" w:hAnsi="Times New Roman" w:cs="Times New Roman"/>
          <w:sz w:val="24"/>
          <w:szCs w:val="24"/>
        </w:rPr>
        <w:t xml:space="preserve"> found in human-disturbed areas, often display the latter of the two strategies discussed above (Radosevich </w:t>
      </w:r>
      <w:r w:rsidR="00442511" w:rsidRPr="00DA3E20">
        <w:rPr>
          <w:rFonts w:ascii="Times New Roman" w:hAnsi="Times New Roman" w:cs="Times New Roman"/>
          <w:i/>
          <w:iCs/>
          <w:sz w:val="24"/>
          <w:szCs w:val="24"/>
        </w:rPr>
        <w:t>et al</w:t>
      </w:r>
      <w:r w:rsidR="00442511" w:rsidRPr="00DA3E20">
        <w:rPr>
          <w:rFonts w:ascii="Times New Roman" w:hAnsi="Times New Roman" w:cs="Times New Roman"/>
          <w:sz w:val="24"/>
          <w:szCs w:val="24"/>
        </w:rPr>
        <w:t>. 1997).</w:t>
      </w:r>
    </w:p>
    <w:p w14:paraId="57D7E225" w14:textId="6EBCB634" w:rsidR="00442511" w:rsidRPr="00DA3E20" w:rsidRDefault="00F95A9A" w:rsidP="00604784">
      <w:pPr>
        <w:spacing w:after="0" w:line="480" w:lineRule="auto"/>
        <w:ind w:firstLine="357"/>
        <w:rPr>
          <w:rFonts w:ascii="Times New Roman" w:hAnsi="Times New Roman" w:cs="Times New Roman"/>
          <w:sz w:val="24"/>
          <w:szCs w:val="24"/>
        </w:rPr>
      </w:pPr>
      <w:r w:rsidRPr="00DA3E20">
        <w:rPr>
          <w:rFonts w:ascii="Times New Roman" w:hAnsi="Times New Roman" w:cs="Times New Roman"/>
          <w:sz w:val="24"/>
          <w:szCs w:val="24"/>
        </w:rPr>
        <w:t xml:space="preserve">Weedy and/or invasive plant species </w:t>
      </w:r>
      <w:r w:rsidR="00442511" w:rsidRPr="00DA3E20">
        <w:rPr>
          <w:rFonts w:ascii="Times New Roman" w:hAnsi="Times New Roman" w:cs="Times New Roman"/>
          <w:sz w:val="24"/>
          <w:szCs w:val="24"/>
        </w:rPr>
        <w:t xml:space="preserve">are typically the targets of management regimes </w:t>
      </w:r>
      <w:r w:rsidRPr="00DA3E20">
        <w:rPr>
          <w:rFonts w:ascii="Times New Roman" w:hAnsi="Times New Roman" w:cs="Times New Roman"/>
          <w:sz w:val="24"/>
          <w:szCs w:val="24"/>
        </w:rPr>
        <w:t>due to their unwanted effects on</w:t>
      </w:r>
      <w:r w:rsidR="00442511" w:rsidRPr="00DA3E20">
        <w:rPr>
          <w:rFonts w:ascii="Times New Roman" w:hAnsi="Times New Roman" w:cs="Times New Roman"/>
          <w:sz w:val="24"/>
          <w:szCs w:val="24"/>
        </w:rPr>
        <w:t xml:space="preserve"> ecosystems and agricultural systems, </w:t>
      </w:r>
      <w:r w:rsidRPr="00DA3E20">
        <w:rPr>
          <w:rFonts w:ascii="Times New Roman" w:hAnsi="Times New Roman" w:cs="Times New Roman"/>
          <w:sz w:val="24"/>
          <w:szCs w:val="24"/>
        </w:rPr>
        <w:t>but</w:t>
      </w:r>
      <w:r w:rsidR="00442511" w:rsidRPr="00DA3E20">
        <w:rPr>
          <w:rFonts w:ascii="Times New Roman" w:hAnsi="Times New Roman" w:cs="Times New Roman"/>
          <w:sz w:val="24"/>
          <w:szCs w:val="24"/>
        </w:rPr>
        <w:t xml:space="preserve"> management of species that are</w:t>
      </w:r>
      <w:r w:rsidRPr="00DA3E20">
        <w:rPr>
          <w:rFonts w:ascii="Times New Roman" w:hAnsi="Times New Roman" w:cs="Times New Roman"/>
          <w:sz w:val="24"/>
          <w:szCs w:val="24"/>
        </w:rPr>
        <w:t xml:space="preserve"> particularly</w:t>
      </w:r>
      <w:r w:rsidR="00442511" w:rsidRPr="00DA3E20">
        <w:rPr>
          <w:rFonts w:ascii="Times New Roman" w:hAnsi="Times New Roman" w:cs="Times New Roman"/>
          <w:sz w:val="24"/>
          <w:szCs w:val="24"/>
        </w:rPr>
        <w:t xml:space="preserve"> resilient to disturbance or have high reproductive potential can be challenging. </w:t>
      </w:r>
      <w:ins w:id="53" w:author="Trevor Drees" w:date="2025-07-27T16:07:00Z" w16du:dateUtc="2025-07-27T23:07:00Z">
        <w:r w:rsidR="00B676A2" w:rsidRPr="00B676A2">
          <w:rPr>
            <w:rFonts w:ascii="Times New Roman" w:hAnsi="Times New Roman" w:cs="Times New Roman"/>
            <w:sz w:val="24"/>
            <w:szCs w:val="24"/>
          </w:rPr>
          <w:t>This is because management interventions are, from the perspective of the plant being managed, a form of disturbance.</w:t>
        </w:r>
        <w:r w:rsidR="00F0329C">
          <w:rPr>
            <w:rFonts w:ascii="Times New Roman" w:hAnsi="Times New Roman" w:cs="Times New Roman"/>
            <w:sz w:val="24"/>
            <w:szCs w:val="24"/>
          </w:rPr>
          <w:t xml:space="preserve"> </w:t>
        </w:r>
      </w:ins>
      <w:commentRangeStart w:id="54"/>
      <w:commentRangeStart w:id="55"/>
      <w:commentRangeStart w:id="56"/>
      <w:commentRangeStart w:id="57"/>
      <w:commentRangeStart w:id="58"/>
      <w:del w:id="59" w:author="Trevor Drees" w:date="2025-07-27T16:07:00Z" w16du:dateUtc="2025-07-27T23:07:00Z">
        <w:r w:rsidR="00495A29" w:rsidRPr="00DA3E20" w:rsidDel="00B676A2">
          <w:rPr>
            <w:rFonts w:ascii="Times New Roman" w:hAnsi="Times New Roman" w:cs="Times New Roman"/>
            <w:sz w:val="24"/>
            <w:szCs w:val="24"/>
          </w:rPr>
          <w:delText>This is because management interventions are often not unlike disturbances in their mode of action.</w:delText>
        </w:r>
      </w:del>
      <w:del w:id="60" w:author="Trevor Drees" w:date="2025-06-04T20:04:00Z" w16du:dateUtc="2025-06-05T03:04:00Z">
        <w:r w:rsidR="00495A29" w:rsidRPr="00DA3E20" w:rsidDel="003E42AD">
          <w:rPr>
            <w:rFonts w:ascii="Times New Roman" w:hAnsi="Times New Roman" w:cs="Times New Roman"/>
            <w:sz w:val="24"/>
            <w:szCs w:val="24"/>
          </w:rPr>
          <w:delText xml:space="preserve"> </w:delText>
        </w:r>
      </w:del>
      <w:del w:id="61" w:author="Trevor Drees" w:date="2025-07-27T16:07:00Z" w16du:dateUtc="2025-07-27T23:07:00Z">
        <w:r w:rsidR="00495A29" w:rsidRPr="00DA3E20" w:rsidDel="00B676A2">
          <w:rPr>
            <w:rFonts w:ascii="Times New Roman" w:hAnsi="Times New Roman" w:cs="Times New Roman"/>
            <w:sz w:val="24"/>
            <w:szCs w:val="24"/>
          </w:rPr>
          <w:delText xml:space="preserve"> </w:delText>
        </w:r>
        <w:commentRangeEnd w:id="54"/>
        <w:r w:rsidR="00495A29" w:rsidRPr="00DA3E20" w:rsidDel="00B676A2">
          <w:rPr>
            <w:rStyle w:val="CommentReference"/>
          </w:rPr>
          <w:commentReference w:id="54"/>
        </w:r>
        <w:commentRangeEnd w:id="55"/>
        <w:r w:rsidR="003E42AD" w:rsidRPr="00DA3E20" w:rsidDel="00B676A2">
          <w:rPr>
            <w:rStyle w:val="CommentReference"/>
          </w:rPr>
          <w:commentReference w:id="55"/>
        </w:r>
        <w:commentRangeEnd w:id="56"/>
        <w:r w:rsidR="0018222B" w:rsidRPr="00DA3E20" w:rsidDel="00B676A2">
          <w:rPr>
            <w:rStyle w:val="CommentReference"/>
          </w:rPr>
          <w:commentReference w:id="56"/>
        </w:r>
        <w:commentRangeEnd w:id="57"/>
        <w:r w:rsidR="007A78F0" w:rsidRPr="00DA3E20" w:rsidDel="00B676A2">
          <w:rPr>
            <w:rStyle w:val="CommentReference"/>
          </w:rPr>
          <w:commentReference w:id="57"/>
        </w:r>
        <w:commentRangeEnd w:id="58"/>
        <w:r w:rsidR="00B676A2" w:rsidDel="00B676A2">
          <w:rPr>
            <w:rStyle w:val="CommentReference"/>
          </w:rPr>
          <w:commentReference w:id="58"/>
        </w:r>
      </w:del>
      <w:r w:rsidRPr="00DA3E20">
        <w:rPr>
          <w:rFonts w:ascii="Times New Roman" w:hAnsi="Times New Roman" w:cs="Times New Roman"/>
          <w:sz w:val="24"/>
          <w:szCs w:val="24"/>
        </w:rPr>
        <w:t>Under</w:t>
      </w:r>
      <w:r w:rsidR="00442511" w:rsidRPr="00DA3E20">
        <w:rPr>
          <w:rFonts w:ascii="Times New Roman" w:hAnsi="Times New Roman" w:cs="Times New Roman"/>
          <w:sz w:val="24"/>
          <w:szCs w:val="24"/>
        </w:rPr>
        <w:t xml:space="preserve"> management regimes</w:t>
      </w:r>
      <w:r w:rsidR="00BE2770" w:rsidRPr="00DA3E20">
        <w:rPr>
          <w:rFonts w:ascii="Times New Roman" w:hAnsi="Times New Roman" w:cs="Times New Roman"/>
          <w:sz w:val="24"/>
          <w:szCs w:val="24"/>
        </w:rPr>
        <w:t xml:space="preserve"> that target such species</w:t>
      </w:r>
      <w:r w:rsidR="00442511" w:rsidRPr="00DA3E20">
        <w:rPr>
          <w:rFonts w:ascii="Times New Roman" w:hAnsi="Times New Roman" w:cs="Times New Roman"/>
          <w:sz w:val="24"/>
          <w:szCs w:val="24"/>
        </w:rPr>
        <w:t xml:space="preserve">, </w:t>
      </w:r>
      <w:r w:rsidR="00BE2770" w:rsidRPr="00DA3E20">
        <w:rPr>
          <w:rFonts w:ascii="Times New Roman" w:hAnsi="Times New Roman" w:cs="Times New Roman"/>
          <w:sz w:val="24"/>
          <w:szCs w:val="24"/>
        </w:rPr>
        <w:t xml:space="preserve">the most effective </w:t>
      </w:r>
      <w:r w:rsidR="00BE2770" w:rsidRPr="00DA3E20">
        <w:rPr>
          <w:rFonts w:ascii="Times New Roman" w:hAnsi="Times New Roman" w:cs="Times New Roman"/>
          <w:sz w:val="24"/>
          <w:szCs w:val="24"/>
        </w:rPr>
        <w:lastRenderedPageBreak/>
        <w:t>management strategies are</w:t>
      </w:r>
      <w:r w:rsidR="00442511" w:rsidRPr="00DA3E20">
        <w:rPr>
          <w:rFonts w:ascii="Times New Roman" w:hAnsi="Times New Roman" w:cs="Times New Roman"/>
          <w:sz w:val="24"/>
          <w:szCs w:val="24"/>
        </w:rPr>
        <w:t xml:space="preserve"> often tied to the biology and</w:t>
      </w:r>
      <w:r w:rsidR="00BE2770" w:rsidRPr="00DA3E20">
        <w:rPr>
          <w:rFonts w:ascii="Times New Roman" w:hAnsi="Times New Roman" w:cs="Times New Roman"/>
          <w:sz w:val="24"/>
          <w:szCs w:val="24"/>
        </w:rPr>
        <w:t>/or</w:t>
      </w:r>
      <w:r w:rsidR="00442511" w:rsidRPr="00DA3E20">
        <w:rPr>
          <w:rFonts w:ascii="Times New Roman" w:hAnsi="Times New Roman" w:cs="Times New Roman"/>
          <w:sz w:val="24"/>
          <w:szCs w:val="24"/>
        </w:rPr>
        <w:t xml:space="preserve"> phenology of the</w:t>
      </w:r>
      <w:r w:rsidRPr="00DA3E20">
        <w:rPr>
          <w:rFonts w:ascii="Times New Roman" w:hAnsi="Times New Roman" w:cs="Times New Roman"/>
          <w:sz w:val="24"/>
          <w:szCs w:val="24"/>
        </w:rPr>
        <w:t xml:space="preserve"> </w:t>
      </w:r>
      <w:r w:rsidR="00442511" w:rsidRPr="00DA3E20">
        <w:rPr>
          <w:rFonts w:ascii="Times New Roman" w:hAnsi="Times New Roman" w:cs="Times New Roman"/>
          <w:sz w:val="24"/>
          <w:szCs w:val="24"/>
        </w:rPr>
        <w:t>species</w:t>
      </w:r>
      <w:r w:rsidR="00BE2770" w:rsidRPr="00DA3E20">
        <w:rPr>
          <w:rFonts w:ascii="Times New Roman" w:hAnsi="Times New Roman" w:cs="Times New Roman"/>
          <w:sz w:val="24"/>
          <w:szCs w:val="24"/>
        </w:rPr>
        <w:t xml:space="preserve"> in question</w:t>
      </w:r>
      <w:r w:rsidR="00442511" w:rsidRPr="00DA3E20">
        <w:rPr>
          <w:rFonts w:ascii="Times New Roman" w:hAnsi="Times New Roman" w:cs="Times New Roman"/>
          <w:sz w:val="24"/>
          <w:szCs w:val="24"/>
        </w:rPr>
        <w:t xml:space="preserve"> (</w:t>
      </w:r>
      <w:proofErr w:type="spellStart"/>
      <w:r w:rsidR="00442511" w:rsidRPr="00DA3E20">
        <w:rPr>
          <w:rFonts w:ascii="Times New Roman" w:hAnsi="Times New Roman" w:cs="Times New Roman"/>
          <w:sz w:val="24"/>
          <w:szCs w:val="24"/>
        </w:rPr>
        <w:t>Ghersa</w:t>
      </w:r>
      <w:proofErr w:type="spellEnd"/>
      <w:r w:rsidR="00442511" w:rsidRPr="00DA3E20">
        <w:rPr>
          <w:rFonts w:ascii="Times New Roman" w:hAnsi="Times New Roman" w:cs="Times New Roman"/>
          <w:sz w:val="24"/>
          <w:szCs w:val="24"/>
        </w:rPr>
        <w:t xml:space="preserve"> and Holt 1995</w:t>
      </w:r>
      <w:r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Bhowmik 1997</w:t>
      </w:r>
      <w:r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Chauhan 2020). For example, in </w:t>
      </w:r>
      <w:r w:rsidRPr="00DA3E20">
        <w:rPr>
          <w:rFonts w:ascii="Times New Roman" w:hAnsi="Times New Roman" w:cs="Times New Roman"/>
          <w:sz w:val="24"/>
          <w:szCs w:val="24"/>
        </w:rPr>
        <w:t>species</w:t>
      </w:r>
      <w:r w:rsidR="00442511" w:rsidRPr="00DA3E20">
        <w:rPr>
          <w:rFonts w:ascii="Times New Roman" w:hAnsi="Times New Roman" w:cs="Times New Roman"/>
          <w:sz w:val="24"/>
          <w:szCs w:val="24"/>
        </w:rPr>
        <w:t xml:space="preserve"> that reproduce largely by seed, biocontrol agents that destroy developing flowers or consume seeds before dispersal can effectively reduce future population sizes by lowering reproductive output (McEvoy </w:t>
      </w:r>
      <w:r w:rsidR="00442511" w:rsidRPr="00DA3E20">
        <w:rPr>
          <w:rFonts w:ascii="Times New Roman" w:hAnsi="Times New Roman" w:cs="Times New Roman"/>
          <w:i/>
          <w:iCs/>
          <w:sz w:val="24"/>
          <w:szCs w:val="24"/>
        </w:rPr>
        <w:t>et al</w:t>
      </w:r>
      <w:r w:rsidR="00442511" w:rsidRPr="00DA3E20">
        <w:rPr>
          <w:rFonts w:ascii="Times New Roman" w:hAnsi="Times New Roman" w:cs="Times New Roman"/>
          <w:sz w:val="24"/>
          <w:szCs w:val="24"/>
        </w:rPr>
        <w:t>. 1991</w:t>
      </w:r>
      <w:r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Broughton 2000</w:t>
      </w:r>
      <w:r w:rsidRPr="00DA3E20">
        <w:rPr>
          <w:rFonts w:ascii="Times New Roman" w:hAnsi="Times New Roman" w:cs="Times New Roman"/>
          <w:sz w:val="24"/>
          <w:szCs w:val="24"/>
        </w:rPr>
        <w:t>,</w:t>
      </w:r>
      <w:r w:rsidR="00442511" w:rsidRPr="00DA3E20">
        <w:rPr>
          <w:rFonts w:ascii="Times New Roman" w:hAnsi="Times New Roman" w:cs="Times New Roman"/>
          <w:sz w:val="24"/>
          <w:szCs w:val="24"/>
        </w:rPr>
        <w:t xml:space="preserve"> Kok 2001). In agricultural systems where </w:t>
      </w:r>
      <w:r w:rsidR="00DD47E4" w:rsidRPr="00DA3E20">
        <w:rPr>
          <w:rFonts w:ascii="Times New Roman" w:hAnsi="Times New Roman" w:cs="Times New Roman"/>
          <w:sz w:val="24"/>
          <w:szCs w:val="24"/>
        </w:rPr>
        <w:t xml:space="preserve">the target species </w:t>
      </w:r>
      <w:r w:rsidR="00442511" w:rsidRPr="00DA3E20">
        <w:rPr>
          <w:rFonts w:ascii="Times New Roman" w:hAnsi="Times New Roman" w:cs="Times New Roman"/>
          <w:sz w:val="24"/>
          <w:szCs w:val="24"/>
        </w:rPr>
        <w:t xml:space="preserve">have seed banks, crop sowing can be intentionally delayed until </w:t>
      </w:r>
      <w:r w:rsidR="00DD47E4" w:rsidRPr="00DA3E20">
        <w:rPr>
          <w:rFonts w:ascii="Times New Roman" w:hAnsi="Times New Roman" w:cs="Times New Roman"/>
          <w:sz w:val="24"/>
          <w:szCs w:val="24"/>
        </w:rPr>
        <w:t>seeds</w:t>
      </w:r>
      <w:r w:rsidR="00442511" w:rsidRPr="00DA3E20">
        <w:rPr>
          <w:rFonts w:ascii="Times New Roman" w:hAnsi="Times New Roman" w:cs="Times New Roman"/>
          <w:sz w:val="24"/>
          <w:szCs w:val="24"/>
        </w:rPr>
        <w:t xml:space="preserve"> germinate</w:t>
      </w:r>
      <w:del w:id="62" w:author="Trevor Drees" w:date="2025-07-27T17:23:00Z" w16du:dateUtc="2025-07-28T00:23:00Z">
        <w:r w:rsidR="00442511" w:rsidRPr="00DA3E20" w:rsidDel="00B43277">
          <w:rPr>
            <w:rFonts w:ascii="Times New Roman" w:hAnsi="Times New Roman" w:cs="Times New Roman"/>
            <w:sz w:val="24"/>
            <w:szCs w:val="24"/>
          </w:rPr>
          <w:delText>,</w:delText>
        </w:r>
      </w:del>
      <w:r w:rsidR="00442511" w:rsidRPr="00DA3E20">
        <w:rPr>
          <w:rFonts w:ascii="Times New Roman" w:hAnsi="Times New Roman" w:cs="Times New Roman"/>
          <w:sz w:val="24"/>
          <w:szCs w:val="24"/>
        </w:rPr>
        <w:t xml:space="preserve"> where </w:t>
      </w:r>
      <w:proofErr w:type="gramStart"/>
      <w:r w:rsidR="00DD47E4" w:rsidRPr="00DA3E20">
        <w:rPr>
          <w:rFonts w:ascii="Times New Roman" w:hAnsi="Times New Roman" w:cs="Times New Roman"/>
          <w:sz w:val="24"/>
          <w:szCs w:val="24"/>
        </w:rPr>
        <w:t>newly-sprouted</w:t>
      </w:r>
      <w:proofErr w:type="gramEnd"/>
      <w:r w:rsidR="00DD47E4" w:rsidRPr="00DA3E20">
        <w:rPr>
          <w:rFonts w:ascii="Times New Roman" w:hAnsi="Times New Roman" w:cs="Times New Roman"/>
          <w:sz w:val="24"/>
          <w:szCs w:val="24"/>
        </w:rPr>
        <w:t xml:space="preserve"> individuals are then destroyed by tilling</w:t>
      </w:r>
      <w:r w:rsidR="00442511" w:rsidRPr="00DA3E20">
        <w:rPr>
          <w:rFonts w:ascii="Times New Roman" w:hAnsi="Times New Roman" w:cs="Times New Roman"/>
          <w:sz w:val="24"/>
          <w:szCs w:val="24"/>
        </w:rPr>
        <w:t xml:space="preserve"> (</w:t>
      </w:r>
      <w:proofErr w:type="spellStart"/>
      <w:r w:rsidR="00442511" w:rsidRPr="00DA3E20">
        <w:rPr>
          <w:rFonts w:ascii="Times New Roman" w:hAnsi="Times New Roman" w:cs="Times New Roman"/>
          <w:sz w:val="24"/>
          <w:szCs w:val="24"/>
        </w:rPr>
        <w:t>Ghersa</w:t>
      </w:r>
      <w:proofErr w:type="spellEnd"/>
      <w:r w:rsidR="00442511" w:rsidRPr="00DA3E20">
        <w:rPr>
          <w:rFonts w:ascii="Times New Roman" w:hAnsi="Times New Roman" w:cs="Times New Roman"/>
          <w:sz w:val="24"/>
          <w:szCs w:val="24"/>
        </w:rPr>
        <w:t xml:space="preserve"> </w:t>
      </w:r>
      <w:r w:rsidR="00442511" w:rsidRPr="00DA3E20">
        <w:rPr>
          <w:rFonts w:ascii="Times New Roman" w:hAnsi="Times New Roman" w:cs="Times New Roman"/>
          <w:i/>
          <w:iCs/>
          <w:sz w:val="24"/>
          <w:szCs w:val="24"/>
        </w:rPr>
        <w:t>et al</w:t>
      </w:r>
      <w:r w:rsidR="00442511" w:rsidRPr="00DA3E20">
        <w:rPr>
          <w:rFonts w:ascii="Times New Roman" w:hAnsi="Times New Roman" w:cs="Times New Roman"/>
          <w:sz w:val="24"/>
          <w:szCs w:val="24"/>
        </w:rPr>
        <w:t>. 2000</w:t>
      </w:r>
      <w:del w:id="63" w:author="Trevor Drees" w:date="2025-07-27T17:23:00Z" w16du:dateUtc="2025-07-28T00:23:00Z">
        <w:r w:rsidR="00442511" w:rsidRPr="00DA3E20" w:rsidDel="00B43277">
          <w:rPr>
            <w:rFonts w:ascii="Times New Roman" w:hAnsi="Times New Roman" w:cs="Times New Roman"/>
            <w:sz w:val="24"/>
            <w:szCs w:val="24"/>
          </w:rPr>
          <w:delText>); this intentional allowance of germination depletes</w:delText>
        </w:r>
      </w:del>
      <w:ins w:id="64" w:author="Trevor Drees" w:date="2025-07-27T17:23:00Z" w16du:dateUtc="2025-07-28T00:23:00Z">
        <w:r w:rsidR="00B43277">
          <w:rPr>
            <w:rFonts w:ascii="Times New Roman" w:hAnsi="Times New Roman" w:cs="Times New Roman"/>
            <w:sz w:val="24"/>
            <w:szCs w:val="24"/>
          </w:rPr>
          <w:t>, thus depleting</w:t>
        </w:r>
      </w:ins>
      <w:r w:rsidR="00442511" w:rsidRPr="00DA3E20">
        <w:rPr>
          <w:rFonts w:ascii="Times New Roman" w:hAnsi="Times New Roman" w:cs="Times New Roman"/>
          <w:sz w:val="24"/>
          <w:szCs w:val="24"/>
        </w:rPr>
        <w:t xml:space="preserve"> the seed bank and reduc</w:t>
      </w:r>
      <w:ins w:id="65" w:author="Trevor Drees" w:date="2025-07-27T17:23:00Z" w16du:dateUtc="2025-07-28T00:23:00Z">
        <w:r w:rsidR="00B43277">
          <w:rPr>
            <w:rFonts w:ascii="Times New Roman" w:hAnsi="Times New Roman" w:cs="Times New Roman"/>
            <w:sz w:val="24"/>
            <w:szCs w:val="24"/>
          </w:rPr>
          <w:t>ing</w:t>
        </w:r>
      </w:ins>
      <w:del w:id="66" w:author="Trevor Drees" w:date="2025-07-27T17:23:00Z" w16du:dateUtc="2025-07-28T00:23:00Z">
        <w:r w:rsidR="00442511" w:rsidRPr="00DA3E20" w:rsidDel="00B43277">
          <w:rPr>
            <w:rFonts w:ascii="Times New Roman" w:hAnsi="Times New Roman" w:cs="Times New Roman"/>
            <w:sz w:val="24"/>
            <w:szCs w:val="24"/>
          </w:rPr>
          <w:delText>es</w:delText>
        </w:r>
      </w:del>
      <w:r w:rsidR="00442511" w:rsidRPr="00DA3E20">
        <w:rPr>
          <w:rFonts w:ascii="Times New Roman" w:hAnsi="Times New Roman" w:cs="Times New Roman"/>
          <w:sz w:val="24"/>
          <w:szCs w:val="24"/>
        </w:rPr>
        <w:t xml:space="preserve"> future germination rates. </w:t>
      </w:r>
      <w:commentRangeStart w:id="67"/>
      <w:commentRangeStart w:id="68"/>
      <w:r w:rsidR="00442511" w:rsidRPr="00DA3E20">
        <w:rPr>
          <w:rFonts w:ascii="Times New Roman" w:hAnsi="Times New Roman" w:cs="Times New Roman"/>
          <w:sz w:val="24"/>
          <w:szCs w:val="24"/>
        </w:rPr>
        <w:t>In</w:t>
      </w:r>
      <w:r w:rsidR="00356D07" w:rsidRPr="00DA3E20">
        <w:rPr>
          <w:rFonts w:ascii="Times New Roman" w:hAnsi="Times New Roman" w:cs="Times New Roman"/>
          <w:sz w:val="24"/>
          <w:szCs w:val="24"/>
        </w:rPr>
        <w:t xml:space="preserve"> </w:t>
      </w:r>
      <w:proofErr w:type="gramStart"/>
      <w:r w:rsidR="00356D07" w:rsidRPr="00DA3E20">
        <w:rPr>
          <w:rFonts w:ascii="Times New Roman" w:hAnsi="Times New Roman" w:cs="Times New Roman"/>
          <w:sz w:val="24"/>
          <w:szCs w:val="24"/>
        </w:rPr>
        <w:t>both of</w:t>
      </w:r>
      <w:r w:rsidR="00442511" w:rsidRPr="00DA3E20">
        <w:rPr>
          <w:rFonts w:ascii="Times New Roman" w:hAnsi="Times New Roman" w:cs="Times New Roman"/>
          <w:sz w:val="24"/>
          <w:szCs w:val="24"/>
        </w:rPr>
        <w:t xml:space="preserve"> these</w:t>
      </w:r>
      <w:proofErr w:type="gramEnd"/>
      <w:r w:rsidR="00442511" w:rsidRPr="00DA3E20">
        <w:rPr>
          <w:rFonts w:ascii="Times New Roman" w:hAnsi="Times New Roman" w:cs="Times New Roman"/>
          <w:sz w:val="24"/>
          <w:szCs w:val="24"/>
        </w:rPr>
        <w:t xml:space="preserve"> examples, knowledge about factors such as reproductive biology</w:t>
      </w:r>
      <w:del w:id="69" w:author="Trevor Drees" w:date="2025-07-27T17:21:00Z" w16du:dateUtc="2025-07-28T00:21:00Z">
        <w:r w:rsidR="00442511" w:rsidRPr="00DA3E20" w:rsidDel="00B43277">
          <w:rPr>
            <w:rFonts w:ascii="Times New Roman" w:hAnsi="Times New Roman" w:cs="Times New Roman"/>
            <w:sz w:val="24"/>
            <w:szCs w:val="24"/>
          </w:rPr>
          <w:delText>, physiochemistry,</w:delText>
        </w:r>
      </w:del>
      <w:r w:rsidR="00442511" w:rsidRPr="00DA3E20">
        <w:rPr>
          <w:rFonts w:ascii="Times New Roman" w:hAnsi="Times New Roman" w:cs="Times New Roman"/>
          <w:sz w:val="24"/>
          <w:szCs w:val="24"/>
        </w:rPr>
        <w:t xml:space="preserve"> and timing of major life cycle events such as germination is critical for developing and maintaining management practices that can successfully control their targets</w:t>
      </w:r>
      <w:del w:id="70" w:author="Trevor Drees" w:date="2025-07-27T16:01:00Z" w16du:dateUtc="2025-07-27T23:01:00Z">
        <w:r w:rsidR="00442511" w:rsidRPr="00DA3E20" w:rsidDel="00B676A2">
          <w:rPr>
            <w:rFonts w:ascii="Times New Roman" w:hAnsi="Times New Roman" w:cs="Times New Roman"/>
            <w:sz w:val="24"/>
            <w:szCs w:val="24"/>
          </w:rPr>
          <w:delText xml:space="preserve">; </w:delText>
        </w:r>
      </w:del>
      <w:ins w:id="71" w:author="Trevor Drees" w:date="2025-07-27T16:01:00Z" w16du:dateUtc="2025-07-27T23:01:00Z">
        <w:r w:rsidR="00B676A2">
          <w:rPr>
            <w:rFonts w:ascii="Times New Roman" w:hAnsi="Times New Roman" w:cs="Times New Roman"/>
            <w:sz w:val="24"/>
            <w:szCs w:val="24"/>
          </w:rPr>
          <w:t>. Should significant</w:t>
        </w:r>
        <w:r w:rsidR="00B676A2" w:rsidRPr="00DA3E20">
          <w:rPr>
            <w:rFonts w:ascii="Times New Roman" w:hAnsi="Times New Roman" w:cs="Times New Roman"/>
            <w:sz w:val="24"/>
            <w:szCs w:val="24"/>
          </w:rPr>
          <w:t xml:space="preserve"> </w:t>
        </w:r>
      </w:ins>
      <w:r w:rsidR="00442511" w:rsidRPr="00DA3E20">
        <w:rPr>
          <w:rFonts w:ascii="Times New Roman" w:hAnsi="Times New Roman" w:cs="Times New Roman"/>
          <w:sz w:val="24"/>
          <w:szCs w:val="24"/>
        </w:rPr>
        <w:t xml:space="preserve">changes in biology </w:t>
      </w:r>
      <w:del w:id="72" w:author="Trevor Drees" w:date="2025-07-29T09:56:00Z" w16du:dateUtc="2025-07-29T16:56:00Z">
        <w:r w:rsidR="00442511" w:rsidRPr="00DA3E20" w:rsidDel="000311C5">
          <w:rPr>
            <w:rFonts w:ascii="Times New Roman" w:hAnsi="Times New Roman" w:cs="Times New Roman"/>
            <w:sz w:val="24"/>
            <w:szCs w:val="24"/>
          </w:rPr>
          <w:delText>or phenology</w:delText>
        </w:r>
        <w:r w:rsidR="00DD47E4" w:rsidRPr="00DA3E20" w:rsidDel="000311C5">
          <w:rPr>
            <w:rFonts w:ascii="Times New Roman" w:hAnsi="Times New Roman" w:cs="Times New Roman"/>
            <w:sz w:val="24"/>
            <w:szCs w:val="24"/>
          </w:rPr>
          <w:delText xml:space="preserve"> </w:delText>
        </w:r>
      </w:del>
      <w:r w:rsidR="00DD47E4" w:rsidRPr="00DA3E20">
        <w:rPr>
          <w:rFonts w:ascii="Times New Roman" w:hAnsi="Times New Roman" w:cs="Times New Roman"/>
          <w:sz w:val="24"/>
          <w:szCs w:val="24"/>
        </w:rPr>
        <w:t>of the target species</w:t>
      </w:r>
      <w:ins w:id="73" w:author="Trevor Drees" w:date="2025-07-27T16:02:00Z" w16du:dateUtc="2025-07-27T23:02:00Z">
        <w:r w:rsidR="00B676A2">
          <w:rPr>
            <w:rFonts w:ascii="Times New Roman" w:hAnsi="Times New Roman" w:cs="Times New Roman"/>
            <w:sz w:val="24"/>
            <w:szCs w:val="24"/>
          </w:rPr>
          <w:t xml:space="preserve"> occur, impacts to existing management regimes may be substantial</w:t>
        </w:r>
      </w:ins>
      <w:del w:id="74" w:author="Trevor Drees" w:date="2025-07-27T16:02:00Z" w16du:dateUtc="2025-07-27T23:02:00Z">
        <w:r w:rsidR="00442511" w:rsidRPr="00DA3E20" w:rsidDel="00B676A2">
          <w:rPr>
            <w:rFonts w:ascii="Times New Roman" w:hAnsi="Times New Roman" w:cs="Times New Roman"/>
            <w:sz w:val="24"/>
            <w:szCs w:val="24"/>
          </w:rPr>
          <w:delText xml:space="preserve"> may alter the effectiveness of a management regime against that particular </w:delText>
        </w:r>
        <w:r w:rsidR="00DD47E4" w:rsidRPr="00DA3E20" w:rsidDel="00B676A2">
          <w:rPr>
            <w:rFonts w:ascii="Times New Roman" w:hAnsi="Times New Roman" w:cs="Times New Roman"/>
            <w:sz w:val="24"/>
            <w:szCs w:val="24"/>
          </w:rPr>
          <w:delText>species</w:delText>
        </w:r>
      </w:del>
      <w:r w:rsidR="00442511" w:rsidRPr="00DA3E20">
        <w:rPr>
          <w:rFonts w:ascii="Times New Roman" w:hAnsi="Times New Roman" w:cs="Times New Roman"/>
          <w:sz w:val="24"/>
          <w:szCs w:val="24"/>
        </w:rPr>
        <w:t>.</w:t>
      </w:r>
      <w:commentRangeEnd w:id="67"/>
      <w:r w:rsidR="0018222B" w:rsidRPr="00DA3E20">
        <w:rPr>
          <w:rStyle w:val="CommentReference"/>
        </w:rPr>
        <w:commentReference w:id="67"/>
      </w:r>
      <w:commentRangeEnd w:id="68"/>
      <w:r w:rsidR="00B676A2">
        <w:rPr>
          <w:rStyle w:val="CommentReference"/>
        </w:rPr>
        <w:commentReference w:id="68"/>
      </w:r>
    </w:p>
    <w:p w14:paraId="5361D129" w14:textId="66FD6172" w:rsidR="00442511" w:rsidRPr="00DA3E20" w:rsidRDefault="00442511" w:rsidP="00604784">
      <w:pPr>
        <w:spacing w:after="0" w:line="480" w:lineRule="auto"/>
        <w:ind w:firstLine="357"/>
        <w:rPr>
          <w:rFonts w:ascii="Times New Roman" w:hAnsi="Times New Roman" w:cs="Times New Roman"/>
          <w:sz w:val="24"/>
          <w:szCs w:val="24"/>
        </w:rPr>
      </w:pPr>
      <w:r w:rsidRPr="00DA3E20">
        <w:rPr>
          <w:rFonts w:ascii="Times New Roman" w:hAnsi="Times New Roman" w:cs="Times New Roman"/>
          <w:sz w:val="24"/>
          <w:szCs w:val="24"/>
        </w:rPr>
        <w:t xml:space="preserve">One </w:t>
      </w:r>
      <w:r w:rsidR="007C0D6E" w:rsidRPr="00DA3E20">
        <w:rPr>
          <w:rFonts w:ascii="Times New Roman" w:hAnsi="Times New Roman" w:cs="Times New Roman"/>
          <w:sz w:val="24"/>
          <w:szCs w:val="24"/>
        </w:rPr>
        <w:t>of the most notable environmental shifts</w:t>
      </w:r>
      <w:r w:rsidRPr="00DA3E20">
        <w:rPr>
          <w:rFonts w:ascii="Times New Roman" w:hAnsi="Times New Roman" w:cs="Times New Roman"/>
          <w:sz w:val="24"/>
          <w:szCs w:val="24"/>
        </w:rPr>
        <w:t xml:space="preserve"> that may </w:t>
      </w:r>
      <w:r w:rsidR="001E7A4B" w:rsidRPr="00DA3E20">
        <w:rPr>
          <w:rFonts w:ascii="Times New Roman" w:hAnsi="Times New Roman" w:cs="Times New Roman"/>
          <w:sz w:val="24"/>
          <w:szCs w:val="24"/>
        </w:rPr>
        <w:t>significantly affect</w:t>
      </w:r>
      <w:r w:rsidRPr="00DA3E20">
        <w:rPr>
          <w:rFonts w:ascii="Times New Roman" w:hAnsi="Times New Roman" w:cs="Times New Roman"/>
          <w:sz w:val="24"/>
          <w:szCs w:val="24"/>
        </w:rPr>
        <w:t xml:space="preserve"> the establishment, spread, and management of weeds and invasive plants is climate change (Hellmann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2008)</w:t>
      </w:r>
      <w:ins w:id="75" w:author="Trevor Drees" w:date="2025-07-27T16:22:00Z" w16du:dateUtc="2025-07-27T23:22:00Z">
        <w:r w:rsidR="00693B00">
          <w:rPr>
            <w:rFonts w:ascii="Times New Roman" w:hAnsi="Times New Roman" w:cs="Times New Roman"/>
            <w:sz w:val="24"/>
            <w:szCs w:val="24"/>
          </w:rPr>
          <w:t xml:space="preserve">, which has the potential to </w:t>
        </w:r>
      </w:ins>
      <w:ins w:id="76" w:author="van der Heide, Emma Rae" w:date="2025-07-14T16:09:00Z" w16du:dateUtc="2025-07-14T20:09:00Z">
        <w:del w:id="77" w:author="Trevor Drees" w:date="2025-07-27T16:22:00Z" w16du:dateUtc="2025-07-27T23:22:00Z">
          <w:r w:rsidR="0018222B" w:rsidRPr="00DA3E20" w:rsidDel="00693B00">
            <w:rPr>
              <w:rFonts w:ascii="Times New Roman" w:hAnsi="Times New Roman" w:cs="Times New Roman"/>
              <w:sz w:val="24"/>
              <w:szCs w:val="24"/>
            </w:rPr>
            <w:delText xml:space="preserve"> via changes to</w:delText>
          </w:r>
        </w:del>
      </w:ins>
      <w:ins w:id="78" w:author="Trevor Drees" w:date="2025-07-27T16:22:00Z" w16du:dateUtc="2025-07-27T23:22:00Z">
        <w:r w:rsidR="00693B00">
          <w:rPr>
            <w:rFonts w:ascii="Times New Roman" w:hAnsi="Times New Roman" w:cs="Times New Roman"/>
            <w:sz w:val="24"/>
            <w:szCs w:val="24"/>
          </w:rPr>
          <w:t>affect how these plants</w:t>
        </w:r>
      </w:ins>
      <w:ins w:id="79" w:author="van der Heide, Emma Rae" w:date="2025-07-14T16:09:00Z" w16du:dateUtc="2025-07-14T20:09:00Z">
        <w:r w:rsidR="0018222B" w:rsidRPr="00DA3E20">
          <w:rPr>
            <w:rFonts w:ascii="Times New Roman" w:hAnsi="Times New Roman" w:cs="Times New Roman"/>
            <w:sz w:val="24"/>
            <w:szCs w:val="24"/>
          </w:rPr>
          <w:t xml:space="preserve"> grow</w:t>
        </w:r>
        <w:del w:id="80" w:author="Trevor Drees" w:date="2025-07-27T16:22:00Z" w16du:dateUtc="2025-07-27T23:22:00Z">
          <w:r w:rsidR="0018222B" w:rsidRPr="00DA3E20" w:rsidDel="00693B00">
            <w:rPr>
              <w:rFonts w:ascii="Times New Roman" w:hAnsi="Times New Roman" w:cs="Times New Roman"/>
              <w:sz w:val="24"/>
              <w:szCs w:val="24"/>
            </w:rPr>
            <w:delText>th</w:delText>
          </w:r>
        </w:del>
        <w:r w:rsidR="0018222B" w:rsidRPr="00DA3E20">
          <w:rPr>
            <w:rFonts w:ascii="Times New Roman" w:hAnsi="Times New Roman" w:cs="Times New Roman"/>
            <w:sz w:val="24"/>
            <w:szCs w:val="24"/>
          </w:rPr>
          <w:t>, reproduc</w:t>
        </w:r>
      </w:ins>
      <w:ins w:id="81" w:author="Trevor Drees" w:date="2025-07-27T16:22:00Z" w16du:dateUtc="2025-07-27T23:22:00Z">
        <w:r w:rsidR="00693B00">
          <w:rPr>
            <w:rFonts w:ascii="Times New Roman" w:hAnsi="Times New Roman" w:cs="Times New Roman"/>
            <w:sz w:val="24"/>
            <w:szCs w:val="24"/>
          </w:rPr>
          <w:t>e</w:t>
        </w:r>
      </w:ins>
      <w:ins w:id="82" w:author="van der Heide, Emma Rae" w:date="2025-07-14T16:09:00Z" w16du:dateUtc="2025-07-14T20:09:00Z">
        <w:del w:id="83" w:author="Trevor Drees" w:date="2025-07-27T16:22:00Z" w16du:dateUtc="2025-07-27T23:22:00Z">
          <w:r w:rsidR="0018222B" w:rsidRPr="00DA3E20" w:rsidDel="00693B00">
            <w:rPr>
              <w:rFonts w:ascii="Times New Roman" w:hAnsi="Times New Roman" w:cs="Times New Roman"/>
              <w:sz w:val="24"/>
              <w:szCs w:val="24"/>
            </w:rPr>
            <w:delText>tion</w:delText>
          </w:r>
        </w:del>
        <w:r w:rsidR="0018222B" w:rsidRPr="00DA3E20">
          <w:rPr>
            <w:rFonts w:ascii="Times New Roman" w:hAnsi="Times New Roman" w:cs="Times New Roman"/>
            <w:sz w:val="24"/>
            <w:szCs w:val="24"/>
          </w:rPr>
          <w:t>, and dispers</w:t>
        </w:r>
      </w:ins>
      <w:ins w:id="84" w:author="Trevor Drees" w:date="2025-07-27T16:22:00Z" w16du:dateUtc="2025-07-27T23:22:00Z">
        <w:r w:rsidR="00693B00">
          <w:rPr>
            <w:rFonts w:ascii="Times New Roman" w:hAnsi="Times New Roman" w:cs="Times New Roman"/>
            <w:sz w:val="24"/>
            <w:szCs w:val="24"/>
          </w:rPr>
          <w:t>e</w:t>
        </w:r>
      </w:ins>
      <w:ins w:id="85" w:author="van der Heide, Emma Rae" w:date="2025-07-14T16:09:00Z" w16du:dateUtc="2025-07-14T20:09:00Z">
        <w:del w:id="86" w:author="Trevor Drees" w:date="2025-07-27T16:22:00Z" w16du:dateUtc="2025-07-27T23:22:00Z">
          <w:r w:rsidR="0018222B" w:rsidRPr="00DA3E20" w:rsidDel="00693B00">
            <w:rPr>
              <w:rFonts w:ascii="Times New Roman" w:hAnsi="Times New Roman" w:cs="Times New Roman"/>
              <w:sz w:val="24"/>
              <w:szCs w:val="24"/>
            </w:rPr>
            <w:delText>al</w:delText>
          </w:r>
        </w:del>
      </w:ins>
      <w:ins w:id="87" w:author="van der Heide, Emma Rae" w:date="2025-07-14T16:10:00Z" w16du:dateUtc="2025-07-14T20:10:00Z">
        <w:r w:rsidR="0018222B" w:rsidRPr="00DA3E20">
          <w:rPr>
            <w:rFonts w:ascii="Times New Roman" w:hAnsi="Times New Roman" w:cs="Times New Roman"/>
            <w:sz w:val="24"/>
            <w:szCs w:val="24"/>
          </w:rPr>
          <w:t xml:space="preserve"> (Ziska</w:t>
        </w:r>
      </w:ins>
      <w:ins w:id="88" w:author="Trevor Drees" w:date="2025-07-27T16:20:00Z" w16du:dateUtc="2025-07-27T23:20:00Z">
        <w:r w:rsidR="00693B00">
          <w:rPr>
            <w:rFonts w:ascii="Times New Roman" w:hAnsi="Times New Roman" w:cs="Times New Roman"/>
            <w:sz w:val="24"/>
            <w:szCs w:val="24"/>
          </w:rPr>
          <w:t xml:space="preserve"> </w:t>
        </w:r>
        <w:r w:rsidR="00693B00" w:rsidRPr="00693B00">
          <w:rPr>
            <w:rFonts w:ascii="Times New Roman" w:hAnsi="Times New Roman" w:cs="Times New Roman"/>
            <w:i/>
            <w:iCs/>
            <w:sz w:val="24"/>
            <w:szCs w:val="24"/>
            <w:rPrChange w:id="89" w:author="Trevor Drees" w:date="2025-07-27T16:20:00Z" w16du:dateUtc="2025-07-27T23:20:00Z">
              <w:rPr>
                <w:rFonts w:ascii="Times New Roman" w:hAnsi="Times New Roman" w:cs="Times New Roman"/>
                <w:sz w:val="24"/>
                <w:szCs w:val="24"/>
              </w:rPr>
            </w:rPrChange>
          </w:rPr>
          <w:t>et al</w:t>
        </w:r>
        <w:r w:rsidR="00693B00">
          <w:rPr>
            <w:rFonts w:ascii="Times New Roman" w:hAnsi="Times New Roman" w:cs="Times New Roman"/>
            <w:sz w:val="24"/>
            <w:szCs w:val="24"/>
          </w:rPr>
          <w:t>. 2011</w:t>
        </w:r>
      </w:ins>
      <w:ins w:id="90" w:author="van der Heide, Emma Rae" w:date="2025-07-14T16:10:00Z" w16du:dateUtc="2025-07-14T20:10:00Z">
        <w:r w:rsidR="0018222B" w:rsidRPr="00DA3E20">
          <w:rPr>
            <w:rFonts w:ascii="Times New Roman" w:hAnsi="Times New Roman" w:cs="Times New Roman"/>
            <w:sz w:val="24"/>
            <w:szCs w:val="24"/>
          </w:rPr>
          <w:t>, Peters</w:t>
        </w:r>
      </w:ins>
      <w:ins w:id="91" w:author="Trevor Drees" w:date="2025-07-27T16:20:00Z" w16du:dateUtc="2025-07-27T23:20:00Z">
        <w:r w:rsidR="00693B00">
          <w:rPr>
            <w:rFonts w:ascii="Times New Roman" w:hAnsi="Times New Roman" w:cs="Times New Roman"/>
            <w:sz w:val="24"/>
            <w:szCs w:val="24"/>
          </w:rPr>
          <w:t xml:space="preserve"> </w:t>
        </w:r>
        <w:r w:rsidR="00693B00" w:rsidRPr="00693B00">
          <w:rPr>
            <w:rFonts w:ascii="Times New Roman" w:hAnsi="Times New Roman" w:cs="Times New Roman"/>
            <w:i/>
            <w:iCs/>
            <w:sz w:val="24"/>
            <w:szCs w:val="24"/>
            <w:rPrChange w:id="92" w:author="Trevor Drees" w:date="2025-07-27T16:20:00Z" w16du:dateUtc="2025-07-27T23:20:00Z">
              <w:rPr>
                <w:rFonts w:ascii="Times New Roman" w:hAnsi="Times New Roman" w:cs="Times New Roman"/>
                <w:sz w:val="24"/>
                <w:szCs w:val="24"/>
              </w:rPr>
            </w:rPrChange>
          </w:rPr>
          <w:t>et al</w:t>
        </w:r>
        <w:r w:rsidR="00693B00">
          <w:rPr>
            <w:rFonts w:ascii="Times New Roman" w:hAnsi="Times New Roman" w:cs="Times New Roman"/>
            <w:sz w:val="24"/>
            <w:szCs w:val="24"/>
          </w:rPr>
          <w:t>. 2014</w:t>
        </w:r>
      </w:ins>
      <w:ins w:id="93" w:author="van der Heide, Emma Rae" w:date="2025-07-14T16:10:00Z" w16du:dateUtc="2025-07-14T20:10:00Z">
        <w:r w:rsidR="0018222B" w:rsidRPr="00DA3E20">
          <w:rPr>
            <w:rFonts w:ascii="Times New Roman" w:hAnsi="Times New Roman" w:cs="Times New Roman"/>
            <w:sz w:val="24"/>
            <w:szCs w:val="24"/>
          </w:rPr>
          <w:t>)</w:t>
        </w:r>
      </w:ins>
      <w:r w:rsidRPr="00DA3E20">
        <w:rPr>
          <w:rFonts w:ascii="Times New Roman" w:hAnsi="Times New Roman" w:cs="Times New Roman"/>
          <w:sz w:val="24"/>
          <w:szCs w:val="24"/>
        </w:rPr>
        <w:t xml:space="preserve">. Climate change and its effects on existing management practices have become a concern for land managers; a survey by </w:t>
      </w:r>
      <w:proofErr w:type="spellStart"/>
      <w:r w:rsidRPr="00DA3E20">
        <w:rPr>
          <w:rFonts w:ascii="Times New Roman" w:hAnsi="Times New Roman" w:cs="Times New Roman"/>
          <w:sz w:val="24"/>
          <w:szCs w:val="24"/>
        </w:rPr>
        <w:t>Beaury</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(2020) shows that </w:t>
      </w:r>
      <w:r w:rsidR="00E17BA5" w:rsidRPr="00DA3E20">
        <w:rPr>
          <w:rFonts w:ascii="Times New Roman" w:hAnsi="Times New Roman" w:cs="Times New Roman"/>
          <w:sz w:val="24"/>
          <w:szCs w:val="24"/>
        </w:rPr>
        <w:t xml:space="preserve">many </w:t>
      </w:r>
      <w:r w:rsidRPr="00DA3E20">
        <w:rPr>
          <w:rFonts w:ascii="Times New Roman" w:hAnsi="Times New Roman" w:cs="Times New Roman"/>
          <w:sz w:val="24"/>
          <w:szCs w:val="24"/>
        </w:rPr>
        <w:t>natural resource managers worry about how climate change will affect invasive species management, and</w:t>
      </w:r>
      <w:r w:rsidR="00E17BA5" w:rsidRPr="00DA3E20">
        <w:rPr>
          <w:rFonts w:ascii="Times New Roman" w:hAnsi="Times New Roman" w:cs="Times New Roman"/>
          <w:sz w:val="24"/>
          <w:szCs w:val="24"/>
        </w:rPr>
        <w:t xml:space="preserve"> that</w:t>
      </w:r>
      <w:r w:rsidRPr="00DA3E20">
        <w:rPr>
          <w:rFonts w:ascii="Times New Roman" w:hAnsi="Times New Roman" w:cs="Times New Roman"/>
          <w:sz w:val="24"/>
          <w:szCs w:val="24"/>
        </w:rPr>
        <w:t xml:space="preserve"> 65% </w:t>
      </w:r>
      <w:r w:rsidR="00E17BA5" w:rsidRPr="00DA3E20">
        <w:rPr>
          <w:rFonts w:ascii="Times New Roman" w:hAnsi="Times New Roman" w:cs="Times New Roman"/>
          <w:sz w:val="24"/>
          <w:szCs w:val="24"/>
        </w:rPr>
        <w:t xml:space="preserve">of them </w:t>
      </w:r>
      <w:r w:rsidRPr="00DA3E20">
        <w:rPr>
          <w:rFonts w:ascii="Times New Roman" w:hAnsi="Times New Roman" w:cs="Times New Roman"/>
          <w:sz w:val="24"/>
          <w:szCs w:val="24"/>
        </w:rPr>
        <w:t xml:space="preserve">have incorporated climate change into their management plans. In the face of </w:t>
      </w:r>
      <w:del w:id="94" w:author="Trevor Drees" w:date="2025-07-27T16:23:00Z" w16du:dateUtc="2025-07-27T23:23:00Z">
        <w:r w:rsidR="0018222B" w:rsidRPr="00DA3E20" w:rsidDel="00693B00">
          <w:rPr>
            <w:rFonts w:ascii="Times New Roman" w:hAnsi="Times New Roman" w:cs="Times New Roman"/>
            <w:sz w:val="24"/>
            <w:szCs w:val="24"/>
          </w:rPr>
          <w:delText xml:space="preserve"> </w:delText>
        </w:r>
      </w:del>
      <w:r w:rsidR="0018222B" w:rsidRPr="00DA3E20">
        <w:rPr>
          <w:rFonts w:ascii="Times New Roman" w:hAnsi="Times New Roman" w:cs="Times New Roman"/>
          <w:sz w:val="24"/>
          <w:szCs w:val="24"/>
        </w:rPr>
        <w:t>climate</w:t>
      </w:r>
      <w:r w:rsidRPr="00DA3E20">
        <w:rPr>
          <w:rFonts w:ascii="Times New Roman" w:hAnsi="Times New Roman" w:cs="Times New Roman"/>
          <w:sz w:val="24"/>
          <w:szCs w:val="24"/>
        </w:rPr>
        <w:t xml:space="preserve"> change, current management plans for weeds and invasive plants may become less effective because they no longer match their target species in the same way as before, and new strategies may be required to continue effective management (Keller and Shea 2022). For example, studies show that a variety of widely-used herbicides, such as glyphosate, may be less </w:t>
      </w:r>
      <w:r w:rsidRPr="00DA3E20">
        <w:rPr>
          <w:rFonts w:ascii="Times New Roman" w:hAnsi="Times New Roman" w:cs="Times New Roman"/>
          <w:sz w:val="24"/>
          <w:szCs w:val="24"/>
        </w:rPr>
        <w:lastRenderedPageBreak/>
        <w:t xml:space="preserve">effective against weeds under a variety of climatic changes such as increased growing temperatures or elevated CO2 levels (Ziska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1999</w:t>
      </w:r>
      <w:r w:rsidR="00F95A9A" w:rsidRPr="00DA3E20">
        <w:rPr>
          <w:rFonts w:ascii="Times New Roman" w:hAnsi="Times New Roman" w:cs="Times New Roman"/>
          <w:sz w:val="24"/>
          <w:szCs w:val="24"/>
        </w:rPr>
        <w:t>,</w:t>
      </w:r>
      <w:r w:rsidRPr="00DA3E20">
        <w:rPr>
          <w:rFonts w:ascii="Times New Roman" w:hAnsi="Times New Roman" w:cs="Times New Roman"/>
          <w:sz w:val="24"/>
          <w:szCs w:val="24"/>
        </w:rPr>
        <w:t xml:space="preserve"> Manea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2011</w:t>
      </w:r>
      <w:r w:rsidR="00F95A9A" w:rsidRPr="00DA3E20">
        <w:rPr>
          <w:rFonts w:ascii="Times New Roman" w:hAnsi="Times New Roman" w:cs="Times New Roman"/>
          <w:sz w:val="24"/>
          <w:szCs w:val="24"/>
        </w:rPr>
        <w:t>,</w:t>
      </w:r>
      <w:r w:rsidRPr="00DA3E20">
        <w:rPr>
          <w:rFonts w:ascii="Times New Roman" w:hAnsi="Times New Roman" w:cs="Times New Roman"/>
          <w:sz w:val="24"/>
          <w:szCs w:val="24"/>
        </w:rPr>
        <w:t xml:space="preserve"> Fernando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2016</w:t>
      </w:r>
      <w:r w:rsidR="00F95A9A" w:rsidRPr="00DA3E20">
        <w:rPr>
          <w:rFonts w:ascii="Times New Roman" w:hAnsi="Times New Roman" w:cs="Times New Roman"/>
          <w:sz w:val="24"/>
          <w:szCs w:val="24"/>
        </w:rPr>
        <w:t>,</w:t>
      </w:r>
      <w:r w:rsidRPr="00DA3E20">
        <w:rPr>
          <w:rFonts w:ascii="Times New Roman" w:hAnsi="Times New Roman" w:cs="Times New Roman"/>
          <w:sz w:val="24"/>
          <w:szCs w:val="24"/>
        </w:rPr>
        <w:t xml:space="preserve"> Ruttledge and Chauhan 2020), </w:t>
      </w:r>
      <w:ins w:id="95" w:author="Trevor Drees" w:date="2025-07-27T16:37:00Z" w16du:dateUtc="2025-07-27T23:37:00Z">
        <w:r w:rsidR="00471C02">
          <w:rPr>
            <w:rFonts w:ascii="Times New Roman" w:hAnsi="Times New Roman" w:cs="Times New Roman"/>
            <w:sz w:val="24"/>
            <w:szCs w:val="24"/>
          </w:rPr>
          <w:t>al</w:t>
        </w:r>
      </w:ins>
      <w:commentRangeStart w:id="96"/>
      <w:commentRangeStart w:id="97"/>
      <w:commentRangeStart w:id="98"/>
      <w:r w:rsidRPr="00DA3E20">
        <w:rPr>
          <w:rFonts w:ascii="Times New Roman" w:hAnsi="Times New Roman" w:cs="Times New Roman"/>
          <w:sz w:val="24"/>
          <w:szCs w:val="24"/>
        </w:rPr>
        <w:t>though the</w:t>
      </w:r>
      <w:r w:rsidR="00E17BA5" w:rsidRPr="00DA3E20">
        <w:rPr>
          <w:rFonts w:ascii="Times New Roman" w:hAnsi="Times New Roman" w:cs="Times New Roman"/>
          <w:sz w:val="24"/>
          <w:szCs w:val="24"/>
        </w:rPr>
        <w:t xml:space="preserve"> </w:t>
      </w:r>
      <w:del w:id="99" w:author="Trevor Drees" w:date="2025-07-27T16:37:00Z" w16du:dateUtc="2025-07-27T23:37:00Z">
        <w:r w:rsidR="00E17BA5" w:rsidRPr="00DA3E20" w:rsidDel="00471C02">
          <w:rPr>
            <w:rFonts w:ascii="Times New Roman" w:hAnsi="Times New Roman" w:cs="Times New Roman"/>
            <w:sz w:val="24"/>
            <w:szCs w:val="24"/>
          </w:rPr>
          <w:delText>specific</w:delText>
        </w:r>
        <w:r w:rsidRPr="00DA3E20" w:rsidDel="00471C02">
          <w:rPr>
            <w:rFonts w:ascii="Times New Roman" w:hAnsi="Times New Roman" w:cs="Times New Roman"/>
            <w:sz w:val="24"/>
            <w:szCs w:val="24"/>
          </w:rPr>
          <w:delText xml:space="preserve"> effects on herbicide uptake and activity that may result in reduced herbicide effectiveness</w:delText>
        </w:r>
      </w:del>
      <w:ins w:id="100" w:author="Trevor Drees" w:date="2025-07-27T16:37:00Z" w16du:dateUtc="2025-07-27T23:37:00Z">
        <w:r w:rsidR="00471C02">
          <w:rPr>
            <w:rFonts w:ascii="Times New Roman" w:hAnsi="Times New Roman" w:cs="Times New Roman"/>
            <w:sz w:val="24"/>
            <w:szCs w:val="24"/>
          </w:rPr>
          <w:t>mechanisms by which efficacy is reduced</w:t>
        </w:r>
      </w:ins>
      <w:r w:rsidRPr="00DA3E20">
        <w:rPr>
          <w:rFonts w:ascii="Times New Roman" w:hAnsi="Times New Roman" w:cs="Times New Roman"/>
          <w:sz w:val="24"/>
          <w:szCs w:val="24"/>
        </w:rPr>
        <w:t xml:space="preserve"> are not yet fully understood (Varanasi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2016). </w:t>
      </w:r>
      <w:commentRangeEnd w:id="96"/>
      <w:r w:rsidR="00C93DE8" w:rsidRPr="00DA3E20">
        <w:rPr>
          <w:rStyle w:val="CommentReference"/>
        </w:rPr>
        <w:commentReference w:id="96"/>
      </w:r>
      <w:commentRangeEnd w:id="97"/>
      <w:r w:rsidR="007A78F0" w:rsidRPr="00DA3E20">
        <w:rPr>
          <w:rStyle w:val="CommentReference"/>
        </w:rPr>
        <w:commentReference w:id="97"/>
      </w:r>
      <w:commentRangeEnd w:id="98"/>
      <w:r w:rsidR="00471C02">
        <w:rPr>
          <w:rStyle w:val="CommentReference"/>
        </w:rPr>
        <w:commentReference w:id="98"/>
      </w:r>
      <w:r w:rsidRPr="00DA3E20">
        <w:rPr>
          <w:rFonts w:ascii="Times New Roman" w:hAnsi="Times New Roman" w:cs="Times New Roman"/>
          <w:sz w:val="24"/>
          <w:szCs w:val="24"/>
        </w:rPr>
        <w:t xml:space="preserve">Studies also show that the effectiveness of biocontrol agents may be reduced with increasing temperature or changes in the distribution of precipitation (Gerard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2010</w:t>
      </w:r>
      <w:r w:rsidR="00F95A9A" w:rsidRPr="00DA3E20">
        <w:rPr>
          <w:rFonts w:ascii="Times New Roman" w:hAnsi="Times New Roman" w:cs="Times New Roman"/>
          <w:sz w:val="24"/>
          <w:szCs w:val="24"/>
        </w:rPr>
        <w:t>,</w:t>
      </w:r>
      <w:r w:rsidRPr="00DA3E20">
        <w:rPr>
          <w:rFonts w:ascii="Times New Roman" w:hAnsi="Times New Roman" w:cs="Times New Roman"/>
          <w:sz w:val="24"/>
          <w:szCs w:val="24"/>
        </w:rPr>
        <w:t xml:space="preserve"> Sun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2020</w:t>
      </w:r>
      <w:ins w:id="101" w:author="Trevor Drees" w:date="2025-07-27T17:31:00Z" w16du:dateUtc="2025-07-28T00:31:00Z">
        <w:r w:rsidR="005C1909">
          <w:rPr>
            <w:rFonts w:ascii="Times New Roman" w:hAnsi="Times New Roman" w:cs="Times New Roman"/>
            <w:sz w:val="24"/>
            <w:szCs w:val="24"/>
          </w:rPr>
          <w:t xml:space="preserve">, </w:t>
        </w:r>
        <w:commentRangeStart w:id="102"/>
        <w:commentRangeStart w:id="103"/>
        <w:commentRangeStart w:id="104"/>
        <w:commentRangeStart w:id="105"/>
        <w:r w:rsidR="005C1909" w:rsidRPr="00DA3E20">
          <w:rPr>
            <w:rFonts w:ascii="Times New Roman" w:hAnsi="Times New Roman" w:cs="Times New Roman"/>
            <w:sz w:val="24"/>
            <w:szCs w:val="24"/>
          </w:rPr>
          <w:t>Keller and Shea 2024</w:t>
        </w:r>
        <w:commentRangeEnd w:id="102"/>
        <w:r w:rsidR="005C1909" w:rsidRPr="00DA3E20">
          <w:rPr>
            <w:rStyle w:val="CommentReference"/>
          </w:rPr>
          <w:commentReference w:id="102"/>
        </w:r>
        <w:commentRangeEnd w:id="103"/>
        <w:r w:rsidR="005C1909" w:rsidRPr="00DA3E20">
          <w:rPr>
            <w:rStyle w:val="CommentReference"/>
          </w:rPr>
          <w:commentReference w:id="103"/>
        </w:r>
        <w:commentRangeEnd w:id="104"/>
        <w:r w:rsidR="005C1909" w:rsidRPr="00DA3E20">
          <w:rPr>
            <w:rStyle w:val="CommentReference"/>
          </w:rPr>
          <w:commentReference w:id="104"/>
        </w:r>
        <w:commentRangeEnd w:id="105"/>
        <w:r w:rsidR="005C1909">
          <w:rPr>
            <w:rStyle w:val="CommentReference"/>
          </w:rPr>
          <w:commentReference w:id="105"/>
        </w:r>
      </w:ins>
      <w:r w:rsidRPr="00DA3E20">
        <w:rPr>
          <w:rFonts w:ascii="Times New Roman" w:hAnsi="Times New Roman" w:cs="Times New Roman"/>
          <w:sz w:val="24"/>
          <w:szCs w:val="24"/>
        </w:rPr>
        <w:t xml:space="preserve">); in some instances, the effectiveness of biocontrol agents or natural enemies of agricultural pests may be reduced as climate-induced shifts in </w:t>
      </w:r>
      <w:r w:rsidR="00E17BA5" w:rsidRPr="00DA3E20">
        <w:rPr>
          <w:rFonts w:ascii="Times New Roman" w:hAnsi="Times New Roman" w:cs="Times New Roman"/>
          <w:sz w:val="24"/>
          <w:szCs w:val="24"/>
        </w:rPr>
        <w:t xml:space="preserve">their </w:t>
      </w:r>
      <w:r w:rsidRPr="00DA3E20">
        <w:rPr>
          <w:rFonts w:ascii="Times New Roman" w:hAnsi="Times New Roman" w:cs="Times New Roman"/>
          <w:sz w:val="24"/>
          <w:szCs w:val="24"/>
        </w:rPr>
        <w:t>distributions reduce overlap with the distributions of their targets</w:t>
      </w:r>
      <w:r w:rsidR="00E408D0" w:rsidRPr="00DA3E20">
        <w:rPr>
          <w:rFonts w:ascii="Times New Roman" w:hAnsi="Times New Roman" w:cs="Times New Roman"/>
          <w:sz w:val="24"/>
          <w:szCs w:val="24"/>
        </w:rPr>
        <w:t xml:space="preserve">, or </w:t>
      </w:r>
      <w:del w:id="106" w:author="Trevor Drees" w:date="2025-07-27T17:32:00Z" w16du:dateUtc="2025-07-28T00:32:00Z">
        <w:r w:rsidR="00E408D0" w:rsidRPr="00DA3E20" w:rsidDel="005C1909">
          <w:rPr>
            <w:rFonts w:ascii="Times New Roman" w:hAnsi="Times New Roman" w:cs="Times New Roman"/>
            <w:sz w:val="24"/>
            <w:szCs w:val="24"/>
          </w:rPr>
          <w:delText>change</w:delText>
        </w:r>
      </w:del>
      <w:ins w:id="107" w:author="Trevor Drees" w:date="2025-07-27T17:32:00Z" w16du:dateUtc="2025-07-28T00:32:00Z">
        <w:r w:rsidR="005C1909">
          <w:rPr>
            <w:rFonts w:ascii="Times New Roman" w:hAnsi="Times New Roman" w:cs="Times New Roman"/>
            <w:sz w:val="24"/>
            <w:szCs w:val="24"/>
          </w:rPr>
          <w:t>diminish</w:t>
        </w:r>
      </w:ins>
      <w:r w:rsidR="00E408D0" w:rsidRPr="00DA3E20">
        <w:rPr>
          <w:rFonts w:ascii="Times New Roman" w:hAnsi="Times New Roman" w:cs="Times New Roman"/>
          <w:sz w:val="24"/>
          <w:szCs w:val="24"/>
        </w:rPr>
        <w:t xml:space="preserve"> the strength of their interaction through time</w:t>
      </w:r>
      <w:r w:rsidRPr="00DA3E20">
        <w:rPr>
          <w:rFonts w:ascii="Times New Roman" w:hAnsi="Times New Roman" w:cs="Times New Roman"/>
          <w:sz w:val="24"/>
          <w:szCs w:val="24"/>
        </w:rPr>
        <w:t xml:space="preserve"> (Thomson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2010</w:t>
      </w:r>
      <w:r w:rsidR="00431865" w:rsidRPr="00DA3E20">
        <w:rPr>
          <w:rFonts w:ascii="Times New Roman" w:hAnsi="Times New Roman" w:cs="Times New Roman"/>
          <w:sz w:val="24"/>
          <w:szCs w:val="24"/>
        </w:rPr>
        <w:t>,</w:t>
      </w:r>
      <w:del w:id="108" w:author="Trevor Drees" w:date="2025-07-27T17:31:00Z" w16du:dateUtc="2025-07-28T00:31:00Z">
        <w:r w:rsidR="00431865" w:rsidRPr="00DA3E20" w:rsidDel="005C1909">
          <w:rPr>
            <w:rFonts w:ascii="Times New Roman" w:hAnsi="Times New Roman" w:cs="Times New Roman"/>
            <w:sz w:val="24"/>
            <w:szCs w:val="24"/>
          </w:rPr>
          <w:delText xml:space="preserve"> </w:delText>
        </w:r>
        <w:commentRangeStart w:id="109"/>
        <w:commentRangeStart w:id="110"/>
        <w:commentRangeStart w:id="111"/>
        <w:commentRangeStart w:id="112"/>
        <w:r w:rsidR="00431865" w:rsidRPr="00DA3E20" w:rsidDel="005C1909">
          <w:rPr>
            <w:rFonts w:ascii="Times New Roman" w:hAnsi="Times New Roman" w:cs="Times New Roman"/>
            <w:sz w:val="24"/>
            <w:szCs w:val="24"/>
          </w:rPr>
          <w:delText>Keller and Shea 2024</w:delText>
        </w:r>
        <w:commentRangeEnd w:id="109"/>
        <w:r w:rsidR="00431865" w:rsidRPr="00DA3E20" w:rsidDel="005C1909">
          <w:rPr>
            <w:rStyle w:val="CommentReference"/>
          </w:rPr>
          <w:commentReference w:id="109"/>
        </w:r>
        <w:commentRangeEnd w:id="110"/>
        <w:r w:rsidR="00C93DE8" w:rsidRPr="00DA3E20" w:rsidDel="005C1909">
          <w:rPr>
            <w:rStyle w:val="CommentReference"/>
          </w:rPr>
          <w:commentReference w:id="110"/>
        </w:r>
        <w:commentRangeEnd w:id="111"/>
        <w:r w:rsidR="007A78F0" w:rsidRPr="00DA3E20" w:rsidDel="005C1909">
          <w:rPr>
            <w:rStyle w:val="CommentReference"/>
          </w:rPr>
          <w:commentReference w:id="111"/>
        </w:r>
        <w:commentRangeEnd w:id="112"/>
        <w:r w:rsidR="005C1909" w:rsidDel="005C1909">
          <w:rPr>
            <w:rStyle w:val="CommentReference"/>
          </w:rPr>
          <w:commentReference w:id="112"/>
        </w:r>
      </w:del>
      <w:r w:rsidRPr="00DA3E20">
        <w:rPr>
          <w:rFonts w:ascii="Times New Roman" w:hAnsi="Times New Roman" w:cs="Times New Roman"/>
          <w:sz w:val="24"/>
          <w:szCs w:val="24"/>
        </w:rPr>
        <w:t>).</w:t>
      </w:r>
    </w:p>
    <w:p w14:paraId="3ACE247E" w14:textId="25904F18" w:rsidR="007A78F0" w:rsidRPr="00DA3E20" w:rsidRDefault="00442511" w:rsidP="00604784">
      <w:pPr>
        <w:spacing w:after="0" w:line="480" w:lineRule="auto"/>
        <w:ind w:firstLine="357"/>
        <w:rPr>
          <w:ins w:id="113" w:author="Shea, Katriona" w:date="2025-07-18T04:52:00Z" w16du:dateUtc="2025-07-18T08:52:00Z"/>
          <w:rFonts w:ascii="Times New Roman" w:hAnsi="Times New Roman" w:cs="Times New Roman"/>
          <w:sz w:val="24"/>
          <w:szCs w:val="24"/>
        </w:rPr>
      </w:pPr>
      <w:r w:rsidRPr="00DA3E20">
        <w:rPr>
          <w:rFonts w:ascii="Times New Roman" w:hAnsi="Times New Roman" w:cs="Times New Roman"/>
          <w:sz w:val="24"/>
          <w:szCs w:val="24"/>
        </w:rPr>
        <w:t>Given the possible challenges associated with managing weed</w:t>
      </w:r>
      <w:r w:rsidR="007C0D6E" w:rsidRPr="00DA3E20">
        <w:rPr>
          <w:rFonts w:ascii="Times New Roman" w:hAnsi="Times New Roman" w:cs="Times New Roman"/>
          <w:sz w:val="24"/>
          <w:szCs w:val="24"/>
        </w:rPr>
        <w:t>y</w:t>
      </w:r>
      <w:r w:rsidRPr="00DA3E20">
        <w:rPr>
          <w:rFonts w:ascii="Times New Roman" w:hAnsi="Times New Roman" w:cs="Times New Roman"/>
          <w:sz w:val="24"/>
          <w:szCs w:val="24"/>
        </w:rPr>
        <w:t xml:space="preserve"> and</w:t>
      </w:r>
      <w:r w:rsidR="007C0D6E" w:rsidRPr="00DA3E20">
        <w:rPr>
          <w:rFonts w:ascii="Times New Roman" w:hAnsi="Times New Roman" w:cs="Times New Roman"/>
          <w:sz w:val="24"/>
          <w:szCs w:val="24"/>
        </w:rPr>
        <w:t>/or</w:t>
      </w:r>
      <w:r w:rsidRPr="00DA3E20">
        <w:rPr>
          <w:rFonts w:ascii="Times New Roman" w:hAnsi="Times New Roman" w:cs="Times New Roman"/>
          <w:sz w:val="24"/>
          <w:szCs w:val="24"/>
        </w:rPr>
        <w:t xml:space="preserve"> invasive plant</w:t>
      </w:r>
      <w:r w:rsidR="007C0D6E" w:rsidRPr="00DA3E20">
        <w:rPr>
          <w:rFonts w:ascii="Times New Roman" w:hAnsi="Times New Roman" w:cs="Times New Roman"/>
          <w:sz w:val="24"/>
          <w:szCs w:val="24"/>
        </w:rPr>
        <w:t xml:space="preserve"> species</w:t>
      </w:r>
      <w:r w:rsidRPr="00DA3E20">
        <w:rPr>
          <w:rFonts w:ascii="Times New Roman" w:hAnsi="Times New Roman" w:cs="Times New Roman"/>
          <w:sz w:val="24"/>
          <w:szCs w:val="24"/>
        </w:rPr>
        <w:t xml:space="preserve"> in future climates, a better understanding of how climate change may impact management regimes will be critical for ensuring that these regimes remain effective in the face of global change. However, there are certain gaps in knowledge that may make this difficult.</w:t>
      </w:r>
      <w:r w:rsidR="004C07D1" w:rsidRPr="00DA3E20">
        <w:rPr>
          <w:rFonts w:ascii="Times New Roman" w:hAnsi="Times New Roman" w:cs="Times New Roman"/>
          <w:sz w:val="24"/>
          <w:szCs w:val="24"/>
        </w:rPr>
        <w:t xml:space="preserve"> As Zhang </w:t>
      </w:r>
      <w:r w:rsidR="004C07D1" w:rsidRPr="00DA3E20">
        <w:rPr>
          <w:rFonts w:ascii="Times New Roman" w:hAnsi="Times New Roman" w:cs="Times New Roman"/>
          <w:i/>
          <w:iCs/>
          <w:sz w:val="24"/>
          <w:szCs w:val="24"/>
        </w:rPr>
        <w:t>et al</w:t>
      </w:r>
      <w:r w:rsidR="004C07D1" w:rsidRPr="00DA3E20">
        <w:rPr>
          <w:rFonts w:ascii="Times New Roman" w:hAnsi="Times New Roman" w:cs="Times New Roman"/>
          <w:sz w:val="24"/>
          <w:szCs w:val="24"/>
        </w:rPr>
        <w:t>. (2011a) emphasize,</w:t>
      </w:r>
      <w:r w:rsidRPr="00DA3E20">
        <w:rPr>
          <w:rFonts w:ascii="Times New Roman" w:hAnsi="Times New Roman" w:cs="Times New Roman"/>
          <w:sz w:val="24"/>
          <w:szCs w:val="24"/>
        </w:rPr>
        <w:t xml:space="preserve"> </w:t>
      </w:r>
      <w:r w:rsidR="004C07D1" w:rsidRPr="00DA3E20">
        <w:rPr>
          <w:rFonts w:ascii="Times New Roman" w:hAnsi="Times New Roman" w:cs="Times New Roman"/>
          <w:sz w:val="24"/>
          <w:szCs w:val="24"/>
        </w:rPr>
        <w:t>o</w:t>
      </w:r>
      <w:r w:rsidRPr="00DA3E20">
        <w:rPr>
          <w:rFonts w:ascii="Times New Roman" w:hAnsi="Times New Roman" w:cs="Times New Roman"/>
          <w:sz w:val="24"/>
          <w:szCs w:val="24"/>
        </w:rPr>
        <w:t xml:space="preserve">ne such gap </w:t>
      </w:r>
      <w:r w:rsidR="00414D1A" w:rsidRPr="00DA3E20">
        <w:rPr>
          <w:rFonts w:ascii="Times New Roman" w:hAnsi="Times New Roman" w:cs="Times New Roman"/>
          <w:sz w:val="24"/>
          <w:szCs w:val="24"/>
        </w:rPr>
        <w:t>is that</w:t>
      </w:r>
      <w:r w:rsidRPr="00DA3E20">
        <w:rPr>
          <w:rFonts w:ascii="Times New Roman" w:hAnsi="Times New Roman" w:cs="Times New Roman"/>
          <w:sz w:val="24"/>
          <w:szCs w:val="24"/>
        </w:rPr>
        <w:t xml:space="preserve"> while many weeds and invasive plants </w:t>
      </w:r>
      <w:r w:rsidR="00414D1A" w:rsidRPr="00DA3E20">
        <w:rPr>
          <w:rFonts w:ascii="Times New Roman" w:hAnsi="Times New Roman" w:cs="Times New Roman"/>
          <w:sz w:val="24"/>
          <w:szCs w:val="24"/>
        </w:rPr>
        <w:t xml:space="preserve">may </w:t>
      </w:r>
      <w:r w:rsidRPr="00DA3E20">
        <w:rPr>
          <w:rFonts w:ascii="Times New Roman" w:hAnsi="Times New Roman" w:cs="Times New Roman"/>
          <w:sz w:val="24"/>
          <w:szCs w:val="24"/>
        </w:rPr>
        <w:t xml:space="preserve">quickly germinate and reproduce between </w:t>
      </w:r>
      <w:r w:rsidR="004C07D1" w:rsidRPr="00DA3E20">
        <w:rPr>
          <w:rFonts w:ascii="Times New Roman" w:hAnsi="Times New Roman" w:cs="Times New Roman"/>
          <w:sz w:val="24"/>
          <w:szCs w:val="24"/>
        </w:rPr>
        <w:t>large</w:t>
      </w:r>
      <w:r w:rsidRPr="00DA3E20">
        <w:rPr>
          <w:rFonts w:ascii="Times New Roman" w:hAnsi="Times New Roman" w:cs="Times New Roman"/>
          <w:sz w:val="24"/>
          <w:szCs w:val="24"/>
        </w:rPr>
        <w:t xml:space="preserve"> disturbance events, studies</w:t>
      </w:r>
      <w:r w:rsidR="004C07D1" w:rsidRPr="00DA3E20">
        <w:rPr>
          <w:rFonts w:ascii="Times New Roman" w:hAnsi="Times New Roman" w:cs="Times New Roman"/>
          <w:sz w:val="24"/>
          <w:szCs w:val="24"/>
        </w:rPr>
        <w:t xml:space="preserve"> on these species often</w:t>
      </w:r>
      <w:r w:rsidRPr="00DA3E20">
        <w:rPr>
          <w:rFonts w:ascii="Times New Roman" w:hAnsi="Times New Roman" w:cs="Times New Roman"/>
          <w:sz w:val="24"/>
          <w:szCs w:val="24"/>
        </w:rPr>
        <w:t xml:space="preserve"> focus on</w:t>
      </w:r>
      <w:r w:rsidR="00414D1A" w:rsidRPr="00DA3E20">
        <w:rPr>
          <w:rFonts w:ascii="Times New Roman" w:hAnsi="Times New Roman" w:cs="Times New Roman"/>
          <w:sz w:val="24"/>
          <w:szCs w:val="24"/>
        </w:rPr>
        <w:t xml:space="preserve"> the relevant</w:t>
      </w:r>
      <w:r w:rsidRPr="00DA3E20">
        <w:rPr>
          <w:rFonts w:ascii="Times New Roman" w:hAnsi="Times New Roman" w:cs="Times New Roman"/>
          <w:sz w:val="24"/>
          <w:szCs w:val="24"/>
        </w:rPr>
        <w:t xml:space="preserve"> germination and seed bank dynamics while overlooking how these ruderals tolerate disturbance within</w:t>
      </w:r>
      <w:r w:rsidR="00414D1A" w:rsidRPr="00DA3E20">
        <w:rPr>
          <w:rFonts w:ascii="Times New Roman" w:hAnsi="Times New Roman" w:cs="Times New Roman"/>
          <w:sz w:val="24"/>
          <w:szCs w:val="24"/>
        </w:rPr>
        <w:t xml:space="preserve"> the growth phase of</w:t>
      </w:r>
      <w:r w:rsidRPr="00DA3E20">
        <w:rPr>
          <w:rFonts w:ascii="Times New Roman" w:hAnsi="Times New Roman" w:cs="Times New Roman"/>
          <w:sz w:val="24"/>
          <w:szCs w:val="24"/>
        </w:rPr>
        <w:t xml:space="preserve"> their life cycle. For </w:t>
      </w:r>
      <w:del w:id="114" w:author="Trevor Drees" w:date="2025-07-27T17:38:00Z" w16du:dateUtc="2025-07-28T00:38:00Z">
        <w:r w:rsidRPr="00DA3E20" w:rsidDel="005C1909">
          <w:rPr>
            <w:rFonts w:ascii="Times New Roman" w:hAnsi="Times New Roman" w:cs="Times New Roman"/>
            <w:sz w:val="24"/>
            <w:szCs w:val="24"/>
          </w:rPr>
          <w:delText xml:space="preserve">ruderals </w:delText>
        </w:r>
      </w:del>
      <w:ins w:id="115" w:author="Trevor Drees" w:date="2025-07-27T17:38:00Z" w16du:dateUtc="2025-07-28T00:38:00Z">
        <w:r w:rsidR="005C1909">
          <w:rPr>
            <w:rFonts w:ascii="Times New Roman" w:hAnsi="Times New Roman" w:cs="Times New Roman"/>
            <w:sz w:val="24"/>
            <w:szCs w:val="24"/>
          </w:rPr>
          <w:t>populations</w:t>
        </w:r>
        <w:r w:rsidR="005C1909" w:rsidRPr="00DA3E20">
          <w:rPr>
            <w:rFonts w:ascii="Times New Roman" w:hAnsi="Times New Roman" w:cs="Times New Roman"/>
            <w:sz w:val="24"/>
            <w:szCs w:val="24"/>
          </w:rPr>
          <w:t xml:space="preserve"> </w:t>
        </w:r>
      </w:ins>
      <w:r w:rsidRPr="00DA3E20">
        <w:rPr>
          <w:rFonts w:ascii="Times New Roman" w:hAnsi="Times New Roman" w:cs="Times New Roman"/>
          <w:sz w:val="24"/>
          <w:szCs w:val="24"/>
        </w:rPr>
        <w:t xml:space="preserve">in heavily managed areas, such disturbance may be frequent; examples </w:t>
      </w:r>
      <w:r w:rsidR="00692131" w:rsidRPr="00DA3E20">
        <w:rPr>
          <w:rFonts w:ascii="Times New Roman" w:hAnsi="Times New Roman" w:cs="Times New Roman"/>
          <w:sz w:val="24"/>
          <w:szCs w:val="24"/>
        </w:rPr>
        <w:t xml:space="preserve">typically </w:t>
      </w:r>
      <w:r w:rsidRPr="00DA3E20">
        <w:rPr>
          <w:rFonts w:ascii="Times New Roman" w:hAnsi="Times New Roman" w:cs="Times New Roman"/>
          <w:sz w:val="24"/>
          <w:szCs w:val="24"/>
        </w:rPr>
        <w:t>include</w:t>
      </w:r>
      <w:r w:rsidR="00692131" w:rsidRPr="00DA3E20">
        <w:rPr>
          <w:rFonts w:ascii="Times New Roman" w:hAnsi="Times New Roman" w:cs="Times New Roman"/>
          <w:sz w:val="24"/>
          <w:szCs w:val="24"/>
        </w:rPr>
        <w:t xml:space="preserve"> sources of mechanical damage such as</w:t>
      </w:r>
      <w:r w:rsidRPr="00DA3E20">
        <w:rPr>
          <w:rFonts w:ascii="Times New Roman" w:hAnsi="Times New Roman" w:cs="Times New Roman"/>
          <w:sz w:val="24"/>
          <w:szCs w:val="24"/>
        </w:rPr>
        <w:t xml:space="preserve"> repeated trampling, grazing, mowing, </w:t>
      </w:r>
      <w:r w:rsidR="00692131" w:rsidRPr="00DA3E20">
        <w:rPr>
          <w:rFonts w:ascii="Times New Roman" w:hAnsi="Times New Roman" w:cs="Times New Roman"/>
          <w:sz w:val="24"/>
          <w:szCs w:val="24"/>
        </w:rPr>
        <w:t xml:space="preserve">or </w:t>
      </w:r>
      <w:r w:rsidRPr="00DA3E20">
        <w:rPr>
          <w:rFonts w:ascii="Times New Roman" w:hAnsi="Times New Roman" w:cs="Times New Roman"/>
          <w:sz w:val="24"/>
          <w:szCs w:val="24"/>
        </w:rPr>
        <w:t>trimming,</w:t>
      </w:r>
      <w:r w:rsidR="00692131" w:rsidRPr="00DA3E20">
        <w:rPr>
          <w:rFonts w:ascii="Times New Roman" w:hAnsi="Times New Roman" w:cs="Times New Roman"/>
          <w:sz w:val="24"/>
          <w:szCs w:val="24"/>
        </w:rPr>
        <w:t xml:space="preserve"> the latter three of which </w:t>
      </w:r>
      <w:ins w:id="116" w:author="Trevor Drees" w:date="2025-07-27T17:35:00Z" w16du:dateUtc="2025-07-28T00:35:00Z">
        <w:r w:rsidR="005C1909">
          <w:rPr>
            <w:rFonts w:ascii="Times New Roman" w:hAnsi="Times New Roman" w:cs="Times New Roman"/>
            <w:sz w:val="24"/>
            <w:szCs w:val="24"/>
          </w:rPr>
          <w:t xml:space="preserve">are often </w:t>
        </w:r>
        <w:r w:rsidR="005C1909" w:rsidRPr="005C1909">
          <w:rPr>
            <w:rFonts w:ascii="Times New Roman" w:hAnsi="Times New Roman" w:cs="Times New Roman"/>
            <w:sz w:val="24"/>
            <w:szCs w:val="24"/>
          </w:rPr>
          <w:t>deployed as management strategies that disrupt ruderal life cycles</w:t>
        </w:r>
      </w:ins>
      <w:del w:id="117" w:author="Trevor Drees" w:date="2025-07-27T17:35:00Z" w16du:dateUtc="2025-07-28T00:35:00Z">
        <w:r w:rsidR="004C18D2" w:rsidRPr="00DA3E20" w:rsidDel="005C1909">
          <w:rPr>
            <w:rFonts w:ascii="Times New Roman" w:hAnsi="Times New Roman" w:cs="Times New Roman"/>
            <w:sz w:val="24"/>
            <w:szCs w:val="24"/>
          </w:rPr>
          <w:delText>can be used to disrupt ruderal life cycles</w:delText>
        </w:r>
      </w:del>
      <w:r w:rsidRPr="00DA3E20">
        <w:rPr>
          <w:rFonts w:ascii="Times New Roman" w:hAnsi="Times New Roman" w:cs="Times New Roman"/>
          <w:sz w:val="24"/>
          <w:szCs w:val="24"/>
        </w:rPr>
        <w:t xml:space="preserve">. </w:t>
      </w:r>
    </w:p>
    <w:p w14:paraId="78F1EA59" w14:textId="2F76D6EA" w:rsidR="00E07499" w:rsidRPr="00DA3E20" w:rsidRDefault="00442511" w:rsidP="00604784">
      <w:pPr>
        <w:spacing w:after="0" w:line="480" w:lineRule="auto"/>
        <w:ind w:firstLine="357"/>
        <w:rPr>
          <w:rFonts w:ascii="Times New Roman" w:hAnsi="Times New Roman" w:cs="Times New Roman"/>
          <w:sz w:val="24"/>
          <w:szCs w:val="24"/>
        </w:rPr>
      </w:pPr>
      <w:commentRangeStart w:id="118"/>
      <w:commentRangeStart w:id="119"/>
      <w:commentRangeStart w:id="120"/>
      <w:r w:rsidRPr="00DA3E20">
        <w:rPr>
          <w:rFonts w:ascii="Times New Roman" w:hAnsi="Times New Roman" w:cs="Times New Roman"/>
          <w:sz w:val="24"/>
          <w:szCs w:val="24"/>
        </w:rPr>
        <w:t>The lack of knowledge</w:t>
      </w:r>
      <w:commentRangeEnd w:id="118"/>
      <w:r w:rsidR="00C93DE8" w:rsidRPr="00DA3E20">
        <w:rPr>
          <w:rStyle w:val="CommentReference"/>
        </w:rPr>
        <w:commentReference w:id="118"/>
      </w:r>
      <w:commentRangeEnd w:id="119"/>
      <w:r w:rsidR="007A78F0" w:rsidRPr="00DA3E20">
        <w:rPr>
          <w:rStyle w:val="CommentReference"/>
        </w:rPr>
        <w:commentReference w:id="119"/>
      </w:r>
      <w:commentRangeEnd w:id="120"/>
      <w:r w:rsidR="00E41DF7">
        <w:rPr>
          <w:rStyle w:val="CommentReference"/>
        </w:rPr>
        <w:commentReference w:id="120"/>
      </w:r>
      <w:r w:rsidRPr="00DA3E20">
        <w:rPr>
          <w:rFonts w:ascii="Times New Roman" w:hAnsi="Times New Roman" w:cs="Times New Roman"/>
          <w:sz w:val="24"/>
          <w:szCs w:val="24"/>
        </w:rPr>
        <w:t xml:space="preserve"> on how repeated disturbance affects the management of ruderal invasives is also compounded by the fact that climate change may shift growth and reproductive patterns, possibly altering the effects of </w:t>
      </w:r>
      <w:r w:rsidR="003C40EB" w:rsidRPr="00DA3E20">
        <w:rPr>
          <w:rFonts w:ascii="Times New Roman" w:hAnsi="Times New Roman" w:cs="Times New Roman"/>
          <w:sz w:val="24"/>
          <w:szCs w:val="24"/>
        </w:rPr>
        <w:t>such</w:t>
      </w:r>
      <w:r w:rsidRPr="00DA3E20">
        <w:rPr>
          <w:rFonts w:ascii="Times New Roman" w:hAnsi="Times New Roman" w:cs="Times New Roman"/>
          <w:sz w:val="24"/>
          <w:szCs w:val="24"/>
        </w:rPr>
        <w:t xml:space="preserve"> disturbance</w:t>
      </w:r>
      <w:r w:rsidR="003C40EB" w:rsidRPr="00DA3E20">
        <w:rPr>
          <w:rFonts w:ascii="Times New Roman" w:hAnsi="Times New Roman" w:cs="Times New Roman"/>
          <w:sz w:val="24"/>
          <w:szCs w:val="24"/>
        </w:rPr>
        <w:t>s</w:t>
      </w:r>
      <w:r w:rsidRPr="00DA3E20">
        <w:rPr>
          <w:rFonts w:ascii="Times New Roman" w:hAnsi="Times New Roman" w:cs="Times New Roman"/>
          <w:sz w:val="24"/>
          <w:szCs w:val="24"/>
        </w:rPr>
        <w:t xml:space="preserve">. </w:t>
      </w:r>
      <w:r w:rsidR="004C07D1" w:rsidRPr="00DA3E20">
        <w:rPr>
          <w:rFonts w:ascii="Times New Roman" w:hAnsi="Times New Roman" w:cs="Times New Roman"/>
          <w:sz w:val="24"/>
          <w:szCs w:val="24"/>
        </w:rPr>
        <w:t>Thus</w:t>
      </w:r>
      <w:r w:rsidRPr="00DA3E20">
        <w:rPr>
          <w:rFonts w:ascii="Times New Roman" w:hAnsi="Times New Roman" w:cs="Times New Roman"/>
          <w:sz w:val="24"/>
          <w:szCs w:val="24"/>
        </w:rPr>
        <w:t xml:space="preserve">, we seek to better understand </w:t>
      </w:r>
      <w:r w:rsidRPr="00DA3E20">
        <w:rPr>
          <w:rFonts w:ascii="Times New Roman" w:hAnsi="Times New Roman" w:cs="Times New Roman"/>
          <w:sz w:val="24"/>
          <w:szCs w:val="24"/>
        </w:rPr>
        <w:lastRenderedPageBreak/>
        <w:t xml:space="preserve">how climate change may affect management strategies against ruderal invasives by conducting a field study examining the effects of repeated disturbance and how climate change, in the form of increased growing temperatures, </w:t>
      </w:r>
      <w:r w:rsidR="00CA132E" w:rsidRPr="00DA3E20">
        <w:rPr>
          <w:rFonts w:ascii="Times New Roman" w:hAnsi="Times New Roman" w:cs="Times New Roman"/>
          <w:sz w:val="24"/>
          <w:szCs w:val="24"/>
        </w:rPr>
        <w:t xml:space="preserve">may </w:t>
      </w:r>
      <w:r w:rsidRPr="00DA3E20">
        <w:rPr>
          <w:rFonts w:ascii="Times New Roman" w:hAnsi="Times New Roman" w:cs="Times New Roman"/>
          <w:sz w:val="24"/>
          <w:szCs w:val="24"/>
        </w:rPr>
        <w:t>alter the effectiveness of disturbance in eliminating individuals and hampering regrowth.</w:t>
      </w:r>
      <w:ins w:id="121" w:author="Trevor Drees" w:date="2025-07-27T20:59:00Z" w16du:dateUtc="2025-07-28T03:59:00Z">
        <w:r w:rsidR="000208BB">
          <w:rPr>
            <w:rFonts w:ascii="Times New Roman" w:hAnsi="Times New Roman" w:cs="Times New Roman"/>
            <w:sz w:val="24"/>
            <w:szCs w:val="24"/>
          </w:rPr>
          <w:t xml:space="preserve"> </w:t>
        </w:r>
        <w:commentRangeStart w:id="122"/>
        <w:r w:rsidR="000208BB">
          <w:rPr>
            <w:rFonts w:ascii="Times New Roman" w:hAnsi="Times New Roman" w:cs="Times New Roman"/>
            <w:sz w:val="24"/>
            <w:szCs w:val="24"/>
          </w:rPr>
          <w:t>To</w:t>
        </w:r>
      </w:ins>
      <w:commentRangeEnd w:id="122"/>
      <w:ins w:id="123" w:author="Trevor Drees" w:date="2025-07-27T21:52:00Z" w16du:dateUtc="2025-07-28T04:52:00Z">
        <w:r w:rsidR="00E33808">
          <w:rPr>
            <w:rStyle w:val="CommentReference"/>
          </w:rPr>
          <w:commentReference w:id="122"/>
        </w:r>
      </w:ins>
      <w:ins w:id="124" w:author="Trevor Drees" w:date="2025-07-27T20:59:00Z" w16du:dateUtc="2025-07-28T03:59:00Z">
        <w:r w:rsidR="000208BB">
          <w:rPr>
            <w:rFonts w:ascii="Times New Roman" w:hAnsi="Times New Roman" w:cs="Times New Roman"/>
            <w:sz w:val="24"/>
            <w:szCs w:val="24"/>
          </w:rPr>
          <w:t xml:space="preserve"> </w:t>
        </w:r>
      </w:ins>
      <w:ins w:id="125" w:author="Trevor Drees" w:date="2025-07-27T21:06:00Z" w16du:dateUtc="2025-07-28T04:06:00Z">
        <w:r w:rsidR="000208BB">
          <w:rPr>
            <w:rFonts w:ascii="Times New Roman" w:hAnsi="Times New Roman" w:cs="Times New Roman"/>
            <w:sz w:val="24"/>
            <w:szCs w:val="24"/>
          </w:rPr>
          <w:t>accomplish</w:t>
        </w:r>
      </w:ins>
      <w:ins w:id="126" w:author="Trevor Drees" w:date="2025-07-27T20:59:00Z" w16du:dateUtc="2025-07-28T03:59:00Z">
        <w:r w:rsidR="000208BB">
          <w:rPr>
            <w:rFonts w:ascii="Times New Roman" w:hAnsi="Times New Roman" w:cs="Times New Roman"/>
            <w:sz w:val="24"/>
            <w:szCs w:val="24"/>
          </w:rPr>
          <w:t xml:space="preserve"> this, we use </w:t>
        </w:r>
      </w:ins>
      <w:ins w:id="127" w:author="Trevor Drees" w:date="2025-07-27T21:07:00Z" w16du:dateUtc="2025-07-28T04:07:00Z">
        <w:r w:rsidR="000208BB">
          <w:rPr>
            <w:rFonts w:ascii="Times New Roman" w:hAnsi="Times New Roman" w:cs="Times New Roman"/>
            <w:sz w:val="24"/>
            <w:szCs w:val="24"/>
          </w:rPr>
          <w:t xml:space="preserve">a study system consisting of </w:t>
        </w:r>
      </w:ins>
      <w:ins w:id="128" w:author="Trevor Drees" w:date="2025-07-27T20:59:00Z" w16du:dateUtc="2025-07-28T03:59:00Z">
        <w:r w:rsidR="000208BB">
          <w:rPr>
            <w:rFonts w:ascii="Times New Roman" w:hAnsi="Times New Roman" w:cs="Times New Roman"/>
            <w:sz w:val="24"/>
            <w:szCs w:val="24"/>
          </w:rPr>
          <w:t xml:space="preserve">two common, </w:t>
        </w:r>
        <w:proofErr w:type="gramStart"/>
        <w:r w:rsidR="000208BB">
          <w:rPr>
            <w:rFonts w:ascii="Times New Roman" w:hAnsi="Times New Roman" w:cs="Times New Roman"/>
            <w:sz w:val="24"/>
            <w:szCs w:val="24"/>
          </w:rPr>
          <w:t>widely-distributed</w:t>
        </w:r>
        <w:proofErr w:type="gramEnd"/>
        <w:r w:rsidR="000208BB">
          <w:rPr>
            <w:rFonts w:ascii="Times New Roman" w:hAnsi="Times New Roman" w:cs="Times New Roman"/>
            <w:sz w:val="24"/>
            <w:szCs w:val="24"/>
          </w:rPr>
          <w:t xml:space="preserve">, highly invasive thistles: </w:t>
        </w:r>
        <w:r w:rsidR="000208BB">
          <w:rPr>
            <w:rFonts w:ascii="Times New Roman" w:hAnsi="Times New Roman" w:cs="Times New Roman"/>
            <w:i/>
            <w:iCs/>
            <w:sz w:val="24"/>
            <w:szCs w:val="24"/>
          </w:rPr>
          <w:t xml:space="preserve">Carduus nutans </w:t>
        </w:r>
        <w:r w:rsidR="000208BB">
          <w:rPr>
            <w:rFonts w:ascii="Times New Roman" w:hAnsi="Times New Roman" w:cs="Times New Roman"/>
            <w:sz w:val="24"/>
            <w:szCs w:val="24"/>
          </w:rPr>
          <w:t xml:space="preserve">and </w:t>
        </w:r>
        <w:r w:rsidR="000208BB">
          <w:rPr>
            <w:rFonts w:ascii="Times New Roman" w:hAnsi="Times New Roman" w:cs="Times New Roman"/>
            <w:i/>
            <w:iCs/>
            <w:sz w:val="24"/>
            <w:szCs w:val="24"/>
          </w:rPr>
          <w:t xml:space="preserve">C. </w:t>
        </w:r>
        <w:proofErr w:type="spellStart"/>
        <w:r w:rsidR="000208BB">
          <w:rPr>
            <w:rFonts w:ascii="Times New Roman" w:hAnsi="Times New Roman" w:cs="Times New Roman"/>
            <w:i/>
            <w:iCs/>
            <w:sz w:val="24"/>
            <w:szCs w:val="24"/>
          </w:rPr>
          <w:t>aca</w:t>
        </w:r>
      </w:ins>
      <w:ins w:id="129" w:author="Trevor Drees" w:date="2025-07-27T21:00:00Z" w16du:dateUtc="2025-07-28T04:00:00Z">
        <w:r w:rsidR="000208BB">
          <w:rPr>
            <w:rFonts w:ascii="Times New Roman" w:hAnsi="Times New Roman" w:cs="Times New Roman"/>
            <w:i/>
            <w:iCs/>
            <w:sz w:val="24"/>
            <w:szCs w:val="24"/>
          </w:rPr>
          <w:t>nthoides</w:t>
        </w:r>
        <w:proofErr w:type="spellEnd"/>
        <w:r w:rsidR="000208BB">
          <w:rPr>
            <w:rFonts w:ascii="Times New Roman" w:hAnsi="Times New Roman" w:cs="Times New Roman"/>
            <w:sz w:val="24"/>
            <w:szCs w:val="24"/>
          </w:rPr>
          <w:t xml:space="preserve">. These two thistle species are </w:t>
        </w:r>
      </w:ins>
      <w:ins w:id="130" w:author="Trevor Drees" w:date="2025-07-27T21:04:00Z" w16du:dateUtc="2025-07-28T04:04:00Z">
        <w:r w:rsidR="000208BB">
          <w:rPr>
            <w:rFonts w:ascii="Times New Roman" w:hAnsi="Times New Roman" w:cs="Times New Roman"/>
            <w:sz w:val="24"/>
            <w:szCs w:val="24"/>
          </w:rPr>
          <w:t xml:space="preserve">highly </w:t>
        </w:r>
      </w:ins>
      <w:ins w:id="131" w:author="Trevor Drees" w:date="2025-07-27T21:01:00Z" w16du:dateUtc="2025-07-28T04:01:00Z">
        <w:r w:rsidR="000208BB" w:rsidRPr="00DA3E20">
          <w:rPr>
            <w:rFonts w:ascii="Times New Roman" w:hAnsi="Times New Roman" w:cs="Times New Roman"/>
            <w:sz w:val="24"/>
            <w:szCs w:val="24"/>
          </w:rPr>
          <w:t xml:space="preserve">representative </w:t>
        </w:r>
        <w:r w:rsidR="000208BB">
          <w:rPr>
            <w:rFonts w:ascii="Times New Roman" w:hAnsi="Times New Roman" w:cs="Times New Roman"/>
            <w:sz w:val="24"/>
            <w:szCs w:val="24"/>
          </w:rPr>
          <w:t xml:space="preserve">of </w:t>
        </w:r>
      </w:ins>
      <w:ins w:id="132" w:author="Trevor Drees" w:date="2025-07-27T21:00:00Z" w16du:dateUtc="2025-07-28T04:00:00Z">
        <w:r w:rsidR="000208BB">
          <w:rPr>
            <w:rFonts w:ascii="Times New Roman" w:hAnsi="Times New Roman" w:cs="Times New Roman"/>
            <w:sz w:val="24"/>
            <w:szCs w:val="24"/>
          </w:rPr>
          <w:t xml:space="preserve">ruderals: they </w:t>
        </w:r>
      </w:ins>
      <w:ins w:id="133" w:author="Trevor Drees" w:date="2025-07-27T21:10:00Z" w16du:dateUtc="2025-07-28T04:10:00Z">
        <w:r w:rsidR="003523D5">
          <w:rPr>
            <w:rFonts w:ascii="Times New Roman" w:hAnsi="Times New Roman" w:cs="Times New Roman"/>
            <w:sz w:val="24"/>
            <w:szCs w:val="24"/>
          </w:rPr>
          <w:t xml:space="preserve">are quick to </w:t>
        </w:r>
      </w:ins>
      <w:ins w:id="134" w:author="Trevor Drees" w:date="2025-07-27T21:12:00Z" w16du:dateUtc="2025-07-28T04:12:00Z">
        <w:r w:rsidR="003523D5">
          <w:rPr>
            <w:rFonts w:ascii="Times New Roman" w:hAnsi="Times New Roman" w:cs="Times New Roman"/>
            <w:sz w:val="24"/>
            <w:szCs w:val="24"/>
          </w:rPr>
          <w:t xml:space="preserve">establish and </w:t>
        </w:r>
      </w:ins>
      <w:ins w:id="135" w:author="Trevor Drees" w:date="2025-07-27T21:13:00Z" w16du:dateUtc="2025-07-28T04:13:00Z">
        <w:r w:rsidR="003523D5">
          <w:rPr>
            <w:rFonts w:ascii="Times New Roman" w:hAnsi="Times New Roman" w:cs="Times New Roman"/>
            <w:sz w:val="24"/>
            <w:szCs w:val="24"/>
          </w:rPr>
          <w:t xml:space="preserve">often do so in </w:t>
        </w:r>
        <w:proofErr w:type="gramStart"/>
        <w:r w:rsidR="003523D5">
          <w:rPr>
            <w:rFonts w:ascii="Times New Roman" w:hAnsi="Times New Roman" w:cs="Times New Roman"/>
            <w:sz w:val="24"/>
            <w:szCs w:val="24"/>
          </w:rPr>
          <w:t>highly-dis</w:t>
        </w:r>
      </w:ins>
      <w:ins w:id="136" w:author="Trevor Drees" w:date="2025-07-27T21:14:00Z" w16du:dateUtc="2025-07-28T04:14:00Z">
        <w:r w:rsidR="003523D5">
          <w:rPr>
            <w:rFonts w:ascii="Times New Roman" w:hAnsi="Times New Roman" w:cs="Times New Roman"/>
            <w:sz w:val="24"/>
            <w:szCs w:val="24"/>
          </w:rPr>
          <w:t>turbed</w:t>
        </w:r>
        <w:proofErr w:type="gramEnd"/>
        <w:r w:rsidR="003523D5">
          <w:rPr>
            <w:rFonts w:ascii="Times New Roman" w:hAnsi="Times New Roman" w:cs="Times New Roman"/>
            <w:sz w:val="24"/>
            <w:szCs w:val="24"/>
          </w:rPr>
          <w:t xml:space="preserve"> areas, </w:t>
        </w:r>
      </w:ins>
      <w:ins w:id="137" w:author="Trevor Drees" w:date="2025-07-27T22:16:00Z" w16du:dateUtc="2025-07-28T05:16:00Z">
        <w:r w:rsidR="00E53588">
          <w:rPr>
            <w:rFonts w:ascii="Times New Roman" w:hAnsi="Times New Roman" w:cs="Times New Roman"/>
            <w:sz w:val="24"/>
            <w:szCs w:val="24"/>
          </w:rPr>
          <w:t>can tolerate a variety of soil conditions</w:t>
        </w:r>
      </w:ins>
      <w:ins w:id="138" w:author="Trevor Drees" w:date="2025-07-27T21:00:00Z" w16du:dateUtc="2025-07-28T04:00:00Z">
        <w:r w:rsidR="000208BB">
          <w:rPr>
            <w:rFonts w:ascii="Times New Roman" w:hAnsi="Times New Roman" w:cs="Times New Roman"/>
            <w:sz w:val="24"/>
            <w:szCs w:val="24"/>
          </w:rPr>
          <w:t>,</w:t>
        </w:r>
      </w:ins>
      <w:ins w:id="139" w:author="Trevor Drees" w:date="2025-07-27T21:12:00Z" w16du:dateUtc="2025-07-28T04:12:00Z">
        <w:r w:rsidR="003523D5">
          <w:rPr>
            <w:rFonts w:ascii="Times New Roman" w:hAnsi="Times New Roman" w:cs="Times New Roman"/>
            <w:sz w:val="24"/>
            <w:szCs w:val="24"/>
          </w:rPr>
          <w:t xml:space="preserve"> </w:t>
        </w:r>
      </w:ins>
      <w:ins w:id="140" w:author="Trevor Drees" w:date="2025-07-27T21:15:00Z" w16du:dateUtc="2025-07-28T04:15:00Z">
        <w:r w:rsidR="003523D5">
          <w:rPr>
            <w:rFonts w:ascii="Times New Roman" w:hAnsi="Times New Roman" w:cs="Times New Roman"/>
            <w:sz w:val="24"/>
            <w:szCs w:val="24"/>
          </w:rPr>
          <w:t>and reproduce both quickly and prolifically</w:t>
        </w:r>
      </w:ins>
      <w:ins w:id="141" w:author="Trevor Drees" w:date="2025-07-27T21:01:00Z" w16du:dateUtc="2025-07-28T04:01:00Z">
        <w:r w:rsidR="000208BB">
          <w:rPr>
            <w:rFonts w:ascii="Times New Roman" w:hAnsi="Times New Roman" w:cs="Times New Roman"/>
            <w:sz w:val="24"/>
            <w:szCs w:val="24"/>
          </w:rPr>
          <w:t>.</w:t>
        </w:r>
      </w:ins>
      <w:ins w:id="142" w:author="Trevor Drees" w:date="2025-07-27T21:13:00Z" w16du:dateUtc="2025-07-28T04:13:00Z">
        <w:r w:rsidR="003523D5">
          <w:rPr>
            <w:rFonts w:ascii="Times New Roman" w:hAnsi="Times New Roman" w:cs="Times New Roman"/>
            <w:sz w:val="24"/>
            <w:szCs w:val="24"/>
          </w:rPr>
          <w:t xml:space="preserve"> </w:t>
        </w:r>
      </w:ins>
      <w:ins w:id="143" w:author="Trevor Drees" w:date="2025-07-27T21:52:00Z" w16du:dateUtc="2025-07-28T04:52:00Z">
        <w:r w:rsidR="00E33808">
          <w:rPr>
            <w:rFonts w:ascii="Times New Roman" w:hAnsi="Times New Roman" w:cs="Times New Roman"/>
            <w:sz w:val="24"/>
            <w:szCs w:val="24"/>
          </w:rPr>
          <w:t>Much like</w:t>
        </w:r>
      </w:ins>
      <w:ins w:id="144" w:author="Trevor Drees" w:date="2025-07-27T21:13:00Z" w16du:dateUtc="2025-07-28T04:13:00Z">
        <w:r w:rsidR="003523D5">
          <w:rPr>
            <w:rFonts w:ascii="Times New Roman" w:hAnsi="Times New Roman" w:cs="Times New Roman"/>
            <w:sz w:val="24"/>
            <w:szCs w:val="24"/>
          </w:rPr>
          <w:t xml:space="preserve"> other ruderals,</w:t>
        </w:r>
      </w:ins>
      <w:ins w:id="145" w:author="Trevor Drees" w:date="2025-07-27T22:12:00Z" w16du:dateUtc="2025-07-28T05:12:00Z">
        <w:r w:rsidR="00E53588">
          <w:rPr>
            <w:rFonts w:ascii="Times New Roman" w:hAnsi="Times New Roman" w:cs="Times New Roman"/>
            <w:sz w:val="24"/>
            <w:szCs w:val="24"/>
          </w:rPr>
          <w:t xml:space="preserve"> these species can be difficult to manage</w:t>
        </w:r>
      </w:ins>
      <w:ins w:id="146" w:author="Trevor Drees" w:date="2025-07-27T22:17:00Z" w16du:dateUtc="2025-07-28T05:17:00Z">
        <w:r w:rsidR="00E53588">
          <w:rPr>
            <w:rFonts w:ascii="Times New Roman" w:hAnsi="Times New Roman" w:cs="Times New Roman"/>
            <w:sz w:val="24"/>
            <w:szCs w:val="24"/>
          </w:rPr>
          <w:t xml:space="preserve"> effectively</w:t>
        </w:r>
      </w:ins>
      <w:ins w:id="147" w:author="Trevor Drees" w:date="2025-07-27T22:12:00Z" w16du:dateUtc="2025-07-28T05:12:00Z">
        <w:r w:rsidR="00E53588">
          <w:rPr>
            <w:rFonts w:ascii="Times New Roman" w:hAnsi="Times New Roman" w:cs="Times New Roman"/>
            <w:sz w:val="24"/>
            <w:szCs w:val="24"/>
          </w:rPr>
          <w:t>: not only can they thrive in a va</w:t>
        </w:r>
      </w:ins>
      <w:ins w:id="148" w:author="Trevor Drees" w:date="2025-07-27T22:13:00Z" w16du:dateUtc="2025-07-28T05:13:00Z">
        <w:r w:rsidR="00E53588">
          <w:rPr>
            <w:rFonts w:ascii="Times New Roman" w:hAnsi="Times New Roman" w:cs="Times New Roman"/>
            <w:sz w:val="24"/>
            <w:szCs w:val="24"/>
          </w:rPr>
          <w:t xml:space="preserve">riety of different </w:t>
        </w:r>
      </w:ins>
      <w:ins w:id="149" w:author="Trevor Drees" w:date="2025-07-27T22:16:00Z" w16du:dateUtc="2025-07-28T05:16:00Z">
        <w:r w:rsidR="00E53588">
          <w:rPr>
            <w:rFonts w:ascii="Times New Roman" w:hAnsi="Times New Roman" w:cs="Times New Roman"/>
            <w:sz w:val="24"/>
            <w:szCs w:val="24"/>
          </w:rPr>
          <w:t>habitats</w:t>
        </w:r>
      </w:ins>
      <w:ins w:id="150" w:author="Trevor Drees" w:date="2025-07-27T22:14:00Z" w16du:dateUtc="2025-07-28T05:14:00Z">
        <w:r w:rsidR="00E53588">
          <w:rPr>
            <w:rFonts w:ascii="Times New Roman" w:hAnsi="Times New Roman" w:cs="Times New Roman"/>
            <w:sz w:val="24"/>
            <w:szCs w:val="24"/>
          </w:rPr>
          <w:t xml:space="preserve"> </w:t>
        </w:r>
      </w:ins>
      <w:ins w:id="151" w:author="Trevor Drees" w:date="2025-07-27T22:17:00Z" w16du:dateUtc="2025-07-28T05:17:00Z">
        <w:r w:rsidR="00E53588">
          <w:rPr>
            <w:rFonts w:ascii="Times New Roman" w:hAnsi="Times New Roman" w:cs="Times New Roman"/>
            <w:sz w:val="24"/>
            <w:szCs w:val="24"/>
          </w:rPr>
          <w:t>and thus require more expansive management coverage</w:t>
        </w:r>
      </w:ins>
      <w:ins w:id="152" w:author="Trevor Drees" w:date="2025-07-27T22:13:00Z" w16du:dateUtc="2025-07-28T05:13:00Z">
        <w:r w:rsidR="00E53588">
          <w:rPr>
            <w:rFonts w:ascii="Times New Roman" w:hAnsi="Times New Roman" w:cs="Times New Roman"/>
            <w:sz w:val="24"/>
            <w:szCs w:val="24"/>
          </w:rPr>
          <w:t xml:space="preserve">, but </w:t>
        </w:r>
      </w:ins>
      <w:ins w:id="153" w:author="Trevor Drees" w:date="2025-07-27T22:15:00Z" w16du:dateUtc="2025-07-28T05:15:00Z">
        <w:r w:rsidR="00E53588">
          <w:rPr>
            <w:rFonts w:ascii="Times New Roman" w:hAnsi="Times New Roman" w:cs="Times New Roman"/>
            <w:sz w:val="24"/>
            <w:szCs w:val="24"/>
          </w:rPr>
          <w:t xml:space="preserve">they </w:t>
        </w:r>
      </w:ins>
      <w:ins w:id="154" w:author="Trevor Drees" w:date="2025-07-27T22:09:00Z" w16du:dateUtc="2025-07-28T05:09:00Z">
        <w:r w:rsidR="00E53588">
          <w:rPr>
            <w:rFonts w:ascii="Times New Roman" w:hAnsi="Times New Roman" w:cs="Times New Roman"/>
            <w:sz w:val="24"/>
            <w:szCs w:val="24"/>
          </w:rPr>
          <w:t xml:space="preserve">are </w:t>
        </w:r>
      </w:ins>
      <w:ins w:id="155" w:author="Trevor Drees" w:date="2025-07-27T22:15:00Z" w16du:dateUtc="2025-07-28T05:15:00Z">
        <w:r w:rsidR="00E53588">
          <w:rPr>
            <w:rFonts w:ascii="Times New Roman" w:hAnsi="Times New Roman" w:cs="Times New Roman"/>
            <w:sz w:val="24"/>
            <w:szCs w:val="24"/>
          </w:rPr>
          <w:t xml:space="preserve">also </w:t>
        </w:r>
      </w:ins>
      <w:ins w:id="156" w:author="Trevor Drees" w:date="2025-07-27T22:09:00Z" w16du:dateUtc="2025-07-28T05:09:00Z">
        <w:r w:rsidR="00E53588">
          <w:rPr>
            <w:rFonts w:ascii="Times New Roman" w:hAnsi="Times New Roman" w:cs="Times New Roman"/>
            <w:sz w:val="24"/>
            <w:szCs w:val="24"/>
          </w:rPr>
          <w:t xml:space="preserve">capable of successfully completing their life </w:t>
        </w:r>
      </w:ins>
      <w:ins w:id="157" w:author="Trevor Drees" w:date="2025-07-27T22:10:00Z" w16du:dateUtc="2025-07-28T05:10:00Z">
        <w:r w:rsidR="00E53588">
          <w:rPr>
            <w:rFonts w:ascii="Times New Roman" w:hAnsi="Times New Roman" w:cs="Times New Roman"/>
            <w:sz w:val="24"/>
            <w:szCs w:val="24"/>
          </w:rPr>
          <w:t xml:space="preserve">cycle </w:t>
        </w:r>
      </w:ins>
      <w:ins w:id="158" w:author="Trevor Drees" w:date="2025-07-27T22:13:00Z" w16du:dateUtc="2025-07-28T05:13:00Z">
        <w:r w:rsidR="00E53588">
          <w:rPr>
            <w:rFonts w:ascii="Times New Roman" w:hAnsi="Times New Roman" w:cs="Times New Roman"/>
            <w:sz w:val="24"/>
            <w:szCs w:val="24"/>
          </w:rPr>
          <w:t xml:space="preserve">quickly enough to avoid </w:t>
        </w:r>
      </w:ins>
      <w:ins w:id="159" w:author="Trevor Drees" w:date="2025-07-27T22:14:00Z" w16du:dateUtc="2025-07-28T05:14:00Z">
        <w:r w:rsidR="00E53588">
          <w:rPr>
            <w:rFonts w:ascii="Times New Roman" w:hAnsi="Times New Roman" w:cs="Times New Roman"/>
            <w:sz w:val="24"/>
            <w:szCs w:val="24"/>
          </w:rPr>
          <w:t xml:space="preserve">detection if </w:t>
        </w:r>
      </w:ins>
      <w:ins w:id="160" w:author="Trevor Drees" w:date="2025-07-27T22:10:00Z" w16du:dateUtc="2025-07-28T05:10:00Z">
        <w:r w:rsidR="00E53588">
          <w:rPr>
            <w:rFonts w:ascii="Times New Roman" w:hAnsi="Times New Roman" w:cs="Times New Roman"/>
            <w:sz w:val="24"/>
            <w:szCs w:val="24"/>
          </w:rPr>
          <w:t>management</w:t>
        </w:r>
      </w:ins>
      <w:ins w:id="161" w:author="Trevor Drees" w:date="2025-07-27T22:14:00Z" w16du:dateUtc="2025-07-28T05:14:00Z">
        <w:r w:rsidR="00E53588">
          <w:rPr>
            <w:rFonts w:ascii="Times New Roman" w:hAnsi="Times New Roman" w:cs="Times New Roman"/>
            <w:sz w:val="24"/>
            <w:szCs w:val="24"/>
          </w:rPr>
          <w:t xml:space="preserve"> interventions are infrequent enough</w:t>
        </w:r>
      </w:ins>
      <w:ins w:id="162" w:author="Trevor Drees" w:date="2025-07-27T21:13:00Z" w16du:dateUtc="2025-07-28T04:13:00Z">
        <w:r w:rsidR="003523D5">
          <w:rPr>
            <w:rFonts w:ascii="Times New Roman" w:hAnsi="Times New Roman" w:cs="Times New Roman"/>
            <w:sz w:val="24"/>
            <w:szCs w:val="24"/>
          </w:rPr>
          <w:t>.</w:t>
        </w:r>
      </w:ins>
      <w:r w:rsidRPr="00DA3E20">
        <w:rPr>
          <w:rFonts w:ascii="Times New Roman" w:hAnsi="Times New Roman" w:cs="Times New Roman"/>
          <w:sz w:val="24"/>
          <w:szCs w:val="24"/>
        </w:rPr>
        <w:t xml:space="preserve"> </w:t>
      </w:r>
      <w:r w:rsidR="00E17BA5" w:rsidRPr="00DA3E20">
        <w:rPr>
          <w:rFonts w:ascii="Times New Roman" w:hAnsi="Times New Roman" w:cs="Times New Roman"/>
          <w:sz w:val="24"/>
          <w:szCs w:val="24"/>
        </w:rPr>
        <w:t xml:space="preserve">Using </w:t>
      </w:r>
      <w:del w:id="163" w:author="Trevor Drees" w:date="2025-07-27T21:02:00Z" w16du:dateUtc="2025-07-28T04:02:00Z">
        <w:r w:rsidR="00E17BA5" w:rsidRPr="00DA3E20" w:rsidDel="000208BB">
          <w:rPr>
            <w:rFonts w:ascii="Times New Roman" w:hAnsi="Times New Roman" w:cs="Times New Roman"/>
            <w:sz w:val="24"/>
            <w:szCs w:val="24"/>
          </w:rPr>
          <w:delText xml:space="preserve">two </w:delText>
        </w:r>
        <w:r w:rsidR="00E408D0" w:rsidRPr="00DA3E20" w:rsidDel="000208BB">
          <w:rPr>
            <w:rFonts w:ascii="Times New Roman" w:hAnsi="Times New Roman" w:cs="Times New Roman"/>
            <w:sz w:val="24"/>
            <w:szCs w:val="24"/>
          </w:rPr>
          <w:delText xml:space="preserve">common, widely-distributed, </w:delText>
        </w:r>
        <w:r w:rsidR="00E17BA5" w:rsidRPr="00DA3E20" w:rsidDel="000208BB">
          <w:rPr>
            <w:rFonts w:ascii="Times New Roman" w:hAnsi="Times New Roman" w:cs="Times New Roman"/>
            <w:sz w:val="24"/>
            <w:szCs w:val="24"/>
          </w:rPr>
          <w:delText>highly invasive thistle</w:delText>
        </w:r>
        <w:r w:rsidR="001E7E85" w:rsidRPr="00DA3E20" w:rsidDel="000208BB">
          <w:rPr>
            <w:rFonts w:ascii="Times New Roman" w:hAnsi="Times New Roman" w:cs="Times New Roman"/>
            <w:sz w:val="24"/>
            <w:szCs w:val="24"/>
          </w:rPr>
          <w:delText xml:space="preserve"> species</w:delText>
        </w:r>
        <w:r w:rsidR="00E17BA5" w:rsidRPr="00DA3E20" w:rsidDel="000208BB">
          <w:rPr>
            <w:rFonts w:ascii="Times New Roman" w:hAnsi="Times New Roman" w:cs="Times New Roman"/>
            <w:sz w:val="24"/>
            <w:szCs w:val="24"/>
          </w:rPr>
          <w:delText xml:space="preserve"> as our</w:delText>
        </w:r>
      </w:del>
      <w:ins w:id="164" w:author="Trevor Drees" w:date="2025-07-27T21:02:00Z" w16du:dateUtc="2025-07-28T04:02:00Z">
        <w:r w:rsidR="000208BB">
          <w:rPr>
            <w:rFonts w:ascii="Times New Roman" w:hAnsi="Times New Roman" w:cs="Times New Roman"/>
            <w:sz w:val="24"/>
            <w:szCs w:val="24"/>
          </w:rPr>
          <w:t>this</w:t>
        </w:r>
      </w:ins>
      <w:r w:rsidR="00E17BA5" w:rsidRPr="00DA3E20">
        <w:rPr>
          <w:rFonts w:ascii="Times New Roman" w:hAnsi="Times New Roman" w:cs="Times New Roman"/>
          <w:sz w:val="24"/>
          <w:szCs w:val="24"/>
        </w:rPr>
        <w:t xml:space="preserve"> </w:t>
      </w:r>
      <w:del w:id="165" w:author="Trevor Drees" w:date="2025-07-27T21:01:00Z" w16du:dateUtc="2025-07-28T04:01:00Z">
        <w:r w:rsidR="00E408D0" w:rsidRPr="00DA3E20" w:rsidDel="000208BB">
          <w:rPr>
            <w:rFonts w:ascii="Times New Roman" w:hAnsi="Times New Roman" w:cs="Times New Roman"/>
            <w:sz w:val="24"/>
            <w:szCs w:val="24"/>
          </w:rPr>
          <w:delText xml:space="preserve">representative </w:delText>
        </w:r>
      </w:del>
      <w:r w:rsidR="00E17BA5" w:rsidRPr="00DA3E20">
        <w:rPr>
          <w:rFonts w:ascii="Times New Roman" w:hAnsi="Times New Roman" w:cs="Times New Roman"/>
          <w:sz w:val="24"/>
          <w:szCs w:val="24"/>
        </w:rPr>
        <w:t>study system,</w:t>
      </w:r>
      <w:r w:rsidRPr="00DA3E20">
        <w:rPr>
          <w:rFonts w:ascii="Times New Roman" w:hAnsi="Times New Roman" w:cs="Times New Roman"/>
          <w:sz w:val="24"/>
          <w:szCs w:val="24"/>
        </w:rPr>
        <w:t xml:space="preserve"> </w:t>
      </w:r>
      <w:r w:rsidR="00E17BA5" w:rsidRPr="00DA3E20">
        <w:rPr>
          <w:rFonts w:ascii="Times New Roman" w:hAnsi="Times New Roman" w:cs="Times New Roman"/>
          <w:sz w:val="24"/>
          <w:szCs w:val="24"/>
        </w:rPr>
        <w:t>we attempt to</w:t>
      </w:r>
      <w:r w:rsidRPr="00DA3E20">
        <w:rPr>
          <w:rFonts w:ascii="Times New Roman" w:hAnsi="Times New Roman" w:cs="Times New Roman"/>
          <w:sz w:val="24"/>
          <w:szCs w:val="24"/>
        </w:rPr>
        <w:t xml:space="preserve"> answer </w:t>
      </w:r>
      <w:r w:rsidR="00E17BA5" w:rsidRPr="00DA3E20">
        <w:rPr>
          <w:rFonts w:ascii="Times New Roman" w:hAnsi="Times New Roman" w:cs="Times New Roman"/>
          <w:sz w:val="24"/>
          <w:szCs w:val="24"/>
        </w:rPr>
        <w:t xml:space="preserve">two </w:t>
      </w:r>
      <w:r w:rsidRPr="00DA3E20">
        <w:rPr>
          <w:rFonts w:ascii="Times New Roman" w:hAnsi="Times New Roman" w:cs="Times New Roman"/>
          <w:sz w:val="24"/>
          <w:szCs w:val="24"/>
        </w:rPr>
        <w:t xml:space="preserve">questions regarding how </w:t>
      </w:r>
      <w:r w:rsidR="001E7E85" w:rsidRPr="00DA3E20">
        <w:rPr>
          <w:rFonts w:ascii="Times New Roman" w:hAnsi="Times New Roman" w:cs="Times New Roman"/>
          <w:sz w:val="24"/>
          <w:szCs w:val="24"/>
        </w:rPr>
        <w:t xml:space="preserve">these </w:t>
      </w:r>
      <w:r w:rsidR="00E408D0" w:rsidRPr="00DA3E20">
        <w:rPr>
          <w:rFonts w:ascii="Times New Roman" w:hAnsi="Times New Roman" w:cs="Times New Roman"/>
          <w:sz w:val="24"/>
          <w:szCs w:val="24"/>
        </w:rPr>
        <w:t xml:space="preserve">species </w:t>
      </w:r>
      <w:r w:rsidRPr="00DA3E20">
        <w:rPr>
          <w:rFonts w:ascii="Times New Roman" w:hAnsi="Times New Roman" w:cs="Times New Roman"/>
          <w:sz w:val="24"/>
          <w:szCs w:val="24"/>
        </w:rPr>
        <w:t>respond to repeated disturbance in the form of mechanical damage</w:t>
      </w:r>
      <w:r w:rsidR="001E7E85" w:rsidRPr="00DA3E20">
        <w:rPr>
          <w:rFonts w:ascii="Times New Roman" w:hAnsi="Times New Roman" w:cs="Times New Roman"/>
          <w:sz w:val="24"/>
          <w:szCs w:val="24"/>
        </w:rPr>
        <w:t>, simulating</w:t>
      </w:r>
      <w:r w:rsidRPr="00DA3E20">
        <w:rPr>
          <w:rFonts w:ascii="Times New Roman" w:hAnsi="Times New Roman" w:cs="Times New Roman"/>
          <w:sz w:val="24"/>
          <w:szCs w:val="24"/>
        </w:rPr>
        <w:t xml:space="preserve"> a regular mowing regime. First, how does the intensity of repeated damage affect survival</w:t>
      </w:r>
      <w:r w:rsidR="003973D5" w:rsidRPr="00DA3E20">
        <w:rPr>
          <w:rFonts w:ascii="Times New Roman" w:hAnsi="Times New Roman" w:cs="Times New Roman"/>
          <w:sz w:val="24"/>
          <w:szCs w:val="24"/>
        </w:rPr>
        <w:t xml:space="preserve">, growth, and reproduction </w:t>
      </w:r>
      <w:r w:rsidRPr="00DA3E20">
        <w:rPr>
          <w:rFonts w:ascii="Times New Roman" w:hAnsi="Times New Roman" w:cs="Times New Roman"/>
          <w:sz w:val="24"/>
          <w:szCs w:val="24"/>
        </w:rPr>
        <w:t>in these invasive species? Second, how do increased growing temperatures affect how each species responds to repeated damage?</w:t>
      </w:r>
    </w:p>
    <w:p w14:paraId="2934D3F4" w14:textId="77777777" w:rsidR="00604784" w:rsidRPr="00DA3E20" w:rsidRDefault="00604784" w:rsidP="00604784">
      <w:pPr>
        <w:spacing w:after="0" w:line="480" w:lineRule="auto"/>
        <w:rPr>
          <w:rFonts w:ascii="Times New Roman" w:hAnsi="Times New Roman" w:cs="Times New Roman"/>
          <w:b/>
          <w:bCs/>
          <w:i/>
          <w:iCs/>
          <w:sz w:val="24"/>
          <w:szCs w:val="24"/>
        </w:rPr>
      </w:pPr>
      <w:r w:rsidRPr="00DA3E20">
        <w:rPr>
          <w:rFonts w:ascii="Times New Roman" w:hAnsi="Times New Roman"/>
          <w:b/>
          <w:sz w:val="24"/>
        </w:rPr>
        <w:t>Methods</w:t>
      </w:r>
      <w:r w:rsidRPr="00DA3E20">
        <w:rPr>
          <w:rFonts w:ascii="Times New Roman" w:hAnsi="Times New Roman" w:cs="Times New Roman"/>
          <w:b/>
          <w:bCs/>
          <w:sz w:val="24"/>
          <w:szCs w:val="24"/>
        </w:rPr>
        <w:t xml:space="preserve"> and materials</w:t>
      </w:r>
    </w:p>
    <w:p w14:paraId="52BAAD23" w14:textId="3A4CA3CD" w:rsidR="00E07499" w:rsidRPr="00DA3E20" w:rsidRDefault="00E07499" w:rsidP="00604784">
      <w:pPr>
        <w:spacing w:after="0" w:line="480" w:lineRule="auto"/>
        <w:rPr>
          <w:rFonts w:ascii="Times New Roman" w:hAnsi="Times New Roman" w:cs="Times New Roman"/>
          <w:b/>
          <w:bCs/>
          <w:i/>
          <w:iCs/>
          <w:sz w:val="24"/>
          <w:szCs w:val="24"/>
        </w:rPr>
      </w:pPr>
      <w:r w:rsidRPr="00DA3E20">
        <w:rPr>
          <w:rFonts w:ascii="Times New Roman" w:hAnsi="Times New Roman" w:cs="Times New Roman"/>
          <w:b/>
          <w:bCs/>
          <w:i/>
          <w:iCs/>
          <w:sz w:val="24"/>
          <w:szCs w:val="24"/>
        </w:rPr>
        <w:t>Study Species</w:t>
      </w:r>
    </w:p>
    <w:p w14:paraId="72810B09" w14:textId="547C6E1A" w:rsidR="00B71AC4" w:rsidRPr="00DA3E20" w:rsidRDefault="00B71AC4"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(Asteraceae) are two invasive thistles native to Eurasia that are </w:t>
      </w:r>
      <w:r w:rsidR="00DA470C" w:rsidRPr="00DA3E20">
        <w:rPr>
          <w:rFonts w:ascii="Times New Roman" w:hAnsi="Times New Roman" w:cs="Times New Roman"/>
          <w:sz w:val="24"/>
          <w:szCs w:val="24"/>
        </w:rPr>
        <w:t>widespread</w:t>
      </w:r>
      <w:r w:rsidRPr="00DA3E20">
        <w:rPr>
          <w:rFonts w:ascii="Times New Roman" w:hAnsi="Times New Roman" w:cs="Times New Roman"/>
          <w:sz w:val="24"/>
          <w:szCs w:val="24"/>
        </w:rPr>
        <w:t xml:space="preserve"> across North America and </w:t>
      </w:r>
      <w:r w:rsidR="00DA470C" w:rsidRPr="00DA3E20">
        <w:rPr>
          <w:rFonts w:ascii="Times New Roman" w:hAnsi="Times New Roman" w:cs="Times New Roman"/>
          <w:sz w:val="24"/>
          <w:szCs w:val="24"/>
        </w:rPr>
        <w:t>have been</w:t>
      </w:r>
      <w:r w:rsidRPr="00DA3E20">
        <w:rPr>
          <w:rFonts w:ascii="Times New Roman" w:hAnsi="Times New Roman" w:cs="Times New Roman"/>
          <w:sz w:val="24"/>
          <w:szCs w:val="24"/>
        </w:rPr>
        <w:t xml:space="preserve"> listed as noxious weeds in </w:t>
      </w:r>
      <w:r w:rsidR="00753789" w:rsidRPr="00DA3E20">
        <w:rPr>
          <w:rFonts w:ascii="Times New Roman" w:hAnsi="Times New Roman" w:cs="Times New Roman"/>
          <w:sz w:val="24"/>
          <w:szCs w:val="24"/>
        </w:rPr>
        <w:t xml:space="preserve">many </w:t>
      </w:r>
      <w:r w:rsidRPr="00DA3E20">
        <w:rPr>
          <w:rFonts w:ascii="Times New Roman" w:hAnsi="Times New Roman" w:cs="Times New Roman"/>
          <w:sz w:val="24"/>
          <w:szCs w:val="24"/>
        </w:rPr>
        <w:t>states across the U.S. (</w:t>
      </w:r>
      <w:commentRangeStart w:id="166"/>
      <w:commentRangeStart w:id="167"/>
      <w:del w:id="168" w:author="Trevor Drees" w:date="2025-07-27T15:57:00Z" w16du:dateUtc="2025-07-27T22:57:00Z">
        <w:r w:rsidR="00800ADB" w:rsidRPr="00DA3E20" w:rsidDel="00B676A2">
          <w:rPr>
            <w:rFonts w:ascii="Times New Roman" w:hAnsi="Times New Roman" w:cs="Times New Roman"/>
            <w:sz w:val="24"/>
            <w:szCs w:val="24"/>
          </w:rPr>
          <w:delText>Dunn 1976</w:delText>
        </w:r>
        <w:r w:rsidR="002C7857" w:rsidRPr="00DA3E20" w:rsidDel="00B676A2">
          <w:rPr>
            <w:rFonts w:ascii="Times New Roman" w:hAnsi="Times New Roman" w:cs="Times New Roman"/>
            <w:sz w:val="24"/>
            <w:szCs w:val="24"/>
          </w:rPr>
          <w:delText>,</w:delText>
        </w:r>
        <w:r w:rsidR="0082556B" w:rsidRPr="00DA3E20" w:rsidDel="00B676A2">
          <w:rPr>
            <w:rFonts w:ascii="Times New Roman" w:hAnsi="Times New Roman" w:cs="Times New Roman"/>
            <w:sz w:val="24"/>
            <w:szCs w:val="24"/>
          </w:rPr>
          <w:delText xml:space="preserve"> </w:delText>
        </w:r>
      </w:del>
      <w:r w:rsidRPr="00DA3E20">
        <w:rPr>
          <w:rFonts w:ascii="Times New Roman" w:hAnsi="Times New Roman" w:cs="Times New Roman"/>
          <w:sz w:val="24"/>
          <w:szCs w:val="24"/>
        </w:rPr>
        <w:t xml:space="preserve">Skinner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2000</w:t>
      </w:r>
      <w:ins w:id="169" w:author="Trevor Drees" w:date="2025-07-27T15:57:00Z" w16du:dateUtc="2025-07-27T22:57:00Z">
        <w:r w:rsidR="00B676A2">
          <w:rPr>
            <w:rFonts w:ascii="Times New Roman" w:hAnsi="Times New Roman" w:cs="Times New Roman"/>
            <w:sz w:val="24"/>
            <w:szCs w:val="24"/>
          </w:rPr>
          <w:t xml:space="preserve">, Lakoba </w:t>
        </w:r>
        <w:r w:rsidR="00B676A2">
          <w:rPr>
            <w:rFonts w:ascii="Times New Roman" w:hAnsi="Times New Roman" w:cs="Times New Roman"/>
            <w:i/>
            <w:iCs/>
            <w:sz w:val="24"/>
            <w:szCs w:val="24"/>
          </w:rPr>
          <w:t>et al</w:t>
        </w:r>
        <w:r w:rsidR="00B676A2">
          <w:rPr>
            <w:rFonts w:ascii="Times New Roman" w:hAnsi="Times New Roman" w:cs="Times New Roman"/>
            <w:sz w:val="24"/>
            <w:szCs w:val="24"/>
          </w:rPr>
          <w:t>. 2020</w:t>
        </w:r>
      </w:ins>
      <w:r w:rsidRPr="00DA3E20">
        <w:rPr>
          <w:rFonts w:ascii="Times New Roman" w:hAnsi="Times New Roman" w:cs="Times New Roman"/>
          <w:sz w:val="24"/>
          <w:szCs w:val="24"/>
        </w:rPr>
        <w:t xml:space="preserve">). </w:t>
      </w:r>
      <w:commentRangeEnd w:id="166"/>
      <w:r w:rsidR="00993A8F" w:rsidRPr="00DA3E20">
        <w:rPr>
          <w:rStyle w:val="CommentReference"/>
        </w:rPr>
        <w:commentReference w:id="166"/>
      </w:r>
      <w:commentRangeEnd w:id="167"/>
      <w:r w:rsidR="00B676A2">
        <w:rPr>
          <w:rStyle w:val="CommentReference"/>
        </w:rPr>
        <w:commentReference w:id="167"/>
      </w:r>
      <w:r w:rsidRPr="00DA3E20">
        <w:rPr>
          <w:rFonts w:ascii="Times New Roman" w:hAnsi="Times New Roman" w:cs="Times New Roman"/>
          <w:sz w:val="24"/>
          <w:szCs w:val="24"/>
        </w:rPr>
        <w:t xml:space="preserve">Both </w:t>
      </w:r>
      <w:r w:rsidR="00B537A6" w:rsidRPr="00DA3E20">
        <w:rPr>
          <w:rFonts w:ascii="Times New Roman" w:hAnsi="Times New Roman" w:cs="Times New Roman"/>
          <w:sz w:val="24"/>
          <w:szCs w:val="24"/>
        </w:rPr>
        <w:t>species</w:t>
      </w:r>
      <w:r w:rsidRPr="00DA3E20">
        <w:rPr>
          <w:rFonts w:ascii="Times New Roman" w:hAnsi="Times New Roman" w:cs="Times New Roman"/>
          <w:sz w:val="24"/>
          <w:szCs w:val="24"/>
        </w:rPr>
        <w:t xml:space="preserve"> are monocarpic and display a</w:t>
      </w:r>
      <w:del w:id="170" w:author="Trevor Drees" w:date="2025-07-27T15:51:00Z" w16du:dateUtc="2025-07-27T22:51:00Z">
        <w:r w:rsidRPr="00DA3E20" w:rsidDel="000A5E12">
          <w:rPr>
            <w:rFonts w:ascii="Times New Roman" w:hAnsi="Times New Roman" w:cs="Times New Roman"/>
            <w:sz w:val="24"/>
            <w:szCs w:val="24"/>
          </w:rPr>
          <w:delText>n</w:delText>
        </w:r>
      </w:del>
      <w:r w:rsidRPr="00DA3E20">
        <w:rPr>
          <w:rFonts w:ascii="Times New Roman" w:hAnsi="Times New Roman" w:cs="Times New Roman"/>
          <w:sz w:val="24"/>
          <w:szCs w:val="24"/>
        </w:rPr>
        <w:t xml:space="preserve"> </w:t>
      </w:r>
      <w:del w:id="171" w:author="Trevor Drees" w:date="2025-07-27T16:50:00Z" w16du:dateUtc="2025-07-27T23:50:00Z">
        <w:r w:rsidR="00200728" w:rsidRPr="00DA3E20" w:rsidDel="00821E05">
          <w:rPr>
            <w:rFonts w:ascii="Times New Roman" w:hAnsi="Times New Roman" w:cs="Times New Roman"/>
            <w:sz w:val="24"/>
            <w:szCs w:val="24"/>
          </w:rPr>
          <w:delText xml:space="preserve">monocarpic </w:delText>
        </w:r>
      </w:del>
      <w:r w:rsidR="00200728" w:rsidRPr="00DA3E20">
        <w:rPr>
          <w:rFonts w:ascii="Times New Roman" w:hAnsi="Times New Roman" w:cs="Times New Roman"/>
          <w:sz w:val="24"/>
          <w:szCs w:val="24"/>
        </w:rPr>
        <w:t>perennial</w:t>
      </w:r>
      <w:r w:rsidRPr="00DA3E20">
        <w:rPr>
          <w:rFonts w:ascii="Times New Roman" w:hAnsi="Times New Roman" w:cs="Times New Roman"/>
          <w:sz w:val="24"/>
          <w:szCs w:val="24"/>
        </w:rPr>
        <w:t xml:space="preserve"> life cycle that can </w:t>
      </w:r>
      <w:r w:rsidR="00B537A6" w:rsidRPr="00DA3E20">
        <w:rPr>
          <w:rFonts w:ascii="Times New Roman" w:hAnsi="Times New Roman" w:cs="Times New Roman"/>
          <w:sz w:val="24"/>
          <w:szCs w:val="24"/>
        </w:rPr>
        <w:t>shift to</w:t>
      </w:r>
      <w:r w:rsidRPr="00DA3E20">
        <w:rPr>
          <w:rFonts w:ascii="Times New Roman" w:hAnsi="Times New Roman" w:cs="Times New Roman"/>
          <w:sz w:val="24"/>
          <w:szCs w:val="24"/>
        </w:rPr>
        <w:t xml:space="preserve"> annual under increased</w:t>
      </w:r>
      <w:r w:rsidR="00B537A6" w:rsidRPr="00DA3E20">
        <w:rPr>
          <w:rFonts w:ascii="Times New Roman" w:hAnsi="Times New Roman" w:cs="Times New Roman"/>
          <w:sz w:val="24"/>
          <w:szCs w:val="24"/>
        </w:rPr>
        <w:t xml:space="preserve"> growing</w:t>
      </w:r>
      <w:r w:rsidRPr="00DA3E20">
        <w:rPr>
          <w:rFonts w:ascii="Times New Roman" w:hAnsi="Times New Roman" w:cs="Times New Roman"/>
          <w:sz w:val="24"/>
          <w:szCs w:val="24"/>
        </w:rPr>
        <w:t xml:space="preserve"> temperatures (</w:t>
      </w:r>
      <w:r w:rsidR="00B537A6" w:rsidRPr="00DA3E20">
        <w:rPr>
          <w:rFonts w:ascii="Times New Roman" w:hAnsi="Times New Roman" w:cs="Times New Roman"/>
          <w:sz w:val="24"/>
          <w:szCs w:val="24"/>
        </w:rPr>
        <w:t>Keller and Shea 2021</w:t>
      </w:r>
      <w:del w:id="172" w:author="Trevor Drees" w:date="2025-07-27T16:50:00Z" w16du:dateUtc="2025-07-27T23:50:00Z">
        <w:r w:rsidRPr="00DA3E20" w:rsidDel="00821E05">
          <w:rPr>
            <w:rFonts w:ascii="Times New Roman" w:hAnsi="Times New Roman" w:cs="Times New Roman"/>
            <w:sz w:val="24"/>
            <w:szCs w:val="24"/>
          </w:rPr>
          <w:delText>)</w:delText>
        </w:r>
        <w:r w:rsidR="00200728" w:rsidRPr="00DA3E20" w:rsidDel="00821E05">
          <w:rPr>
            <w:rFonts w:ascii="Times New Roman" w:hAnsi="Times New Roman" w:cs="Times New Roman"/>
            <w:sz w:val="24"/>
            <w:szCs w:val="24"/>
          </w:rPr>
          <w:delText>;</w:delText>
        </w:r>
      </w:del>
      <w:ins w:id="173" w:author="Trevor Drees" w:date="2025-07-27T16:50:00Z" w16du:dateUtc="2025-07-27T23:50:00Z">
        <w:r w:rsidR="00821E05" w:rsidRPr="00DA3E20">
          <w:rPr>
            <w:rFonts w:ascii="Times New Roman" w:hAnsi="Times New Roman" w:cs="Times New Roman"/>
            <w:sz w:val="24"/>
            <w:szCs w:val="24"/>
          </w:rPr>
          <w:t>)</w:t>
        </w:r>
        <w:r w:rsidR="00821E05">
          <w:rPr>
            <w:rFonts w:ascii="Times New Roman" w:hAnsi="Times New Roman" w:cs="Times New Roman"/>
            <w:sz w:val="24"/>
            <w:szCs w:val="24"/>
          </w:rPr>
          <w:t>, where</w:t>
        </w:r>
        <w:r w:rsidR="00821E05" w:rsidRPr="00DA3E20">
          <w:rPr>
            <w:rFonts w:ascii="Times New Roman" w:hAnsi="Times New Roman" w:cs="Times New Roman"/>
            <w:sz w:val="24"/>
            <w:szCs w:val="24"/>
          </w:rPr>
          <w:t xml:space="preserve"> </w:t>
        </w:r>
      </w:ins>
      <w:r w:rsidR="00DA470C" w:rsidRPr="00DA3E20">
        <w:rPr>
          <w:rFonts w:ascii="Times New Roman" w:hAnsi="Times New Roman" w:cs="Times New Roman"/>
          <w:sz w:val="24"/>
          <w:szCs w:val="24"/>
        </w:rPr>
        <w:t xml:space="preserve">individuals </w:t>
      </w:r>
      <w:r w:rsidR="00200728" w:rsidRPr="00DA3E20">
        <w:rPr>
          <w:rFonts w:ascii="Times New Roman" w:hAnsi="Times New Roman" w:cs="Times New Roman"/>
          <w:sz w:val="24"/>
          <w:szCs w:val="24"/>
        </w:rPr>
        <w:t xml:space="preserve">germinate </w:t>
      </w:r>
      <w:r w:rsidR="003C40EB" w:rsidRPr="00DA3E20">
        <w:rPr>
          <w:rFonts w:ascii="Times New Roman" w:hAnsi="Times New Roman" w:cs="Times New Roman"/>
          <w:sz w:val="24"/>
          <w:szCs w:val="24"/>
        </w:rPr>
        <w:t xml:space="preserve">in the fall </w:t>
      </w:r>
      <w:r w:rsidR="00DA470C" w:rsidRPr="00DA3E20">
        <w:rPr>
          <w:rFonts w:ascii="Times New Roman" w:hAnsi="Times New Roman" w:cs="Times New Roman"/>
          <w:sz w:val="24"/>
          <w:szCs w:val="24"/>
        </w:rPr>
        <w:t>and remai</w:t>
      </w:r>
      <w:r w:rsidR="00200728" w:rsidRPr="00DA3E20">
        <w:rPr>
          <w:rFonts w:ascii="Times New Roman" w:hAnsi="Times New Roman" w:cs="Times New Roman"/>
          <w:sz w:val="24"/>
          <w:szCs w:val="24"/>
        </w:rPr>
        <w:t>n</w:t>
      </w:r>
      <w:r w:rsidR="00DA470C" w:rsidRPr="00DA3E20">
        <w:rPr>
          <w:rFonts w:ascii="Times New Roman" w:hAnsi="Times New Roman" w:cs="Times New Roman"/>
          <w:sz w:val="24"/>
          <w:szCs w:val="24"/>
        </w:rPr>
        <w:t xml:space="preserve"> as rosettes </w:t>
      </w:r>
      <w:r w:rsidR="00200728" w:rsidRPr="00DA3E20">
        <w:rPr>
          <w:rFonts w:ascii="Times New Roman" w:hAnsi="Times New Roman" w:cs="Times New Roman"/>
          <w:sz w:val="24"/>
          <w:szCs w:val="24"/>
        </w:rPr>
        <w:t xml:space="preserve">before </w:t>
      </w:r>
      <w:r w:rsidR="00DA470C" w:rsidRPr="00DA3E20">
        <w:rPr>
          <w:rFonts w:ascii="Times New Roman" w:hAnsi="Times New Roman" w:cs="Times New Roman"/>
          <w:sz w:val="24"/>
          <w:szCs w:val="24"/>
        </w:rPr>
        <w:t xml:space="preserve">bolting </w:t>
      </w:r>
      <w:r w:rsidR="00C14B4D" w:rsidRPr="00DA3E20">
        <w:rPr>
          <w:rFonts w:ascii="Times New Roman" w:hAnsi="Times New Roman" w:cs="Times New Roman"/>
          <w:sz w:val="24"/>
          <w:szCs w:val="24"/>
        </w:rPr>
        <w:t xml:space="preserve">in the </w:t>
      </w:r>
      <w:r w:rsidR="00C14B4D" w:rsidRPr="00DA3E20">
        <w:rPr>
          <w:rFonts w:ascii="Times New Roman" w:hAnsi="Times New Roman" w:cs="Times New Roman"/>
          <w:sz w:val="24"/>
          <w:szCs w:val="24"/>
        </w:rPr>
        <w:lastRenderedPageBreak/>
        <w:t>spring and reproduc</w:t>
      </w:r>
      <w:r w:rsidR="00DA470C" w:rsidRPr="00DA3E20">
        <w:rPr>
          <w:rFonts w:ascii="Times New Roman" w:hAnsi="Times New Roman" w:cs="Times New Roman"/>
          <w:sz w:val="24"/>
          <w:szCs w:val="24"/>
        </w:rPr>
        <w:t>ing</w:t>
      </w:r>
      <w:r w:rsidR="00C14B4D" w:rsidRPr="00DA3E20">
        <w:rPr>
          <w:rFonts w:ascii="Times New Roman" w:hAnsi="Times New Roman" w:cs="Times New Roman"/>
          <w:sz w:val="24"/>
          <w:szCs w:val="24"/>
        </w:rPr>
        <w:t xml:space="preserve"> in the summer. </w:t>
      </w:r>
      <w:r w:rsidR="00B537A6" w:rsidRPr="00DA3E20">
        <w:rPr>
          <w:rFonts w:ascii="Times New Roman" w:hAnsi="Times New Roman" w:cs="Times New Roman"/>
          <w:sz w:val="24"/>
          <w:szCs w:val="24"/>
        </w:rPr>
        <w:t>Reproduction in</w:t>
      </w:r>
      <w:r w:rsidR="00DA470C" w:rsidRPr="00DA3E20">
        <w:rPr>
          <w:rFonts w:ascii="Times New Roman" w:hAnsi="Times New Roman" w:cs="Times New Roman"/>
          <w:sz w:val="24"/>
          <w:szCs w:val="24"/>
        </w:rPr>
        <w:t xml:space="preserve"> both</w:t>
      </w:r>
      <w:r w:rsidR="00C14B4D" w:rsidRPr="00DA3E20">
        <w:rPr>
          <w:rFonts w:ascii="Times New Roman" w:hAnsi="Times New Roman" w:cs="Times New Roman"/>
          <w:sz w:val="24"/>
          <w:szCs w:val="24"/>
        </w:rPr>
        <w:t xml:space="preserve"> </w:t>
      </w:r>
      <w:r w:rsidR="00B537A6" w:rsidRPr="00DA3E20">
        <w:rPr>
          <w:rFonts w:ascii="Times New Roman" w:hAnsi="Times New Roman" w:cs="Times New Roman"/>
          <w:i/>
          <w:iCs/>
          <w:sz w:val="24"/>
          <w:szCs w:val="24"/>
        </w:rPr>
        <w:t>C. nutans</w:t>
      </w:r>
      <w:r w:rsidR="00B537A6" w:rsidRPr="00DA3E20">
        <w:rPr>
          <w:rFonts w:ascii="Times New Roman" w:hAnsi="Times New Roman" w:cs="Times New Roman"/>
          <w:sz w:val="24"/>
          <w:szCs w:val="24"/>
        </w:rPr>
        <w:t xml:space="preserve"> and </w:t>
      </w:r>
      <w:r w:rsidR="00B537A6" w:rsidRPr="00DA3E20">
        <w:rPr>
          <w:rFonts w:ascii="Times New Roman" w:hAnsi="Times New Roman" w:cs="Times New Roman"/>
          <w:i/>
          <w:iCs/>
          <w:sz w:val="24"/>
          <w:szCs w:val="24"/>
        </w:rPr>
        <w:t xml:space="preserve">C. </w:t>
      </w:r>
      <w:proofErr w:type="spellStart"/>
      <w:r w:rsidR="00B537A6" w:rsidRPr="00DA3E20">
        <w:rPr>
          <w:rFonts w:ascii="Times New Roman" w:hAnsi="Times New Roman" w:cs="Times New Roman"/>
          <w:i/>
          <w:iCs/>
          <w:sz w:val="24"/>
          <w:szCs w:val="24"/>
        </w:rPr>
        <w:t>acanthoides</w:t>
      </w:r>
      <w:proofErr w:type="spellEnd"/>
      <w:r w:rsidR="00B537A6" w:rsidRPr="00DA3E20">
        <w:rPr>
          <w:rFonts w:ascii="Times New Roman" w:hAnsi="Times New Roman" w:cs="Times New Roman"/>
          <w:sz w:val="24"/>
          <w:szCs w:val="24"/>
        </w:rPr>
        <w:t xml:space="preserve"> occurs </w:t>
      </w:r>
      <w:r w:rsidR="00C14B4D" w:rsidRPr="00DA3E20">
        <w:rPr>
          <w:rFonts w:ascii="Times New Roman" w:hAnsi="Times New Roman" w:cs="Times New Roman"/>
          <w:sz w:val="24"/>
          <w:szCs w:val="24"/>
        </w:rPr>
        <w:t>exclusively by seed</w:t>
      </w:r>
      <w:ins w:id="174" w:author="Trevor Drees" w:date="2025-07-27T16:53:00Z" w16du:dateUtc="2025-07-27T23:53:00Z">
        <w:r w:rsidR="00821E05">
          <w:rPr>
            <w:rFonts w:ascii="Times New Roman" w:hAnsi="Times New Roman" w:cs="Times New Roman"/>
            <w:sz w:val="24"/>
            <w:szCs w:val="24"/>
          </w:rPr>
          <w:t>,</w:t>
        </w:r>
      </w:ins>
      <w:r w:rsidR="00C14B4D" w:rsidRPr="00DA3E20">
        <w:rPr>
          <w:rFonts w:ascii="Times New Roman" w:hAnsi="Times New Roman" w:cs="Times New Roman"/>
          <w:sz w:val="24"/>
          <w:szCs w:val="24"/>
        </w:rPr>
        <w:t xml:space="preserve"> </w:t>
      </w:r>
      <w:r w:rsidR="00B537A6" w:rsidRPr="00DA3E20">
        <w:rPr>
          <w:rFonts w:ascii="Times New Roman" w:hAnsi="Times New Roman" w:cs="Times New Roman"/>
          <w:sz w:val="24"/>
          <w:szCs w:val="24"/>
        </w:rPr>
        <w:t>and</w:t>
      </w:r>
      <w:ins w:id="175" w:author="van der Heide, Emma Rae" w:date="2025-07-14T16:30:00Z" w16du:dateUtc="2025-07-14T20:30:00Z">
        <w:del w:id="176" w:author="Trevor Drees" w:date="2025-07-27T16:53:00Z" w16du:dateUtc="2025-07-27T23:53:00Z">
          <w:r w:rsidR="00993A8F" w:rsidRPr="00DA3E20" w:rsidDel="00821E05">
            <w:rPr>
              <w:rFonts w:ascii="Times New Roman" w:hAnsi="Times New Roman" w:cs="Times New Roman"/>
              <w:sz w:val="24"/>
              <w:szCs w:val="24"/>
            </w:rPr>
            <w:delText>,</w:delText>
          </w:r>
        </w:del>
      </w:ins>
      <w:r w:rsidR="004A74E4" w:rsidRPr="00DA3E20">
        <w:rPr>
          <w:rFonts w:ascii="Times New Roman" w:hAnsi="Times New Roman" w:cs="Times New Roman"/>
          <w:sz w:val="24"/>
          <w:szCs w:val="24"/>
        </w:rPr>
        <w:t xml:space="preserve"> while</w:t>
      </w:r>
      <w:r w:rsidR="00B537A6" w:rsidRPr="00DA3E20">
        <w:rPr>
          <w:rFonts w:ascii="Times New Roman" w:hAnsi="Times New Roman" w:cs="Times New Roman"/>
          <w:sz w:val="24"/>
          <w:szCs w:val="24"/>
        </w:rPr>
        <w:t xml:space="preserve"> </w:t>
      </w:r>
      <w:r w:rsidR="00DA470C" w:rsidRPr="00DA3E20">
        <w:rPr>
          <w:rFonts w:ascii="Times New Roman" w:hAnsi="Times New Roman" w:cs="Times New Roman"/>
          <w:sz w:val="24"/>
          <w:szCs w:val="24"/>
        </w:rPr>
        <w:t>seeds are primarily wind-dispersed via a pappus on the distal end of the achene</w:t>
      </w:r>
      <w:r w:rsidR="00C14B4D" w:rsidRPr="00DA3E20">
        <w:rPr>
          <w:rFonts w:ascii="Times New Roman" w:hAnsi="Times New Roman" w:cs="Times New Roman"/>
          <w:sz w:val="24"/>
          <w:szCs w:val="24"/>
        </w:rPr>
        <w:t xml:space="preserve">, </w:t>
      </w:r>
      <w:r w:rsidR="00DA470C" w:rsidRPr="00DA3E20">
        <w:rPr>
          <w:rFonts w:ascii="Times New Roman" w:hAnsi="Times New Roman" w:cs="Times New Roman"/>
          <w:sz w:val="24"/>
          <w:szCs w:val="24"/>
        </w:rPr>
        <w:t>they</w:t>
      </w:r>
      <w:r w:rsidR="00C14B4D" w:rsidRPr="00DA3E20">
        <w:rPr>
          <w:rFonts w:ascii="Times New Roman" w:hAnsi="Times New Roman" w:cs="Times New Roman"/>
          <w:sz w:val="24"/>
          <w:szCs w:val="24"/>
        </w:rPr>
        <w:t xml:space="preserve"> </w:t>
      </w:r>
      <w:r w:rsidR="00CE7C37" w:rsidRPr="00DA3E20">
        <w:rPr>
          <w:rFonts w:ascii="Times New Roman" w:hAnsi="Times New Roman" w:cs="Times New Roman"/>
          <w:sz w:val="24"/>
          <w:szCs w:val="24"/>
        </w:rPr>
        <w:t>have also been documented being moved by</w:t>
      </w:r>
      <w:r w:rsidR="00C14B4D" w:rsidRPr="00DA3E20">
        <w:rPr>
          <w:rFonts w:ascii="Times New Roman" w:hAnsi="Times New Roman" w:cs="Times New Roman"/>
          <w:sz w:val="24"/>
          <w:szCs w:val="24"/>
        </w:rPr>
        <w:t xml:space="preserve"> ants </w:t>
      </w:r>
      <w:r w:rsidR="00DA470C" w:rsidRPr="00DA3E20">
        <w:rPr>
          <w:rFonts w:ascii="Times New Roman" w:hAnsi="Times New Roman" w:cs="Times New Roman"/>
          <w:sz w:val="24"/>
          <w:szCs w:val="24"/>
        </w:rPr>
        <w:t xml:space="preserve">after wind dispersal </w:t>
      </w:r>
      <w:r w:rsidR="00587649" w:rsidRPr="00DA3E20">
        <w:rPr>
          <w:rFonts w:ascii="Times New Roman" w:hAnsi="Times New Roman" w:cs="Times New Roman"/>
          <w:sz w:val="24"/>
          <w:szCs w:val="24"/>
        </w:rPr>
        <w:t>occurs</w:t>
      </w:r>
      <w:r w:rsidR="00C14B4D" w:rsidRPr="00DA3E20">
        <w:rPr>
          <w:rFonts w:ascii="Times New Roman" w:hAnsi="Times New Roman" w:cs="Times New Roman"/>
          <w:sz w:val="24"/>
          <w:szCs w:val="24"/>
        </w:rPr>
        <w:t xml:space="preserve"> (</w:t>
      </w:r>
      <w:proofErr w:type="spellStart"/>
      <w:r w:rsidR="00CE7C37" w:rsidRPr="00DA3E20">
        <w:rPr>
          <w:rFonts w:ascii="Times New Roman" w:hAnsi="Times New Roman" w:cs="Times New Roman"/>
          <w:sz w:val="24"/>
          <w:szCs w:val="24"/>
        </w:rPr>
        <w:t>Jongejans</w:t>
      </w:r>
      <w:proofErr w:type="spellEnd"/>
      <w:r w:rsidR="00CE7C37" w:rsidRPr="00DA3E20">
        <w:rPr>
          <w:rFonts w:ascii="Times New Roman" w:hAnsi="Times New Roman" w:cs="Times New Roman"/>
          <w:sz w:val="24"/>
          <w:szCs w:val="24"/>
        </w:rPr>
        <w:t xml:space="preserve"> </w:t>
      </w:r>
      <w:r w:rsidR="00CE7C37" w:rsidRPr="00DA3E20">
        <w:rPr>
          <w:rFonts w:ascii="Times New Roman" w:hAnsi="Times New Roman" w:cs="Times New Roman"/>
          <w:i/>
          <w:iCs/>
          <w:sz w:val="24"/>
          <w:szCs w:val="24"/>
        </w:rPr>
        <w:t>et al</w:t>
      </w:r>
      <w:r w:rsidR="00CE7C37" w:rsidRPr="00DA3E20">
        <w:rPr>
          <w:rFonts w:ascii="Times New Roman" w:hAnsi="Times New Roman" w:cs="Times New Roman"/>
          <w:sz w:val="24"/>
          <w:szCs w:val="24"/>
        </w:rPr>
        <w:t>. 2015</w:t>
      </w:r>
      <w:r w:rsidR="002C7857" w:rsidRPr="00DA3E20">
        <w:rPr>
          <w:rFonts w:ascii="Times New Roman" w:hAnsi="Times New Roman" w:cs="Times New Roman"/>
          <w:sz w:val="24"/>
          <w:szCs w:val="24"/>
        </w:rPr>
        <w:t>,</w:t>
      </w:r>
      <w:r w:rsidR="00CE7C37" w:rsidRPr="00DA3E20">
        <w:rPr>
          <w:rFonts w:ascii="Times New Roman" w:hAnsi="Times New Roman" w:cs="Times New Roman"/>
          <w:sz w:val="24"/>
          <w:szCs w:val="24"/>
        </w:rPr>
        <w:t xml:space="preserve"> Drees and Shea</w:t>
      </w:r>
      <w:r w:rsidR="005D08CD" w:rsidRPr="00DA3E20">
        <w:rPr>
          <w:rFonts w:ascii="Times New Roman" w:hAnsi="Times New Roman" w:cs="Times New Roman"/>
          <w:sz w:val="24"/>
          <w:szCs w:val="24"/>
        </w:rPr>
        <w:t xml:space="preserve"> 2024</w:t>
      </w:r>
      <w:r w:rsidR="00C14B4D" w:rsidRPr="00DA3E20">
        <w:rPr>
          <w:rFonts w:ascii="Times New Roman" w:hAnsi="Times New Roman" w:cs="Times New Roman"/>
          <w:sz w:val="24"/>
          <w:szCs w:val="24"/>
        </w:rPr>
        <w:t>).</w:t>
      </w:r>
      <w:r w:rsidRPr="00DA3E20">
        <w:rPr>
          <w:rFonts w:ascii="Times New Roman" w:hAnsi="Times New Roman" w:cs="Times New Roman"/>
          <w:sz w:val="24"/>
          <w:szCs w:val="24"/>
        </w:rPr>
        <w:t xml:space="preserve"> </w:t>
      </w:r>
      <w:r w:rsidR="00C14B4D" w:rsidRPr="00DA3E20">
        <w:rPr>
          <w:rFonts w:ascii="Times New Roman" w:hAnsi="Times New Roman" w:cs="Times New Roman"/>
          <w:sz w:val="24"/>
          <w:szCs w:val="24"/>
        </w:rPr>
        <w:t>Both species</w:t>
      </w:r>
      <w:r w:rsidR="00587649" w:rsidRPr="00DA3E20">
        <w:rPr>
          <w:rFonts w:ascii="Times New Roman" w:hAnsi="Times New Roman" w:cs="Times New Roman"/>
          <w:sz w:val="24"/>
          <w:szCs w:val="24"/>
        </w:rPr>
        <w:t xml:space="preserve"> display a ruderal growth strategy</w:t>
      </w:r>
      <w:r w:rsidR="004357D3" w:rsidRPr="00DA3E20">
        <w:rPr>
          <w:rFonts w:ascii="Times New Roman" w:hAnsi="Times New Roman" w:cs="Times New Roman"/>
          <w:sz w:val="24"/>
          <w:szCs w:val="24"/>
        </w:rPr>
        <w:t xml:space="preserve"> and</w:t>
      </w:r>
      <w:r w:rsidR="00C14B4D" w:rsidRPr="00DA3E20">
        <w:rPr>
          <w:rFonts w:ascii="Times New Roman" w:hAnsi="Times New Roman" w:cs="Times New Roman"/>
          <w:sz w:val="24"/>
          <w:szCs w:val="24"/>
        </w:rPr>
        <w:t xml:space="preserve"> tend to thrive in disturbed environments such as roadsides and pastures,</w:t>
      </w:r>
      <w:ins w:id="177" w:author="Trevor Drees" w:date="2025-07-27T16:53:00Z" w16du:dateUtc="2025-07-27T23:53:00Z">
        <w:r w:rsidR="00821E05">
          <w:rPr>
            <w:rFonts w:ascii="Times New Roman" w:hAnsi="Times New Roman" w:cs="Times New Roman"/>
            <w:sz w:val="24"/>
            <w:szCs w:val="24"/>
          </w:rPr>
          <w:t xml:space="preserve"> where</w:t>
        </w:r>
      </w:ins>
      <w:r w:rsidR="00C14B4D" w:rsidRPr="00DA3E20">
        <w:rPr>
          <w:rFonts w:ascii="Times New Roman" w:hAnsi="Times New Roman" w:cs="Times New Roman"/>
          <w:sz w:val="24"/>
          <w:szCs w:val="24"/>
        </w:rPr>
        <w:t xml:space="preserve"> in the latter of which they can be a considerable nuisance due to their</w:t>
      </w:r>
      <w:r w:rsidR="004A74E4" w:rsidRPr="00DA3E20">
        <w:rPr>
          <w:rFonts w:ascii="Times New Roman" w:hAnsi="Times New Roman" w:cs="Times New Roman"/>
          <w:sz w:val="24"/>
          <w:szCs w:val="24"/>
        </w:rPr>
        <w:t xml:space="preserve"> sharp spines that</w:t>
      </w:r>
      <w:r w:rsidR="00C14B4D" w:rsidRPr="00DA3E20">
        <w:rPr>
          <w:rFonts w:ascii="Times New Roman" w:hAnsi="Times New Roman" w:cs="Times New Roman"/>
          <w:sz w:val="24"/>
          <w:szCs w:val="24"/>
        </w:rPr>
        <w:t xml:space="preserve"> </w:t>
      </w:r>
      <w:r w:rsidR="004A74E4" w:rsidRPr="00DA3E20">
        <w:rPr>
          <w:rFonts w:ascii="Times New Roman" w:hAnsi="Times New Roman" w:cs="Times New Roman"/>
          <w:sz w:val="24"/>
          <w:szCs w:val="24"/>
        </w:rPr>
        <w:t xml:space="preserve">make </w:t>
      </w:r>
      <w:r w:rsidR="005104F4" w:rsidRPr="00DA3E20">
        <w:rPr>
          <w:rFonts w:ascii="Times New Roman" w:hAnsi="Times New Roman" w:cs="Times New Roman"/>
          <w:sz w:val="24"/>
          <w:szCs w:val="24"/>
        </w:rPr>
        <w:t>them</w:t>
      </w:r>
      <w:r w:rsidR="004A74E4" w:rsidRPr="00DA3E20">
        <w:rPr>
          <w:rFonts w:ascii="Times New Roman" w:hAnsi="Times New Roman" w:cs="Times New Roman"/>
          <w:sz w:val="24"/>
          <w:szCs w:val="24"/>
        </w:rPr>
        <w:t xml:space="preserve"> unpalatable</w:t>
      </w:r>
      <w:r w:rsidR="00C14B4D" w:rsidRPr="00DA3E20">
        <w:rPr>
          <w:rFonts w:ascii="Times New Roman" w:hAnsi="Times New Roman" w:cs="Times New Roman"/>
          <w:sz w:val="24"/>
          <w:szCs w:val="24"/>
        </w:rPr>
        <w:t xml:space="preserve"> to grazers (</w:t>
      </w:r>
      <w:r w:rsidR="00357858" w:rsidRPr="00DA3E20">
        <w:rPr>
          <w:rFonts w:ascii="Times New Roman" w:hAnsi="Times New Roman" w:cs="Times New Roman"/>
          <w:sz w:val="24"/>
          <w:szCs w:val="24"/>
        </w:rPr>
        <w:t>Kok 1978</w:t>
      </w:r>
      <w:r w:rsidR="002C7857" w:rsidRPr="00DA3E20">
        <w:rPr>
          <w:rFonts w:ascii="Times New Roman" w:hAnsi="Times New Roman" w:cs="Times New Roman"/>
          <w:sz w:val="24"/>
          <w:szCs w:val="24"/>
        </w:rPr>
        <w:t>,</w:t>
      </w:r>
      <w:r w:rsidR="00357858" w:rsidRPr="00DA3E20">
        <w:rPr>
          <w:rFonts w:ascii="Times New Roman" w:hAnsi="Times New Roman" w:cs="Times New Roman"/>
          <w:sz w:val="24"/>
          <w:szCs w:val="24"/>
        </w:rPr>
        <w:t xml:space="preserve"> </w:t>
      </w:r>
      <w:r w:rsidR="003A5942" w:rsidRPr="00DA3E20">
        <w:rPr>
          <w:rFonts w:ascii="Times New Roman" w:hAnsi="Times New Roman" w:cs="Times New Roman"/>
          <w:sz w:val="24"/>
          <w:szCs w:val="24"/>
        </w:rPr>
        <w:t>Trumble and Kok 1982</w:t>
      </w:r>
      <w:r w:rsidR="002C7857" w:rsidRPr="00DA3E20">
        <w:rPr>
          <w:rFonts w:ascii="Times New Roman" w:hAnsi="Times New Roman" w:cs="Times New Roman"/>
          <w:sz w:val="24"/>
          <w:szCs w:val="24"/>
        </w:rPr>
        <w:t>,</w:t>
      </w:r>
      <w:r w:rsidR="003A5942" w:rsidRPr="00DA3E20">
        <w:rPr>
          <w:rFonts w:ascii="Times New Roman" w:hAnsi="Times New Roman" w:cs="Times New Roman"/>
          <w:sz w:val="24"/>
          <w:szCs w:val="24"/>
        </w:rPr>
        <w:t xml:space="preserve"> </w:t>
      </w:r>
      <w:r w:rsidR="00375D0D" w:rsidRPr="00DA3E20">
        <w:rPr>
          <w:rFonts w:ascii="Times New Roman" w:hAnsi="Times New Roman" w:cs="Times New Roman"/>
          <w:sz w:val="24"/>
          <w:szCs w:val="24"/>
        </w:rPr>
        <w:t xml:space="preserve">Desrochers </w:t>
      </w:r>
      <w:r w:rsidR="00375D0D" w:rsidRPr="00DA3E20">
        <w:rPr>
          <w:rFonts w:ascii="Times New Roman" w:hAnsi="Times New Roman" w:cs="Times New Roman"/>
          <w:i/>
          <w:iCs/>
          <w:sz w:val="24"/>
          <w:szCs w:val="24"/>
        </w:rPr>
        <w:t>et al</w:t>
      </w:r>
      <w:r w:rsidR="00375D0D" w:rsidRPr="00DA3E20">
        <w:rPr>
          <w:rFonts w:ascii="Times New Roman" w:hAnsi="Times New Roman" w:cs="Times New Roman"/>
          <w:sz w:val="24"/>
          <w:szCs w:val="24"/>
        </w:rPr>
        <w:t>. 1988</w:t>
      </w:r>
      <w:r w:rsidR="00C14B4D" w:rsidRPr="00DA3E20">
        <w:rPr>
          <w:rFonts w:ascii="Times New Roman" w:hAnsi="Times New Roman" w:cs="Times New Roman"/>
          <w:sz w:val="24"/>
          <w:szCs w:val="24"/>
        </w:rPr>
        <w:t>).</w:t>
      </w:r>
      <w:r w:rsidR="004357D3" w:rsidRPr="00DA3E20">
        <w:rPr>
          <w:rFonts w:ascii="Times New Roman" w:hAnsi="Times New Roman" w:cs="Times New Roman"/>
          <w:sz w:val="24"/>
          <w:szCs w:val="24"/>
        </w:rPr>
        <w:t xml:space="preserve"> </w:t>
      </w:r>
      <w:r w:rsidR="00386C46" w:rsidRPr="00DA3E20">
        <w:rPr>
          <w:rFonts w:ascii="Times New Roman" w:hAnsi="Times New Roman" w:cs="Times New Roman"/>
          <w:sz w:val="24"/>
          <w:szCs w:val="24"/>
        </w:rPr>
        <w:t xml:space="preserve">Aside from </w:t>
      </w:r>
      <w:r w:rsidR="00056BB6" w:rsidRPr="00DA3E20">
        <w:rPr>
          <w:rFonts w:ascii="Times New Roman" w:hAnsi="Times New Roman" w:cs="Times New Roman"/>
          <w:sz w:val="24"/>
          <w:szCs w:val="24"/>
        </w:rPr>
        <w:t xml:space="preserve">the typical </w:t>
      </w:r>
      <w:r w:rsidR="00386C46" w:rsidRPr="00DA3E20">
        <w:rPr>
          <w:rFonts w:ascii="Times New Roman" w:hAnsi="Times New Roman" w:cs="Times New Roman"/>
          <w:sz w:val="24"/>
          <w:szCs w:val="24"/>
        </w:rPr>
        <w:t>herbicides, these thistle species are often managed with mowing (</w:t>
      </w:r>
      <w:r w:rsidR="008145E5" w:rsidRPr="00DA3E20">
        <w:rPr>
          <w:rFonts w:ascii="Times New Roman" w:hAnsi="Times New Roman" w:cs="Times New Roman"/>
          <w:sz w:val="24"/>
          <w:szCs w:val="24"/>
        </w:rPr>
        <w:t xml:space="preserve">Zhang </w:t>
      </w:r>
      <w:r w:rsidR="008145E5" w:rsidRPr="00DA3E20">
        <w:rPr>
          <w:rFonts w:ascii="Times New Roman" w:hAnsi="Times New Roman" w:cs="Times New Roman"/>
          <w:i/>
          <w:iCs/>
          <w:sz w:val="24"/>
          <w:szCs w:val="24"/>
        </w:rPr>
        <w:t>et al</w:t>
      </w:r>
      <w:r w:rsidR="008145E5" w:rsidRPr="00DA3E20">
        <w:rPr>
          <w:rFonts w:ascii="Times New Roman" w:hAnsi="Times New Roman" w:cs="Times New Roman"/>
          <w:sz w:val="24"/>
          <w:szCs w:val="24"/>
        </w:rPr>
        <w:t>. 2011a</w:t>
      </w:r>
      <w:r w:rsidR="002C7857" w:rsidRPr="00DA3E20">
        <w:rPr>
          <w:rFonts w:ascii="Times New Roman" w:hAnsi="Times New Roman" w:cs="Times New Roman"/>
          <w:sz w:val="24"/>
          <w:szCs w:val="24"/>
        </w:rPr>
        <w:t>,</w:t>
      </w:r>
      <w:r w:rsidR="008145E5" w:rsidRPr="00DA3E20">
        <w:rPr>
          <w:rFonts w:ascii="Times New Roman" w:hAnsi="Times New Roman" w:cs="Times New Roman"/>
          <w:sz w:val="24"/>
          <w:szCs w:val="24"/>
        </w:rPr>
        <w:t xml:space="preserve"> </w:t>
      </w:r>
      <w:r w:rsidR="00386C46" w:rsidRPr="00DA3E20">
        <w:rPr>
          <w:rFonts w:ascii="Times New Roman" w:hAnsi="Times New Roman" w:cs="Times New Roman"/>
          <w:sz w:val="24"/>
          <w:szCs w:val="24"/>
        </w:rPr>
        <w:t>Zhang and Shea 2012) or biocontrol agents such as</w:t>
      </w:r>
      <w:r w:rsidR="005509D6" w:rsidRPr="00DA3E20">
        <w:rPr>
          <w:rFonts w:ascii="Times New Roman" w:hAnsi="Times New Roman" w:cs="Times New Roman"/>
          <w:sz w:val="24"/>
          <w:szCs w:val="24"/>
        </w:rPr>
        <w:t xml:space="preserve"> the</w:t>
      </w:r>
      <w:r w:rsidR="004638D0" w:rsidRPr="00DA3E20">
        <w:rPr>
          <w:rFonts w:ascii="Times New Roman" w:hAnsi="Times New Roman" w:cs="Times New Roman"/>
          <w:sz w:val="24"/>
          <w:szCs w:val="24"/>
        </w:rPr>
        <w:t xml:space="preserve"> head-infesting weevil </w:t>
      </w:r>
      <w:proofErr w:type="spellStart"/>
      <w:r w:rsidR="004638D0" w:rsidRPr="00DA3E20">
        <w:rPr>
          <w:rFonts w:ascii="Times New Roman" w:hAnsi="Times New Roman" w:cs="Times New Roman"/>
          <w:i/>
          <w:iCs/>
          <w:sz w:val="24"/>
          <w:szCs w:val="24"/>
        </w:rPr>
        <w:t>Rhinocyllus</w:t>
      </w:r>
      <w:proofErr w:type="spellEnd"/>
      <w:r w:rsidR="004638D0" w:rsidRPr="00DA3E20">
        <w:rPr>
          <w:rFonts w:ascii="Times New Roman" w:hAnsi="Times New Roman" w:cs="Times New Roman"/>
          <w:i/>
          <w:iCs/>
          <w:sz w:val="24"/>
          <w:szCs w:val="24"/>
        </w:rPr>
        <w:t xml:space="preserve"> </w:t>
      </w:r>
      <w:proofErr w:type="spellStart"/>
      <w:r w:rsidR="004638D0" w:rsidRPr="00DA3E20">
        <w:rPr>
          <w:rFonts w:ascii="Times New Roman" w:hAnsi="Times New Roman" w:cs="Times New Roman"/>
          <w:i/>
          <w:iCs/>
          <w:sz w:val="24"/>
          <w:szCs w:val="24"/>
        </w:rPr>
        <w:t>conicus</w:t>
      </w:r>
      <w:proofErr w:type="spellEnd"/>
      <w:r w:rsidR="004638D0" w:rsidRPr="00DA3E20">
        <w:rPr>
          <w:rFonts w:ascii="Times New Roman" w:hAnsi="Times New Roman" w:cs="Times New Roman"/>
          <w:sz w:val="24"/>
          <w:szCs w:val="24"/>
        </w:rPr>
        <w:t xml:space="preserve"> </w:t>
      </w:r>
      <w:r w:rsidR="00386C46" w:rsidRPr="00DA3E20">
        <w:rPr>
          <w:rFonts w:ascii="Times New Roman" w:hAnsi="Times New Roman" w:cs="Times New Roman"/>
          <w:sz w:val="24"/>
          <w:szCs w:val="24"/>
        </w:rPr>
        <w:t>(</w:t>
      </w:r>
      <w:r w:rsidR="004638D0" w:rsidRPr="00DA3E20">
        <w:rPr>
          <w:rFonts w:ascii="Times New Roman" w:hAnsi="Times New Roman" w:cs="Times New Roman"/>
          <w:sz w:val="24"/>
          <w:szCs w:val="24"/>
        </w:rPr>
        <w:t xml:space="preserve">Surles </w:t>
      </w:r>
      <w:r w:rsidR="004638D0" w:rsidRPr="00DA3E20">
        <w:rPr>
          <w:rFonts w:ascii="Times New Roman" w:hAnsi="Times New Roman" w:cs="Times New Roman"/>
          <w:i/>
          <w:iCs/>
          <w:sz w:val="24"/>
          <w:szCs w:val="24"/>
        </w:rPr>
        <w:t>et al</w:t>
      </w:r>
      <w:r w:rsidR="004638D0" w:rsidRPr="00DA3E20">
        <w:rPr>
          <w:rFonts w:ascii="Times New Roman" w:hAnsi="Times New Roman" w:cs="Times New Roman"/>
          <w:sz w:val="24"/>
          <w:szCs w:val="24"/>
        </w:rPr>
        <w:t>. 1974</w:t>
      </w:r>
      <w:r w:rsidR="002C7857" w:rsidRPr="00DA3E20">
        <w:rPr>
          <w:rFonts w:ascii="Times New Roman" w:hAnsi="Times New Roman" w:cs="Times New Roman"/>
          <w:sz w:val="24"/>
          <w:szCs w:val="24"/>
        </w:rPr>
        <w:t>,</w:t>
      </w:r>
      <w:r w:rsidR="004638D0" w:rsidRPr="00DA3E20">
        <w:rPr>
          <w:rFonts w:ascii="Times New Roman" w:hAnsi="Times New Roman" w:cs="Times New Roman"/>
          <w:sz w:val="24"/>
          <w:szCs w:val="24"/>
        </w:rPr>
        <w:t xml:space="preserve"> Kok and Surles 1975</w:t>
      </w:r>
      <w:r w:rsidR="002C7857" w:rsidRPr="00DA3E20">
        <w:rPr>
          <w:rFonts w:ascii="Times New Roman" w:hAnsi="Times New Roman" w:cs="Times New Roman"/>
          <w:sz w:val="24"/>
          <w:szCs w:val="24"/>
        </w:rPr>
        <w:t>,</w:t>
      </w:r>
      <w:r w:rsidR="00056BB6" w:rsidRPr="00DA3E20">
        <w:rPr>
          <w:rFonts w:ascii="Times New Roman" w:hAnsi="Times New Roman" w:cs="Times New Roman"/>
          <w:sz w:val="24"/>
          <w:szCs w:val="24"/>
        </w:rPr>
        <w:t xml:space="preserve"> Kok 2001</w:t>
      </w:r>
      <w:r w:rsidR="00386C46" w:rsidRPr="00DA3E20">
        <w:rPr>
          <w:rFonts w:ascii="Times New Roman" w:hAnsi="Times New Roman" w:cs="Times New Roman"/>
          <w:sz w:val="24"/>
          <w:szCs w:val="24"/>
        </w:rPr>
        <w:t>).</w:t>
      </w:r>
    </w:p>
    <w:p w14:paraId="6F0E673A" w14:textId="7A2C3869" w:rsidR="00CB2B14" w:rsidRPr="00DA3E20" w:rsidRDefault="00C14B4D"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Though both</w:t>
      </w:r>
      <w:r w:rsidR="004A74E4" w:rsidRPr="00DA3E20">
        <w:rPr>
          <w:rFonts w:ascii="Times New Roman" w:hAnsi="Times New Roman" w:cs="Times New Roman"/>
          <w:sz w:val="24"/>
          <w:szCs w:val="24"/>
        </w:rPr>
        <w:t xml:space="preserve"> </w:t>
      </w:r>
      <w:r w:rsidR="004A74E4" w:rsidRPr="00DA3E20">
        <w:rPr>
          <w:rFonts w:ascii="Times New Roman" w:hAnsi="Times New Roman" w:cs="Times New Roman"/>
          <w:i/>
          <w:iCs/>
          <w:sz w:val="24"/>
          <w:szCs w:val="24"/>
        </w:rPr>
        <w:t>C. nutans</w:t>
      </w:r>
      <w:r w:rsidR="004A74E4" w:rsidRPr="00DA3E20">
        <w:rPr>
          <w:rFonts w:ascii="Times New Roman" w:hAnsi="Times New Roman" w:cs="Times New Roman"/>
          <w:sz w:val="24"/>
          <w:szCs w:val="24"/>
        </w:rPr>
        <w:t xml:space="preserve"> and </w:t>
      </w:r>
      <w:r w:rsidR="004A74E4" w:rsidRPr="00DA3E20">
        <w:rPr>
          <w:rFonts w:ascii="Times New Roman" w:hAnsi="Times New Roman" w:cs="Times New Roman"/>
          <w:i/>
          <w:iCs/>
          <w:sz w:val="24"/>
          <w:szCs w:val="24"/>
        </w:rPr>
        <w:t xml:space="preserve">C. </w:t>
      </w:r>
      <w:proofErr w:type="spellStart"/>
      <w:r w:rsidR="004A74E4"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are closely</w:t>
      </w:r>
      <w:r w:rsidR="000613D6" w:rsidRPr="00DA3E20">
        <w:rPr>
          <w:rFonts w:ascii="Times New Roman" w:hAnsi="Times New Roman" w:cs="Times New Roman"/>
          <w:sz w:val="24"/>
          <w:szCs w:val="24"/>
        </w:rPr>
        <w:t xml:space="preserve"> </w:t>
      </w:r>
      <w:r w:rsidRPr="00DA3E20">
        <w:rPr>
          <w:rFonts w:ascii="Times New Roman" w:hAnsi="Times New Roman" w:cs="Times New Roman"/>
          <w:sz w:val="24"/>
          <w:szCs w:val="24"/>
        </w:rPr>
        <w:t>related and share a variety of similarities in terms of their life cycles, there are notable differences between</w:t>
      </w:r>
      <w:r w:rsidR="004A74E4" w:rsidRPr="00DA3E20">
        <w:rPr>
          <w:rFonts w:ascii="Times New Roman" w:hAnsi="Times New Roman" w:cs="Times New Roman"/>
          <w:sz w:val="24"/>
          <w:szCs w:val="24"/>
        </w:rPr>
        <w:t xml:space="preserve"> the two species</w:t>
      </w:r>
      <w:r w:rsidR="00D91FCE" w:rsidRPr="00DA3E20">
        <w:rPr>
          <w:rFonts w:ascii="Times New Roman" w:hAnsi="Times New Roman" w:cs="Times New Roman"/>
          <w:sz w:val="24"/>
          <w:szCs w:val="24"/>
        </w:rPr>
        <w:t>, especially in terms of flowering</w:t>
      </w:r>
      <w:r w:rsidR="004A74E4" w:rsidRPr="00DA3E20">
        <w:rPr>
          <w:rFonts w:ascii="Times New Roman" w:hAnsi="Times New Roman" w:cs="Times New Roman"/>
          <w:sz w:val="24"/>
          <w:szCs w:val="24"/>
        </w:rPr>
        <w:t xml:space="preserve"> morphology and habits</w:t>
      </w:r>
      <w:r w:rsidRPr="00DA3E20">
        <w:rPr>
          <w:rFonts w:ascii="Times New Roman" w:hAnsi="Times New Roman" w:cs="Times New Roman"/>
          <w:sz w:val="24"/>
          <w:szCs w:val="24"/>
        </w:rPr>
        <w:t xml:space="preserve">. On average,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tend to have much larger capitula than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005D595C" w:rsidRPr="00DA3E20">
        <w:rPr>
          <w:rFonts w:ascii="Times New Roman" w:hAnsi="Times New Roman" w:cs="Times New Roman"/>
          <w:i/>
          <w:iCs/>
          <w:sz w:val="24"/>
          <w:szCs w:val="24"/>
        </w:rPr>
        <w:t xml:space="preserve"> </w:t>
      </w:r>
      <w:r w:rsidR="005D595C" w:rsidRPr="00DA3E20">
        <w:rPr>
          <w:rFonts w:ascii="Times New Roman" w:hAnsi="Times New Roman" w:cs="Times New Roman"/>
          <w:sz w:val="24"/>
          <w:szCs w:val="24"/>
        </w:rPr>
        <w:t>and tend to produce a greater number of seeds per capitulum</w:t>
      </w:r>
      <w:r w:rsidRPr="00DA3E20">
        <w:rPr>
          <w:rFonts w:ascii="Times New Roman" w:hAnsi="Times New Roman" w:cs="Times New Roman"/>
          <w:sz w:val="24"/>
          <w:szCs w:val="24"/>
        </w:rPr>
        <w:t>, though there are fewer capitula per plant</w:t>
      </w:r>
      <w:r w:rsidR="005D595C" w:rsidRPr="00DA3E20">
        <w:rPr>
          <w:rFonts w:ascii="Times New Roman" w:hAnsi="Times New Roman" w:cs="Times New Roman"/>
          <w:sz w:val="24"/>
          <w:szCs w:val="24"/>
        </w:rPr>
        <w:t xml:space="preserve"> </w:t>
      </w:r>
      <w:r w:rsidRPr="00DA3E20">
        <w:rPr>
          <w:rFonts w:ascii="Times New Roman" w:hAnsi="Times New Roman" w:cs="Times New Roman"/>
          <w:sz w:val="24"/>
          <w:szCs w:val="24"/>
        </w:rPr>
        <w:t>(</w:t>
      </w:r>
      <w:r w:rsidR="005D595C" w:rsidRPr="00DA3E20">
        <w:rPr>
          <w:rFonts w:ascii="Times New Roman" w:hAnsi="Times New Roman" w:cs="Times New Roman"/>
          <w:sz w:val="24"/>
          <w:szCs w:val="24"/>
        </w:rPr>
        <w:t xml:space="preserve">Desrochers </w:t>
      </w:r>
      <w:r w:rsidR="005D595C" w:rsidRPr="00DA3E20">
        <w:rPr>
          <w:rFonts w:ascii="Times New Roman" w:hAnsi="Times New Roman" w:cs="Times New Roman"/>
          <w:i/>
          <w:iCs/>
          <w:sz w:val="24"/>
          <w:szCs w:val="24"/>
        </w:rPr>
        <w:t>et al</w:t>
      </w:r>
      <w:r w:rsidR="005D595C" w:rsidRPr="00DA3E20">
        <w:rPr>
          <w:rFonts w:ascii="Times New Roman" w:hAnsi="Times New Roman" w:cs="Times New Roman"/>
          <w:sz w:val="24"/>
          <w:szCs w:val="24"/>
        </w:rPr>
        <w:t>. 1988</w:t>
      </w:r>
      <w:r w:rsidRPr="00DA3E20">
        <w:rPr>
          <w:rFonts w:ascii="Times New Roman" w:hAnsi="Times New Roman" w:cs="Times New Roman"/>
          <w:sz w:val="24"/>
          <w:szCs w:val="24"/>
        </w:rPr>
        <w:t>)</w:t>
      </w:r>
      <w:r w:rsidR="006A4EEF" w:rsidRPr="00DA3E20">
        <w:rPr>
          <w:rFonts w:ascii="Times New Roman" w:hAnsi="Times New Roman" w:cs="Times New Roman"/>
          <w:sz w:val="24"/>
          <w:szCs w:val="24"/>
        </w:rPr>
        <w:t>.</w:t>
      </w:r>
      <w:r w:rsidR="00CB76F5" w:rsidRPr="00DA3E20">
        <w:rPr>
          <w:rFonts w:ascii="Times New Roman" w:hAnsi="Times New Roman" w:cs="Times New Roman"/>
          <w:sz w:val="24"/>
          <w:szCs w:val="24"/>
        </w:rPr>
        <w:t xml:space="preserve"> Individual</w:t>
      </w:r>
      <w:r w:rsidR="00CB76F5" w:rsidRPr="00DA3E20">
        <w:rPr>
          <w:rFonts w:ascii="Times New Roman" w:hAnsi="Times New Roman" w:cs="Times New Roman"/>
          <w:i/>
          <w:iCs/>
          <w:sz w:val="24"/>
          <w:szCs w:val="24"/>
        </w:rPr>
        <w:t xml:space="preserve"> </w:t>
      </w:r>
      <w:r w:rsidR="00CB76F5" w:rsidRPr="00DA3E20">
        <w:rPr>
          <w:rFonts w:ascii="Times New Roman" w:hAnsi="Times New Roman" w:cs="Times New Roman"/>
          <w:sz w:val="24"/>
          <w:szCs w:val="24"/>
        </w:rPr>
        <w:t>capitu</w:t>
      </w:r>
      <w:r w:rsidR="00C602CC" w:rsidRPr="00DA3E20">
        <w:rPr>
          <w:rFonts w:ascii="Times New Roman" w:hAnsi="Times New Roman" w:cs="Times New Roman"/>
          <w:sz w:val="24"/>
          <w:szCs w:val="24"/>
        </w:rPr>
        <w:t>la</w:t>
      </w:r>
      <w:r w:rsidR="00CB76F5" w:rsidRPr="00DA3E20">
        <w:rPr>
          <w:rFonts w:ascii="Times New Roman" w:hAnsi="Times New Roman" w:cs="Times New Roman"/>
          <w:sz w:val="24"/>
          <w:szCs w:val="24"/>
        </w:rPr>
        <w:t xml:space="preserve"> of </w:t>
      </w:r>
      <w:r w:rsidR="00CB76F5" w:rsidRPr="00DA3E20">
        <w:rPr>
          <w:rFonts w:ascii="Times New Roman" w:hAnsi="Times New Roman" w:cs="Times New Roman"/>
          <w:i/>
          <w:iCs/>
          <w:sz w:val="24"/>
          <w:szCs w:val="24"/>
        </w:rPr>
        <w:t>C. nutans</w:t>
      </w:r>
      <w:r w:rsidR="00CB76F5" w:rsidRPr="00DA3E20">
        <w:rPr>
          <w:rFonts w:ascii="Times New Roman" w:hAnsi="Times New Roman" w:cs="Times New Roman"/>
          <w:sz w:val="24"/>
          <w:szCs w:val="24"/>
        </w:rPr>
        <w:t xml:space="preserve"> tend to be solitary and occur at the end of an elongated peduncle while those of </w:t>
      </w:r>
      <w:r w:rsidR="00CB76F5" w:rsidRPr="00DA3E20">
        <w:rPr>
          <w:rFonts w:ascii="Times New Roman" w:hAnsi="Times New Roman" w:cs="Times New Roman"/>
          <w:i/>
          <w:iCs/>
          <w:sz w:val="24"/>
          <w:szCs w:val="24"/>
        </w:rPr>
        <w:t xml:space="preserve">C. </w:t>
      </w:r>
      <w:proofErr w:type="spellStart"/>
      <w:r w:rsidR="00CB76F5" w:rsidRPr="00DA3E20">
        <w:rPr>
          <w:rFonts w:ascii="Times New Roman" w:hAnsi="Times New Roman" w:cs="Times New Roman"/>
          <w:i/>
          <w:iCs/>
          <w:sz w:val="24"/>
          <w:szCs w:val="24"/>
        </w:rPr>
        <w:t>acanthoides</w:t>
      </w:r>
      <w:proofErr w:type="spellEnd"/>
      <w:r w:rsidR="00CB76F5" w:rsidRPr="00DA3E20">
        <w:rPr>
          <w:rFonts w:ascii="Times New Roman" w:hAnsi="Times New Roman" w:cs="Times New Roman"/>
          <w:sz w:val="24"/>
          <w:szCs w:val="24"/>
        </w:rPr>
        <w:t xml:space="preserve"> tend to occur in branched clusters, with flowering occurring slightly earlier and over a slightly shorter time frame in </w:t>
      </w:r>
      <w:r w:rsidR="00CB76F5" w:rsidRPr="00DA3E20">
        <w:rPr>
          <w:rFonts w:ascii="Times New Roman" w:hAnsi="Times New Roman" w:cs="Times New Roman"/>
          <w:i/>
          <w:iCs/>
          <w:sz w:val="24"/>
          <w:szCs w:val="24"/>
        </w:rPr>
        <w:t>C. nutans</w:t>
      </w:r>
      <w:r w:rsidR="00CB76F5" w:rsidRPr="00DA3E20">
        <w:rPr>
          <w:rFonts w:ascii="Times New Roman" w:hAnsi="Times New Roman" w:cs="Times New Roman"/>
          <w:sz w:val="24"/>
          <w:szCs w:val="24"/>
        </w:rPr>
        <w:t xml:space="preserve"> when compared to </w:t>
      </w:r>
      <w:r w:rsidR="00CB76F5" w:rsidRPr="00DA3E20">
        <w:rPr>
          <w:rFonts w:ascii="Times New Roman" w:hAnsi="Times New Roman" w:cs="Times New Roman"/>
          <w:i/>
          <w:iCs/>
          <w:sz w:val="24"/>
          <w:szCs w:val="24"/>
        </w:rPr>
        <w:t xml:space="preserve">C. </w:t>
      </w:r>
      <w:proofErr w:type="spellStart"/>
      <w:r w:rsidR="00CB76F5" w:rsidRPr="00DA3E20">
        <w:rPr>
          <w:rFonts w:ascii="Times New Roman" w:hAnsi="Times New Roman" w:cs="Times New Roman"/>
          <w:i/>
          <w:iCs/>
          <w:sz w:val="24"/>
          <w:szCs w:val="24"/>
        </w:rPr>
        <w:t>acanthoides</w:t>
      </w:r>
      <w:proofErr w:type="spellEnd"/>
      <w:r w:rsidR="00CB76F5" w:rsidRPr="00DA3E20">
        <w:rPr>
          <w:rFonts w:ascii="Times New Roman" w:hAnsi="Times New Roman" w:cs="Times New Roman"/>
          <w:sz w:val="24"/>
          <w:szCs w:val="24"/>
        </w:rPr>
        <w:t xml:space="preserve"> (Rhoads and Block 2007).</w:t>
      </w:r>
      <w:r w:rsidR="006A4EEF" w:rsidRPr="00DA3E20">
        <w:rPr>
          <w:rFonts w:ascii="Times New Roman" w:hAnsi="Times New Roman" w:cs="Times New Roman"/>
          <w:sz w:val="24"/>
          <w:szCs w:val="24"/>
        </w:rPr>
        <w:t xml:space="preserve"> Estimates of total seed production vary, though </w:t>
      </w:r>
      <w:r w:rsidR="000613D6" w:rsidRPr="00DA3E20">
        <w:rPr>
          <w:rFonts w:ascii="Times New Roman" w:hAnsi="Times New Roman" w:cs="Times New Roman"/>
          <w:sz w:val="24"/>
          <w:szCs w:val="24"/>
        </w:rPr>
        <w:t>both species can produce thousands of seeds per individual</w:t>
      </w:r>
      <w:r w:rsidR="006A4EEF" w:rsidRPr="00DA3E20">
        <w:rPr>
          <w:rFonts w:ascii="Times New Roman" w:hAnsi="Times New Roman" w:cs="Times New Roman"/>
          <w:sz w:val="24"/>
          <w:szCs w:val="24"/>
        </w:rPr>
        <w:t xml:space="preserve"> </w:t>
      </w:r>
      <w:r w:rsidR="002C7857" w:rsidRPr="00DA3E20">
        <w:rPr>
          <w:rFonts w:ascii="Times New Roman" w:hAnsi="Times New Roman" w:cs="Times New Roman"/>
          <w:sz w:val="24"/>
          <w:szCs w:val="24"/>
        </w:rPr>
        <w:t>(</w:t>
      </w:r>
      <w:r w:rsidR="006A4EEF" w:rsidRPr="00DA3E20">
        <w:rPr>
          <w:rFonts w:ascii="Times New Roman" w:hAnsi="Times New Roman" w:cs="Times New Roman"/>
          <w:sz w:val="24"/>
          <w:szCs w:val="24"/>
        </w:rPr>
        <w:t>McCarty 1982</w:t>
      </w:r>
      <w:r w:rsidR="002C7857" w:rsidRPr="00DA3E20">
        <w:rPr>
          <w:rFonts w:ascii="Times New Roman" w:hAnsi="Times New Roman" w:cs="Times New Roman"/>
          <w:sz w:val="24"/>
          <w:szCs w:val="24"/>
        </w:rPr>
        <w:t>,</w:t>
      </w:r>
      <w:r w:rsidR="006A4EEF" w:rsidRPr="00DA3E20">
        <w:rPr>
          <w:rFonts w:ascii="Times New Roman" w:hAnsi="Times New Roman" w:cs="Times New Roman"/>
          <w:sz w:val="24"/>
          <w:szCs w:val="24"/>
        </w:rPr>
        <w:t xml:space="preserve"> Feldman and Lewis 1990</w:t>
      </w:r>
      <w:r w:rsidR="002C7857" w:rsidRPr="00DA3E20">
        <w:rPr>
          <w:rFonts w:ascii="Times New Roman" w:hAnsi="Times New Roman" w:cs="Times New Roman"/>
          <w:sz w:val="24"/>
          <w:szCs w:val="24"/>
        </w:rPr>
        <w:t>)</w:t>
      </w:r>
      <w:r w:rsidR="006A4EEF" w:rsidRPr="00DA3E20">
        <w:rPr>
          <w:rFonts w:ascii="Times New Roman" w:hAnsi="Times New Roman" w:cs="Times New Roman"/>
          <w:i/>
          <w:iCs/>
          <w:sz w:val="24"/>
          <w:szCs w:val="24"/>
        </w:rPr>
        <w:t>.</w:t>
      </w:r>
      <w:r w:rsidR="00D91FCE" w:rsidRPr="00DA3E20">
        <w:rPr>
          <w:rFonts w:ascii="Times New Roman" w:hAnsi="Times New Roman" w:cs="Times New Roman"/>
          <w:sz w:val="24"/>
          <w:szCs w:val="24"/>
        </w:rPr>
        <w:t xml:space="preserve"> </w:t>
      </w:r>
    </w:p>
    <w:p w14:paraId="7FC4CC28" w14:textId="178351D4" w:rsidR="00E07499" w:rsidRPr="00DA3E20" w:rsidRDefault="00E07499" w:rsidP="00604784">
      <w:pPr>
        <w:spacing w:after="0" w:line="480" w:lineRule="auto"/>
        <w:rPr>
          <w:rFonts w:ascii="Times New Roman" w:hAnsi="Times New Roman" w:cs="Times New Roman"/>
          <w:b/>
          <w:bCs/>
          <w:i/>
          <w:iCs/>
          <w:sz w:val="24"/>
          <w:szCs w:val="24"/>
        </w:rPr>
      </w:pPr>
      <w:r w:rsidRPr="00DA3E20">
        <w:rPr>
          <w:rFonts w:ascii="Times New Roman" w:hAnsi="Times New Roman" w:cs="Times New Roman"/>
          <w:b/>
          <w:bCs/>
          <w:i/>
          <w:iCs/>
          <w:sz w:val="24"/>
          <w:szCs w:val="24"/>
        </w:rPr>
        <w:t>Experimental setup</w:t>
      </w:r>
    </w:p>
    <w:p w14:paraId="6C715F4F" w14:textId="44FD6070" w:rsidR="00F160ED" w:rsidRPr="00DA3E20" w:rsidRDefault="00F160ED"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Th</w:t>
      </w:r>
      <w:r w:rsidR="00194FA5" w:rsidRPr="00DA3E20">
        <w:rPr>
          <w:rFonts w:ascii="Times New Roman" w:hAnsi="Times New Roman" w:cs="Times New Roman"/>
          <w:sz w:val="24"/>
          <w:szCs w:val="24"/>
        </w:rPr>
        <w:t>e</w:t>
      </w:r>
      <w:r w:rsidRPr="00DA3E20">
        <w:rPr>
          <w:rFonts w:ascii="Times New Roman" w:hAnsi="Times New Roman" w:cs="Times New Roman"/>
          <w:sz w:val="24"/>
          <w:szCs w:val="24"/>
        </w:rPr>
        <w:t xml:space="preserve"> experiment was conducted at the </w:t>
      </w:r>
      <w:commentRangeStart w:id="178"/>
      <w:commentRangeStart w:id="179"/>
      <w:commentRangeStart w:id="180"/>
      <w:r w:rsidRPr="00DA3E20">
        <w:rPr>
          <w:rFonts w:ascii="Times New Roman" w:hAnsi="Times New Roman" w:cs="Times New Roman"/>
          <w:sz w:val="24"/>
          <w:szCs w:val="24"/>
        </w:rPr>
        <w:t>Russell E. Larson Agricultural Research Farm in Rock Springs, Pennsylvania</w:t>
      </w:r>
      <w:ins w:id="181" w:author="Trevor Drees" w:date="2025-07-27T15:17:00Z" w16du:dateUtc="2025-07-27T22:17:00Z">
        <w:r w:rsidR="002312F7">
          <w:rPr>
            <w:rFonts w:ascii="Times New Roman" w:hAnsi="Times New Roman" w:cs="Times New Roman"/>
            <w:sz w:val="24"/>
            <w:szCs w:val="24"/>
          </w:rPr>
          <w:t xml:space="preserve"> (latitude</w:t>
        </w:r>
      </w:ins>
      <w:ins w:id="182" w:author="Trevor Drees" w:date="2025-07-27T15:24:00Z" w16du:dateUtc="2025-07-27T22:24:00Z">
        <w:r w:rsidR="002312F7">
          <w:rPr>
            <w:rFonts w:ascii="Times New Roman" w:hAnsi="Times New Roman" w:cs="Times New Roman"/>
            <w:sz w:val="24"/>
            <w:szCs w:val="24"/>
          </w:rPr>
          <w:t xml:space="preserve"> 40.711</w:t>
        </w:r>
      </w:ins>
      <w:ins w:id="183" w:author="Trevor Drees" w:date="2025-07-27T15:27:00Z">
        <w:r w:rsidR="007D4BC9" w:rsidRPr="007D4BC9">
          <w:rPr>
            <w:rFonts w:ascii="Times New Roman" w:hAnsi="Times New Roman" w:cs="Times New Roman"/>
            <w:sz w:val="24"/>
            <w:szCs w:val="24"/>
          </w:rPr>
          <w:t>°</w:t>
        </w:r>
      </w:ins>
      <w:ins w:id="184" w:author="Trevor Drees" w:date="2025-07-27T15:24:00Z" w16du:dateUtc="2025-07-27T22:24:00Z">
        <w:r w:rsidR="002312F7">
          <w:rPr>
            <w:rFonts w:ascii="Times New Roman" w:hAnsi="Times New Roman" w:cs="Times New Roman"/>
            <w:sz w:val="24"/>
            <w:szCs w:val="24"/>
          </w:rPr>
          <w:t xml:space="preserve"> N</w:t>
        </w:r>
      </w:ins>
      <w:ins w:id="185" w:author="Trevor Drees" w:date="2025-07-27T15:17:00Z" w16du:dateUtc="2025-07-27T22:17:00Z">
        <w:r w:rsidR="002312F7">
          <w:rPr>
            <w:rFonts w:ascii="Times New Roman" w:hAnsi="Times New Roman" w:cs="Times New Roman"/>
            <w:sz w:val="24"/>
            <w:szCs w:val="24"/>
          </w:rPr>
          <w:t>, longitude</w:t>
        </w:r>
      </w:ins>
      <w:ins w:id="186" w:author="Trevor Drees" w:date="2025-07-27T15:24:00Z" w16du:dateUtc="2025-07-27T22:24:00Z">
        <w:r w:rsidR="002312F7">
          <w:rPr>
            <w:rFonts w:ascii="Times New Roman" w:hAnsi="Times New Roman" w:cs="Times New Roman"/>
            <w:sz w:val="24"/>
            <w:szCs w:val="24"/>
          </w:rPr>
          <w:t xml:space="preserve"> 77.943</w:t>
        </w:r>
      </w:ins>
      <w:ins w:id="187" w:author="Trevor Drees" w:date="2025-07-27T15:27:00Z">
        <w:r w:rsidR="007D4BC9" w:rsidRPr="007D4BC9">
          <w:rPr>
            <w:rFonts w:ascii="Times New Roman" w:hAnsi="Times New Roman" w:cs="Times New Roman"/>
            <w:sz w:val="24"/>
            <w:szCs w:val="24"/>
          </w:rPr>
          <w:t>°</w:t>
        </w:r>
      </w:ins>
      <w:ins w:id="188" w:author="Trevor Drees" w:date="2025-07-27T15:27:00Z" w16du:dateUtc="2025-07-27T22:27:00Z">
        <w:r w:rsidR="007D4BC9">
          <w:rPr>
            <w:rFonts w:ascii="Times New Roman" w:hAnsi="Times New Roman" w:cs="Times New Roman"/>
            <w:sz w:val="24"/>
            <w:szCs w:val="24"/>
          </w:rPr>
          <w:t xml:space="preserve"> W</w:t>
        </w:r>
      </w:ins>
      <w:ins w:id="189" w:author="Trevor Drees" w:date="2025-07-27T15:17:00Z" w16du:dateUtc="2025-07-27T22:17:00Z">
        <w:r w:rsidR="002312F7">
          <w:rPr>
            <w:rFonts w:ascii="Times New Roman" w:hAnsi="Times New Roman" w:cs="Times New Roman"/>
            <w:sz w:val="24"/>
            <w:szCs w:val="24"/>
          </w:rPr>
          <w:t>)</w:t>
        </w:r>
      </w:ins>
      <w:r w:rsidR="00194FA5" w:rsidRPr="00DA3E20">
        <w:rPr>
          <w:rFonts w:ascii="Times New Roman" w:hAnsi="Times New Roman" w:cs="Times New Roman"/>
          <w:sz w:val="24"/>
          <w:szCs w:val="24"/>
        </w:rPr>
        <w:t xml:space="preserve">, </w:t>
      </w:r>
      <w:commentRangeEnd w:id="178"/>
      <w:r w:rsidR="00993A8F" w:rsidRPr="00DA3E20">
        <w:rPr>
          <w:rStyle w:val="CommentReference"/>
        </w:rPr>
        <w:commentReference w:id="178"/>
      </w:r>
      <w:commentRangeEnd w:id="179"/>
      <w:r w:rsidR="00200728" w:rsidRPr="00DA3E20">
        <w:rPr>
          <w:rStyle w:val="CommentReference"/>
        </w:rPr>
        <w:commentReference w:id="179"/>
      </w:r>
      <w:commentRangeEnd w:id="180"/>
      <w:r w:rsidR="007D4BC9">
        <w:rPr>
          <w:rStyle w:val="CommentReference"/>
        </w:rPr>
        <w:commentReference w:id="180"/>
      </w:r>
      <w:r w:rsidR="00194FA5" w:rsidRPr="00DA3E20">
        <w:rPr>
          <w:rFonts w:ascii="Times New Roman" w:hAnsi="Times New Roman" w:cs="Times New Roman"/>
          <w:sz w:val="24"/>
          <w:szCs w:val="24"/>
        </w:rPr>
        <w:t xml:space="preserve">in a rocky-soiled field located </w:t>
      </w:r>
      <w:r w:rsidR="00194FA5" w:rsidRPr="00DA3E20">
        <w:rPr>
          <w:rFonts w:ascii="Times New Roman" w:hAnsi="Times New Roman" w:cs="Times New Roman"/>
          <w:sz w:val="24"/>
          <w:szCs w:val="24"/>
        </w:rPr>
        <w:lastRenderedPageBreak/>
        <w:t>at the foot of a forested mountain ridge.</w:t>
      </w:r>
      <w:ins w:id="190" w:author="Trevor Drees" w:date="2025-07-27T15:33:00Z" w16du:dateUtc="2025-07-27T22:33:00Z">
        <w:r w:rsidR="007D4BC9">
          <w:rPr>
            <w:rFonts w:ascii="Times New Roman" w:hAnsi="Times New Roman" w:cs="Times New Roman"/>
            <w:sz w:val="24"/>
            <w:szCs w:val="24"/>
          </w:rPr>
          <w:t xml:space="preserve"> Vegetation surveys at this site </w:t>
        </w:r>
      </w:ins>
      <w:ins w:id="191" w:author="Trevor Drees" w:date="2025-07-27T15:35:00Z" w16du:dateUtc="2025-07-27T22:35:00Z">
        <w:r w:rsidR="007D4BC9">
          <w:rPr>
            <w:rFonts w:ascii="Times New Roman" w:hAnsi="Times New Roman" w:cs="Times New Roman"/>
            <w:sz w:val="24"/>
            <w:szCs w:val="24"/>
          </w:rPr>
          <w:t>indicate</w:t>
        </w:r>
      </w:ins>
      <w:ins w:id="192" w:author="Trevor Drees" w:date="2025-07-27T15:40:00Z" w16du:dateUtc="2025-07-27T22:40:00Z">
        <w:r w:rsidR="00D9028E">
          <w:rPr>
            <w:rFonts w:ascii="Times New Roman" w:hAnsi="Times New Roman" w:cs="Times New Roman"/>
            <w:sz w:val="24"/>
            <w:szCs w:val="24"/>
          </w:rPr>
          <w:t xml:space="preserve"> that the most common species include</w:t>
        </w:r>
      </w:ins>
      <w:ins w:id="193" w:author="Trevor Drees" w:date="2025-07-27T15:35:00Z" w16du:dateUtc="2025-07-27T22:35:00Z">
        <w:r w:rsidR="007D4BC9">
          <w:rPr>
            <w:rFonts w:ascii="Times New Roman" w:hAnsi="Times New Roman" w:cs="Times New Roman"/>
            <w:sz w:val="24"/>
            <w:szCs w:val="24"/>
          </w:rPr>
          <w:t xml:space="preserve"> </w:t>
        </w:r>
      </w:ins>
      <w:ins w:id="194" w:author="Trevor Drees" w:date="2025-07-27T16:54:00Z" w16du:dateUtc="2025-07-27T23:54:00Z">
        <w:r w:rsidR="00821E05">
          <w:rPr>
            <w:rFonts w:ascii="Times New Roman" w:hAnsi="Times New Roman" w:cs="Times New Roman"/>
            <w:sz w:val="24"/>
            <w:szCs w:val="24"/>
          </w:rPr>
          <w:t xml:space="preserve">the </w:t>
        </w:r>
      </w:ins>
      <w:ins w:id="195" w:author="Trevor Drees" w:date="2025-07-27T15:35:00Z" w16du:dateUtc="2025-07-27T22:35:00Z">
        <w:r w:rsidR="007D4BC9">
          <w:rPr>
            <w:rFonts w:ascii="Times New Roman" w:hAnsi="Times New Roman" w:cs="Times New Roman"/>
            <w:sz w:val="24"/>
            <w:szCs w:val="24"/>
          </w:rPr>
          <w:t xml:space="preserve">grasses </w:t>
        </w:r>
      </w:ins>
      <w:proofErr w:type="spellStart"/>
      <w:ins w:id="196" w:author="Trevor Drees" w:date="2025-07-27T15:36:00Z" w16du:dateUtc="2025-07-27T22:36:00Z">
        <w:r w:rsidR="00D9028E" w:rsidRPr="00D9028E">
          <w:rPr>
            <w:rFonts w:ascii="Times New Roman" w:hAnsi="Times New Roman" w:cs="Times New Roman"/>
            <w:i/>
            <w:iCs/>
            <w:sz w:val="24"/>
            <w:szCs w:val="24"/>
            <w:rPrChange w:id="197" w:author="Trevor Drees" w:date="2025-07-27T15:40:00Z" w16du:dateUtc="2025-07-27T22:40:00Z">
              <w:rPr>
                <w:rFonts w:ascii="Times New Roman" w:hAnsi="Times New Roman" w:cs="Times New Roman"/>
                <w:sz w:val="24"/>
                <w:szCs w:val="24"/>
              </w:rPr>
            </w:rPrChange>
          </w:rPr>
          <w:t>Arrhenatherum</w:t>
        </w:r>
        <w:proofErr w:type="spellEnd"/>
        <w:r w:rsidR="00D9028E" w:rsidRPr="00D9028E">
          <w:rPr>
            <w:rFonts w:ascii="Times New Roman" w:hAnsi="Times New Roman" w:cs="Times New Roman"/>
            <w:i/>
            <w:iCs/>
            <w:sz w:val="24"/>
            <w:szCs w:val="24"/>
            <w:rPrChange w:id="198" w:author="Trevor Drees" w:date="2025-07-27T15:40:00Z" w16du:dateUtc="2025-07-27T22:40:00Z">
              <w:rPr>
                <w:rFonts w:ascii="Times New Roman" w:hAnsi="Times New Roman" w:cs="Times New Roman"/>
                <w:sz w:val="24"/>
                <w:szCs w:val="24"/>
              </w:rPr>
            </w:rPrChange>
          </w:rPr>
          <w:t xml:space="preserve"> </w:t>
        </w:r>
        <w:proofErr w:type="spellStart"/>
        <w:r w:rsidR="00D9028E" w:rsidRPr="00D9028E">
          <w:rPr>
            <w:rFonts w:ascii="Times New Roman" w:hAnsi="Times New Roman" w:cs="Times New Roman"/>
            <w:i/>
            <w:iCs/>
            <w:sz w:val="24"/>
            <w:szCs w:val="24"/>
            <w:rPrChange w:id="199" w:author="Trevor Drees" w:date="2025-07-27T15:40:00Z" w16du:dateUtc="2025-07-27T22:40:00Z">
              <w:rPr>
                <w:rFonts w:ascii="Times New Roman" w:hAnsi="Times New Roman" w:cs="Times New Roman"/>
                <w:sz w:val="24"/>
                <w:szCs w:val="24"/>
              </w:rPr>
            </w:rPrChange>
          </w:rPr>
          <w:t>elatius</w:t>
        </w:r>
        <w:proofErr w:type="spellEnd"/>
        <w:r w:rsidR="00D9028E" w:rsidRPr="00D9028E">
          <w:rPr>
            <w:rFonts w:ascii="Times New Roman" w:hAnsi="Times New Roman" w:cs="Times New Roman"/>
            <w:sz w:val="24"/>
            <w:szCs w:val="24"/>
          </w:rPr>
          <w:t xml:space="preserve">, </w:t>
        </w:r>
        <w:r w:rsidR="00D9028E" w:rsidRPr="00D9028E">
          <w:rPr>
            <w:rFonts w:ascii="Times New Roman" w:hAnsi="Times New Roman" w:cs="Times New Roman"/>
            <w:i/>
            <w:iCs/>
            <w:sz w:val="24"/>
            <w:szCs w:val="24"/>
            <w:rPrChange w:id="200" w:author="Trevor Drees" w:date="2025-07-27T15:40:00Z" w16du:dateUtc="2025-07-27T22:40:00Z">
              <w:rPr>
                <w:rFonts w:ascii="Times New Roman" w:hAnsi="Times New Roman" w:cs="Times New Roman"/>
                <w:sz w:val="24"/>
                <w:szCs w:val="24"/>
              </w:rPr>
            </w:rPrChange>
          </w:rPr>
          <w:t>Dactylis glomerata</w:t>
        </w:r>
        <w:r w:rsidR="00D9028E" w:rsidRPr="00D9028E">
          <w:rPr>
            <w:rFonts w:ascii="Times New Roman" w:hAnsi="Times New Roman" w:cs="Times New Roman"/>
            <w:sz w:val="24"/>
            <w:szCs w:val="24"/>
          </w:rPr>
          <w:t xml:space="preserve">, </w:t>
        </w:r>
        <w:r w:rsidR="00D9028E" w:rsidRPr="00D9028E">
          <w:rPr>
            <w:rFonts w:ascii="Times New Roman" w:hAnsi="Times New Roman" w:cs="Times New Roman"/>
            <w:i/>
            <w:iCs/>
            <w:sz w:val="24"/>
            <w:szCs w:val="24"/>
            <w:rPrChange w:id="201" w:author="Trevor Drees" w:date="2025-07-27T15:40:00Z" w16du:dateUtc="2025-07-27T22:40:00Z">
              <w:rPr>
                <w:rFonts w:ascii="Times New Roman" w:hAnsi="Times New Roman" w:cs="Times New Roman"/>
                <w:sz w:val="24"/>
                <w:szCs w:val="24"/>
              </w:rPr>
            </w:rPrChange>
          </w:rPr>
          <w:t>Elymus repens</w:t>
        </w:r>
        <w:r w:rsidR="00D9028E">
          <w:rPr>
            <w:rFonts w:ascii="Times New Roman" w:hAnsi="Times New Roman" w:cs="Times New Roman"/>
            <w:sz w:val="24"/>
            <w:szCs w:val="24"/>
          </w:rPr>
          <w:t xml:space="preserve">, and </w:t>
        </w:r>
      </w:ins>
      <w:ins w:id="202" w:author="Trevor Drees" w:date="2025-07-27T15:37:00Z" w16du:dateUtc="2025-07-27T22:37:00Z">
        <w:r w:rsidR="00D9028E" w:rsidRPr="00D9028E">
          <w:rPr>
            <w:rFonts w:ascii="Times New Roman" w:hAnsi="Times New Roman" w:cs="Times New Roman"/>
            <w:i/>
            <w:iCs/>
            <w:sz w:val="24"/>
            <w:szCs w:val="24"/>
            <w:rPrChange w:id="203" w:author="Trevor Drees" w:date="2025-07-27T15:40:00Z" w16du:dateUtc="2025-07-27T22:40:00Z">
              <w:rPr>
                <w:rFonts w:ascii="Times New Roman" w:hAnsi="Times New Roman" w:cs="Times New Roman"/>
                <w:sz w:val="24"/>
                <w:szCs w:val="24"/>
              </w:rPr>
            </w:rPrChange>
          </w:rPr>
          <w:t>Phleum pratense</w:t>
        </w:r>
        <w:r w:rsidR="00D9028E">
          <w:rPr>
            <w:rFonts w:ascii="Times New Roman" w:hAnsi="Times New Roman" w:cs="Times New Roman"/>
            <w:sz w:val="24"/>
            <w:szCs w:val="24"/>
          </w:rPr>
          <w:t>, a</w:t>
        </w:r>
      </w:ins>
      <w:ins w:id="204" w:author="Trevor Drees" w:date="2025-07-27T15:43:00Z" w16du:dateUtc="2025-07-27T22:43:00Z">
        <w:r w:rsidR="008706B1">
          <w:rPr>
            <w:rFonts w:ascii="Times New Roman" w:hAnsi="Times New Roman" w:cs="Times New Roman"/>
            <w:sz w:val="24"/>
            <w:szCs w:val="24"/>
          </w:rPr>
          <w:t>s well as the</w:t>
        </w:r>
      </w:ins>
      <w:ins w:id="205" w:author="Trevor Drees" w:date="2025-07-27T15:37:00Z" w16du:dateUtc="2025-07-27T22:37:00Z">
        <w:r w:rsidR="00D9028E">
          <w:rPr>
            <w:rFonts w:ascii="Times New Roman" w:hAnsi="Times New Roman" w:cs="Times New Roman"/>
            <w:sz w:val="24"/>
            <w:szCs w:val="24"/>
          </w:rPr>
          <w:t xml:space="preserve"> dicots </w:t>
        </w:r>
        <w:r w:rsidR="00D9028E" w:rsidRPr="00D9028E">
          <w:rPr>
            <w:rFonts w:ascii="Times New Roman" w:hAnsi="Times New Roman" w:cs="Times New Roman"/>
            <w:i/>
            <w:iCs/>
            <w:sz w:val="24"/>
            <w:szCs w:val="24"/>
            <w:rPrChange w:id="206" w:author="Trevor Drees" w:date="2025-07-27T15:40:00Z" w16du:dateUtc="2025-07-27T22:40:00Z">
              <w:rPr>
                <w:rFonts w:ascii="Times New Roman" w:hAnsi="Times New Roman" w:cs="Times New Roman"/>
                <w:sz w:val="24"/>
                <w:szCs w:val="24"/>
              </w:rPr>
            </w:rPrChange>
          </w:rPr>
          <w:t>Plantago lanceolata</w:t>
        </w:r>
        <w:r w:rsidR="00D9028E" w:rsidRPr="00D9028E">
          <w:rPr>
            <w:rFonts w:ascii="Times New Roman" w:hAnsi="Times New Roman" w:cs="Times New Roman"/>
            <w:sz w:val="24"/>
            <w:szCs w:val="24"/>
          </w:rPr>
          <w:t>,</w:t>
        </w:r>
        <w:r w:rsidR="00D9028E">
          <w:rPr>
            <w:rFonts w:ascii="Times New Roman" w:hAnsi="Times New Roman" w:cs="Times New Roman"/>
            <w:sz w:val="24"/>
            <w:szCs w:val="24"/>
          </w:rPr>
          <w:t xml:space="preserve"> </w:t>
        </w:r>
        <w:r w:rsidR="00D9028E" w:rsidRPr="00D9028E">
          <w:rPr>
            <w:rFonts w:ascii="Times New Roman" w:hAnsi="Times New Roman" w:cs="Times New Roman"/>
            <w:i/>
            <w:iCs/>
            <w:sz w:val="24"/>
            <w:szCs w:val="24"/>
            <w:rPrChange w:id="207" w:author="Trevor Drees" w:date="2025-07-27T15:40:00Z" w16du:dateUtc="2025-07-27T22:40:00Z">
              <w:rPr>
                <w:rFonts w:ascii="Times New Roman" w:hAnsi="Times New Roman" w:cs="Times New Roman"/>
                <w:sz w:val="24"/>
                <w:szCs w:val="24"/>
              </w:rPr>
            </w:rPrChange>
          </w:rPr>
          <w:t>Taraxacum officinale</w:t>
        </w:r>
        <w:r w:rsidR="00D9028E">
          <w:rPr>
            <w:rFonts w:ascii="Times New Roman" w:hAnsi="Times New Roman" w:cs="Times New Roman"/>
            <w:sz w:val="24"/>
            <w:szCs w:val="24"/>
          </w:rPr>
          <w:t>,</w:t>
        </w:r>
        <w:r w:rsidR="00D9028E" w:rsidRPr="00D9028E">
          <w:rPr>
            <w:rFonts w:ascii="Times New Roman" w:hAnsi="Times New Roman" w:cs="Times New Roman"/>
            <w:sz w:val="24"/>
            <w:szCs w:val="24"/>
          </w:rPr>
          <w:t xml:space="preserve"> </w:t>
        </w:r>
        <w:r w:rsidR="00D9028E" w:rsidRPr="00D9028E">
          <w:rPr>
            <w:rFonts w:ascii="Times New Roman" w:hAnsi="Times New Roman" w:cs="Times New Roman"/>
            <w:i/>
            <w:iCs/>
            <w:sz w:val="24"/>
            <w:szCs w:val="24"/>
            <w:rPrChange w:id="208" w:author="Trevor Drees" w:date="2025-07-27T15:40:00Z" w16du:dateUtc="2025-07-27T22:40:00Z">
              <w:rPr>
                <w:rFonts w:ascii="Times New Roman" w:hAnsi="Times New Roman" w:cs="Times New Roman"/>
                <w:sz w:val="24"/>
                <w:szCs w:val="24"/>
              </w:rPr>
            </w:rPrChange>
          </w:rPr>
          <w:t>Trifolium pratense</w:t>
        </w:r>
        <w:r w:rsidR="00D9028E" w:rsidRPr="00D9028E">
          <w:rPr>
            <w:rFonts w:ascii="Times New Roman" w:hAnsi="Times New Roman" w:cs="Times New Roman"/>
            <w:sz w:val="24"/>
            <w:szCs w:val="24"/>
          </w:rPr>
          <w:t xml:space="preserve">, and </w:t>
        </w:r>
        <w:r w:rsidR="00D9028E" w:rsidRPr="00D9028E">
          <w:rPr>
            <w:rFonts w:ascii="Times New Roman" w:hAnsi="Times New Roman" w:cs="Times New Roman"/>
            <w:i/>
            <w:iCs/>
            <w:sz w:val="24"/>
            <w:szCs w:val="24"/>
            <w:rPrChange w:id="209" w:author="Trevor Drees" w:date="2025-07-27T15:41:00Z" w16du:dateUtc="2025-07-27T22:41:00Z">
              <w:rPr>
                <w:rFonts w:ascii="Times New Roman" w:hAnsi="Times New Roman" w:cs="Times New Roman"/>
                <w:sz w:val="24"/>
                <w:szCs w:val="24"/>
              </w:rPr>
            </w:rPrChange>
          </w:rPr>
          <w:t>Trifolium repens</w:t>
        </w:r>
      </w:ins>
      <w:ins w:id="210" w:author="Trevor Drees" w:date="2025-07-27T15:40:00Z" w16du:dateUtc="2025-07-27T22:40:00Z">
        <w:r w:rsidR="00D9028E">
          <w:rPr>
            <w:rFonts w:ascii="Times New Roman" w:hAnsi="Times New Roman" w:cs="Times New Roman"/>
            <w:sz w:val="24"/>
            <w:szCs w:val="24"/>
          </w:rPr>
          <w:t xml:space="preserve"> </w:t>
        </w:r>
        <w:r w:rsidR="00D9028E">
          <w:rPr>
            <w:rFonts w:ascii="Times New Roman" w:hAnsi="Times New Roman" w:cs="Times New Roman"/>
            <w:sz w:val="24"/>
            <w:szCs w:val="24"/>
          </w:rPr>
          <w:t>(Rauschert and Shea 2012)</w:t>
        </w:r>
        <w:r w:rsidR="00D9028E">
          <w:rPr>
            <w:rFonts w:ascii="Times New Roman" w:hAnsi="Times New Roman" w:cs="Times New Roman"/>
            <w:sz w:val="24"/>
            <w:szCs w:val="24"/>
          </w:rPr>
          <w:t>.</w:t>
        </w:r>
      </w:ins>
      <w:r w:rsidRPr="00DA3E20">
        <w:rPr>
          <w:rFonts w:ascii="Times New Roman" w:hAnsi="Times New Roman" w:cs="Times New Roman"/>
          <w:sz w:val="24"/>
          <w:szCs w:val="24"/>
        </w:rPr>
        <w:t xml:space="preserve"> Prior to</w:t>
      </w:r>
      <w:r w:rsidR="00194FA5" w:rsidRPr="00DA3E20">
        <w:rPr>
          <w:rFonts w:ascii="Times New Roman" w:hAnsi="Times New Roman" w:cs="Times New Roman"/>
          <w:sz w:val="24"/>
          <w:szCs w:val="24"/>
        </w:rPr>
        <w:t xml:space="preserve"> </w:t>
      </w:r>
      <w:r w:rsidRPr="00DA3E20">
        <w:rPr>
          <w:rFonts w:ascii="Times New Roman" w:hAnsi="Times New Roman" w:cs="Times New Roman"/>
          <w:sz w:val="24"/>
          <w:szCs w:val="24"/>
        </w:rPr>
        <w:t xml:space="preserve">planting, the field </w:t>
      </w:r>
      <w:r w:rsidR="004114FA" w:rsidRPr="00DA3E20">
        <w:rPr>
          <w:rFonts w:ascii="Times New Roman" w:hAnsi="Times New Roman" w:cs="Times New Roman"/>
          <w:sz w:val="24"/>
          <w:szCs w:val="24"/>
        </w:rPr>
        <w:t xml:space="preserve">(formerly a pasture) </w:t>
      </w:r>
      <w:r w:rsidRPr="00DA3E20">
        <w:rPr>
          <w:rFonts w:ascii="Times New Roman" w:hAnsi="Times New Roman" w:cs="Times New Roman"/>
          <w:sz w:val="24"/>
          <w:szCs w:val="24"/>
        </w:rPr>
        <w:t>was</w:t>
      </w:r>
      <w:r w:rsidR="00194FA5" w:rsidRPr="00DA3E20">
        <w:rPr>
          <w:rFonts w:ascii="Times New Roman" w:hAnsi="Times New Roman" w:cs="Times New Roman"/>
          <w:sz w:val="24"/>
          <w:szCs w:val="24"/>
        </w:rPr>
        <w:t xml:space="preserve"> first</w:t>
      </w:r>
      <w:r w:rsidRPr="00DA3E20">
        <w:rPr>
          <w:rFonts w:ascii="Times New Roman" w:hAnsi="Times New Roman" w:cs="Times New Roman"/>
          <w:sz w:val="24"/>
          <w:szCs w:val="24"/>
        </w:rPr>
        <w:t xml:space="preserve"> mown, with any remaining vegetation killed using an offset disk and the soil surface levelled using a roller harrow. </w:t>
      </w:r>
      <w:r w:rsidR="007505A2" w:rsidRPr="00DA3E20">
        <w:rPr>
          <w:rFonts w:ascii="Times New Roman" w:hAnsi="Times New Roman" w:cs="Times New Roman"/>
          <w:sz w:val="24"/>
          <w:szCs w:val="24"/>
        </w:rPr>
        <w:t xml:space="preserve">All individuals of both species </w:t>
      </w:r>
      <w:r w:rsidRPr="00DA3E20">
        <w:rPr>
          <w:rFonts w:ascii="Times New Roman" w:hAnsi="Times New Roman" w:cs="Times New Roman"/>
          <w:sz w:val="24"/>
          <w:szCs w:val="24"/>
        </w:rPr>
        <w:t xml:space="preserve">were started from seed in a greenhouse for approximately 6 weeks, with seeds sourced from </w:t>
      </w:r>
      <w:proofErr w:type="gramStart"/>
      <w:r w:rsidRPr="00DA3E20">
        <w:rPr>
          <w:rFonts w:ascii="Times New Roman" w:hAnsi="Times New Roman" w:cs="Times New Roman"/>
          <w:sz w:val="24"/>
          <w:szCs w:val="24"/>
        </w:rPr>
        <w:t>naturally-occurring</w:t>
      </w:r>
      <w:proofErr w:type="gramEnd"/>
      <w:r w:rsidRPr="00DA3E20">
        <w:rPr>
          <w:rFonts w:ascii="Times New Roman" w:hAnsi="Times New Roman" w:cs="Times New Roman"/>
          <w:sz w:val="24"/>
          <w:szCs w:val="24"/>
        </w:rPr>
        <w:t xml:space="preserve"> populations in central Pennsylvania</w:t>
      </w:r>
      <w:r w:rsidR="00194FA5" w:rsidRPr="00DA3E20">
        <w:rPr>
          <w:rFonts w:ascii="Times New Roman" w:hAnsi="Times New Roman" w:cs="Times New Roman"/>
          <w:sz w:val="24"/>
          <w:szCs w:val="24"/>
        </w:rPr>
        <w:t>:</w:t>
      </w:r>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seeds were gathered </w:t>
      </w:r>
      <w:r w:rsidR="00194FA5" w:rsidRPr="00DA3E20">
        <w:rPr>
          <w:rFonts w:ascii="Times New Roman" w:hAnsi="Times New Roman" w:cs="Times New Roman"/>
          <w:sz w:val="24"/>
          <w:szCs w:val="24"/>
        </w:rPr>
        <w:t>near</w:t>
      </w:r>
      <w:r w:rsidRPr="00DA3E20">
        <w:rPr>
          <w:rFonts w:ascii="Times New Roman" w:hAnsi="Times New Roman" w:cs="Times New Roman"/>
          <w:sz w:val="24"/>
          <w:szCs w:val="24"/>
        </w:rPr>
        <w:t xml:space="preserve"> Harrisburg, while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seeds were gathered </w:t>
      </w:r>
      <w:r w:rsidR="00194FA5" w:rsidRPr="00DA3E20">
        <w:rPr>
          <w:rFonts w:ascii="Times New Roman" w:hAnsi="Times New Roman" w:cs="Times New Roman"/>
          <w:sz w:val="24"/>
          <w:szCs w:val="24"/>
        </w:rPr>
        <w:t>near</w:t>
      </w:r>
      <w:r w:rsidRPr="00DA3E20">
        <w:rPr>
          <w:rFonts w:ascii="Times New Roman" w:hAnsi="Times New Roman" w:cs="Times New Roman"/>
          <w:sz w:val="24"/>
          <w:szCs w:val="24"/>
        </w:rPr>
        <w:t xml:space="preserve"> State College. </w:t>
      </w:r>
      <w:r w:rsidR="004114FA" w:rsidRPr="00DA3E20">
        <w:rPr>
          <w:rFonts w:ascii="Times New Roman" w:hAnsi="Times New Roman" w:cs="Times New Roman"/>
          <w:sz w:val="24"/>
          <w:szCs w:val="24"/>
        </w:rPr>
        <w:t>Transp</w:t>
      </w:r>
      <w:commentRangeStart w:id="211"/>
      <w:commentRangeStart w:id="212"/>
      <w:del w:id="213" w:author="Shea, Katriona" w:date="2025-07-18T07:17:00Z" w16du:dateUtc="2025-07-18T11:17:00Z">
        <w:r w:rsidRPr="00DA3E20" w:rsidDel="004114FA">
          <w:rPr>
            <w:rFonts w:ascii="Times New Roman" w:hAnsi="Times New Roman" w:cs="Times New Roman"/>
            <w:sz w:val="24"/>
            <w:szCs w:val="24"/>
          </w:rPr>
          <w:delText>P</w:delText>
        </w:r>
      </w:del>
      <w:r w:rsidRPr="00DA3E20">
        <w:rPr>
          <w:rFonts w:ascii="Times New Roman" w:hAnsi="Times New Roman" w:cs="Times New Roman"/>
          <w:sz w:val="24"/>
          <w:szCs w:val="24"/>
        </w:rPr>
        <w:t xml:space="preserve">lanting </w:t>
      </w:r>
      <w:commentRangeEnd w:id="211"/>
      <w:r w:rsidR="002F0154" w:rsidRPr="00DA3E20">
        <w:rPr>
          <w:rStyle w:val="CommentReference"/>
        </w:rPr>
        <w:commentReference w:id="211"/>
      </w:r>
      <w:commentRangeEnd w:id="212"/>
      <w:r w:rsidR="002312F7">
        <w:rPr>
          <w:rStyle w:val="CommentReference"/>
        </w:rPr>
        <w:commentReference w:id="212"/>
      </w:r>
      <w:r w:rsidRPr="00DA3E20">
        <w:rPr>
          <w:rFonts w:ascii="Times New Roman" w:hAnsi="Times New Roman" w:cs="Times New Roman"/>
          <w:sz w:val="24"/>
          <w:szCs w:val="24"/>
        </w:rPr>
        <w:t>occurred in early November of 2020, and the initial size of the thistle rosettes was measured approximately two weeks later.</w:t>
      </w:r>
    </w:p>
    <w:p w14:paraId="546259FA" w14:textId="0F7E69C6" w:rsidR="00F160ED" w:rsidRPr="00DA3E20" w:rsidRDefault="00A80DC3">
      <w:pPr>
        <w:spacing w:after="0" w:line="480" w:lineRule="auto"/>
        <w:ind w:firstLine="284"/>
        <w:rPr>
          <w:rFonts w:ascii="Times New Roman" w:hAnsi="Times New Roman" w:cs="Times New Roman"/>
          <w:sz w:val="24"/>
          <w:szCs w:val="24"/>
        </w:rPr>
        <w:pPrChange w:id="214" w:author="Trevor Drees" w:date="2025-07-23T16:57:00Z" w16du:dateUtc="2025-07-23T23:57:00Z">
          <w:pPr>
            <w:spacing w:line="480" w:lineRule="auto"/>
            <w:ind w:firstLine="284"/>
          </w:pPr>
        </w:pPrChange>
      </w:pPr>
      <w:r w:rsidRPr="00DA3E20">
        <w:rPr>
          <w:rFonts w:ascii="Times New Roman" w:hAnsi="Times New Roman" w:cs="Times New Roman"/>
          <w:sz w:val="24"/>
          <w:szCs w:val="24"/>
        </w:rPr>
        <w:t>For each species, i</w:t>
      </w:r>
      <w:r w:rsidR="00F160ED" w:rsidRPr="00DA3E20">
        <w:rPr>
          <w:rFonts w:ascii="Times New Roman" w:hAnsi="Times New Roman" w:cs="Times New Roman"/>
          <w:sz w:val="24"/>
          <w:szCs w:val="24"/>
        </w:rPr>
        <w:t>ndividuals were planted in</w:t>
      </w:r>
      <w:r w:rsidRPr="00DA3E20">
        <w:rPr>
          <w:rFonts w:ascii="Times New Roman" w:hAnsi="Times New Roman" w:cs="Times New Roman"/>
          <w:sz w:val="24"/>
          <w:szCs w:val="24"/>
        </w:rPr>
        <w:t xml:space="preserve"> 15</w:t>
      </w:r>
      <w:r w:rsidR="00F160ED" w:rsidRPr="00DA3E20">
        <w:rPr>
          <w:rFonts w:ascii="Times New Roman" w:hAnsi="Times New Roman" w:cs="Times New Roman"/>
          <w:sz w:val="24"/>
          <w:szCs w:val="24"/>
        </w:rPr>
        <w:t xml:space="preserve"> </w:t>
      </w:r>
      <w:r w:rsidR="00DF4813" w:rsidRPr="00DA3E20">
        <w:rPr>
          <w:rFonts w:ascii="Times New Roman" w:hAnsi="Times New Roman" w:cs="Times New Roman"/>
          <w:sz w:val="24"/>
          <w:szCs w:val="24"/>
        </w:rPr>
        <w:t>clusters</w:t>
      </w:r>
      <w:r w:rsidR="00F160ED" w:rsidRPr="00DA3E20">
        <w:rPr>
          <w:rFonts w:ascii="Times New Roman" w:hAnsi="Times New Roman" w:cs="Times New Roman"/>
          <w:sz w:val="24"/>
          <w:szCs w:val="24"/>
        </w:rPr>
        <w:t xml:space="preserve"> of </w:t>
      </w:r>
      <w:r w:rsidRPr="00DA3E20">
        <w:rPr>
          <w:rFonts w:ascii="Times New Roman" w:hAnsi="Times New Roman" w:cs="Times New Roman"/>
          <w:sz w:val="24"/>
          <w:szCs w:val="24"/>
        </w:rPr>
        <w:t>four</w:t>
      </w:r>
      <w:r w:rsidR="00F160ED" w:rsidRPr="00DA3E20">
        <w:rPr>
          <w:rFonts w:ascii="Times New Roman" w:hAnsi="Times New Roman" w:cs="Times New Roman"/>
          <w:sz w:val="24"/>
          <w:szCs w:val="24"/>
        </w:rPr>
        <w:t>, with individuals</w:t>
      </w:r>
      <w:r w:rsidR="00DF4813" w:rsidRPr="00DA3E20">
        <w:rPr>
          <w:rFonts w:ascii="Times New Roman" w:hAnsi="Times New Roman" w:cs="Times New Roman"/>
          <w:sz w:val="24"/>
          <w:szCs w:val="24"/>
        </w:rPr>
        <w:t xml:space="preserve"> </w:t>
      </w:r>
      <w:r w:rsidR="007505A2" w:rsidRPr="00DA3E20">
        <w:rPr>
          <w:rFonts w:ascii="Times New Roman" w:hAnsi="Times New Roman" w:cs="Times New Roman"/>
          <w:sz w:val="24"/>
          <w:szCs w:val="24"/>
        </w:rPr>
        <w:t>in each</w:t>
      </w:r>
      <w:r w:rsidR="00DF4813" w:rsidRPr="00DA3E20">
        <w:rPr>
          <w:rFonts w:ascii="Times New Roman" w:hAnsi="Times New Roman" w:cs="Times New Roman"/>
          <w:sz w:val="24"/>
          <w:szCs w:val="24"/>
        </w:rPr>
        <w:t xml:space="preserve"> cluster</w:t>
      </w:r>
      <w:r w:rsidR="00F160ED" w:rsidRPr="00DA3E20">
        <w:rPr>
          <w:rFonts w:ascii="Times New Roman" w:hAnsi="Times New Roman" w:cs="Times New Roman"/>
          <w:sz w:val="24"/>
          <w:szCs w:val="24"/>
        </w:rPr>
        <w:t xml:space="preserve"> placed </w:t>
      </w:r>
      <w:r w:rsidR="00E11D89" w:rsidRPr="00DA3E20">
        <w:rPr>
          <w:rFonts w:ascii="Times New Roman" w:hAnsi="Times New Roman" w:cs="Times New Roman"/>
          <w:sz w:val="24"/>
          <w:szCs w:val="24"/>
        </w:rPr>
        <w:t>at the corners of a 25 x 25 cm square</w:t>
      </w:r>
      <w:r w:rsidR="00F160ED" w:rsidRPr="00DA3E20">
        <w:rPr>
          <w:rFonts w:ascii="Times New Roman" w:hAnsi="Times New Roman" w:cs="Times New Roman"/>
          <w:sz w:val="24"/>
          <w:szCs w:val="24"/>
        </w:rPr>
        <w:t xml:space="preserve">. </w:t>
      </w:r>
      <w:r w:rsidRPr="00DA3E20">
        <w:rPr>
          <w:rFonts w:ascii="Times New Roman" w:hAnsi="Times New Roman" w:cs="Times New Roman"/>
          <w:sz w:val="24"/>
          <w:szCs w:val="24"/>
        </w:rPr>
        <w:t>The</w:t>
      </w:r>
      <w:r w:rsidR="007505A2" w:rsidRPr="00DA3E20">
        <w:rPr>
          <w:rFonts w:ascii="Times New Roman" w:hAnsi="Times New Roman" w:cs="Times New Roman"/>
          <w:sz w:val="24"/>
          <w:szCs w:val="24"/>
        </w:rPr>
        <w:t xml:space="preserve"> 30</w:t>
      </w:r>
      <w:r w:rsidRPr="00DA3E20">
        <w:rPr>
          <w:rFonts w:ascii="Times New Roman" w:hAnsi="Times New Roman" w:cs="Times New Roman"/>
          <w:sz w:val="24"/>
          <w:szCs w:val="24"/>
        </w:rPr>
        <w:t xml:space="preserve"> clusters </w:t>
      </w:r>
      <w:r w:rsidR="00F160ED" w:rsidRPr="00DA3E20">
        <w:rPr>
          <w:rFonts w:ascii="Times New Roman" w:hAnsi="Times New Roman" w:cs="Times New Roman"/>
          <w:sz w:val="24"/>
          <w:szCs w:val="24"/>
        </w:rPr>
        <w:t>were</w:t>
      </w:r>
      <w:r w:rsidRPr="00DA3E20">
        <w:rPr>
          <w:rFonts w:ascii="Times New Roman" w:hAnsi="Times New Roman" w:cs="Times New Roman"/>
          <w:sz w:val="24"/>
          <w:szCs w:val="24"/>
        </w:rPr>
        <w:t xml:space="preserve"> randomly arranged</w:t>
      </w:r>
      <w:r w:rsidR="00F160ED" w:rsidRPr="00DA3E20">
        <w:rPr>
          <w:rFonts w:ascii="Times New Roman" w:hAnsi="Times New Roman" w:cs="Times New Roman"/>
          <w:sz w:val="24"/>
          <w:szCs w:val="24"/>
        </w:rPr>
        <w:t xml:space="preserve"> in a larger 5 x 6 grid</w:t>
      </w:r>
      <w:r w:rsidRPr="00DA3E20">
        <w:rPr>
          <w:rFonts w:ascii="Times New Roman" w:hAnsi="Times New Roman" w:cs="Times New Roman"/>
          <w:sz w:val="24"/>
          <w:szCs w:val="24"/>
        </w:rPr>
        <w:t>,</w:t>
      </w:r>
      <w:r w:rsidR="00F160ED" w:rsidRPr="00DA3E20">
        <w:rPr>
          <w:rFonts w:ascii="Times New Roman" w:hAnsi="Times New Roman" w:cs="Times New Roman"/>
          <w:sz w:val="24"/>
          <w:szCs w:val="24"/>
        </w:rPr>
        <w:t xml:space="preserve"> with </w:t>
      </w:r>
      <w:r w:rsidRPr="00DA3E20">
        <w:rPr>
          <w:rFonts w:ascii="Times New Roman" w:hAnsi="Times New Roman" w:cs="Times New Roman"/>
          <w:sz w:val="24"/>
          <w:szCs w:val="24"/>
        </w:rPr>
        <w:t>each cluster</w:t>
      </w:r>
      <w:r w:rsidR="00F160ED" w:rsidRPr="00DA3E20">
        <w:rPr>
          <w:rFonts w:ascii="Times New Roman" w:hAnsi="Times New Roman" w:cs="Times New Roman"/>
          <w:sz w:val="24"/>
          <w:szCs w:val="24"/>
        </w:rPr>
        <w:t xml:space="preserve"> 2 m apart</w:t>
      </w:r>
      <w:r w:rsidRPr="00DA3E20">
        <w:rPr>
          <w:rFonts w:ascii="Times New Roman" w:hAnsi="Times New Roman" w:cs="Times New Roman"/>
          <w:sz w:val="24"/>
          <w:szCs w:val="24"/>
        </w:rPr>
        <w:t xml:space="preserve"> from the others</w:t>
      </w:r>
      <w:r w:rsidR="00F160ED" w:rsidRPr="00DA3E20">
        <w:rPr>
          <w:rFonts w:ascii="Times New Roman" w:hAnsi="Times New Roman" w:cs="Times New Roman"/>
          <w:sz w:val="24"/>
          <w:szCs w:val="24"/>
        </w:rPr>
        <w:t xml:space="preserve">. </w:t>
      </w:r>
      <w:r w:rsidRPr="00DA3E20">
        <w:rPr>
          <w:rFonts w:ascii="Times New Roman" w:hAnsi="Times New Roman" w:cs="Times New Roman"/>
          <w:sz w:val="24"/>
          <w:szCs w:val="24"/>
        </w:rPr>
        <w:t>Clusters were then</w:t>
      </w:r>
      <w:r w:rsidR="00F160ED" w:rsidRPr="00DA3E20">
        <w:rPr>
          <w:rFonts w:ascii="Times New Roman" w:hAnsi="Times New Roman" w:cs="Times New Roman"/>
          <w:sz w:val="24"/>
          <w:szCs w:val="24"/>
        </w:rPr>
        <w:t xml:space="preserve"> randomly selected to be fit with a </w:t>
      </w:r>
      <w:del w:id="215" w:author="Trevor Drees" w:date="2025-07-27T16:55:00Z" w16du:dateUtc="2025-07-27T23:55:00Z">
        <w:r w:rsidR="00F160ED" w:rsidRPr="00DA3E20" w:rsidDel="00821E05">
          <w:rPr>
            <w:rFonts w:ascii="Times New Roman" w:hAnsi="Times New Roman" w:cs="Times New Roman"/>
            <w:sz w:val="24"/>
            <w:szCs w:val="24"/>
          </w:rPr>
          <w:delText xml:space="preserve">fibreglass </w:delText>
        </w:r>
      </w:del>
      <w:ins w:id="216" w:author="Trevor Drees" w:date="2025-07-27T16:55:00Z" w16du:dateUtc="2025-07-27T23:55:00Z">
        <w:r w:rsidR="00821E05" w:rsidRPr="00DA3E20">
          <w:rPr>
            <w:rFonts w:ascii="Times New Roman" w:hAnsi="Times New Roman" w:cs="Times New Roman"/>
            <w:sz w:val="24"/>
            <w:szCs w:val="24"/>
          </w:rPr>
          <w:t>fib</w:t>
        </w:r>
        <w:r w:rsidR="00821E05">
          <w:rPr>
            <w:rFonts w:ascii="Times New Roman" w:hAnsi="Times New Roman" w:cs="Times New Roman"/>
            <w:sz w:val="24"/>
            <w:szCs w:val="24"/>
          </w:rPr>
          <w:t>er</w:t>
        </w:r>
        <w:r w:rsidR="00821E05" w:rsidRPr="00DA3E20">
          <w:rPr>
            <w:rFonts w:ascii="Times New Roman" w:hAnsi="Times New Roman" w:cs="Times New Roman"/>
            <w:sz w:val="24"/>
            <w:szCs w:val="24"/>
          </w:rPr>
          <w:t xml:space="preserve">glass </w:t>
        </w:r>
      </w:ins>
      <w:r w:rsidR="00F160ED" w:rsidRPr="00DA3E20">
        <w:rPr>
          <w:rFonts w:ascii="Times New Roman" w:hAnsi="Times New Roman" w:cs="Times New Roman"/>
          <w:sz w:val="24"/>
          <w:szCs w:val="24"/>
        </w:rPr>
        <w:t>open-top chamber (OTC). The OTCs, built to specification</w:t>
      </w:r>
      <w:r w:rsidR="00E11D89" w:rsidRPr="00DA3E20">
        <w:rPr>
          <w:rFonts w:ascii="Times New Roman" w:hAnsi="Times New Roman" w:cs="Times New Roman"/>
          <w:sz w:val="24"/>
          <w:szCs w:val="24"/>
        </w:rPr>
        <w:t>s</w:t>
      </w:r>
      <w:r w:rsidR="00F160ED" w:rsidRPr="00DA3E20">
        <w:rPr>
          <w:rFonts w:ascii="Times New Roman" w:hAnsi="Times New Roman" w:cs="Times New Roman"/>
          <w:sz w:val="24"/>
          <w:szCs w:val="24"/>
        </w:rPr>
        <w:t xml:space="preserve"> based on the International Tundra Experiment Manual (</w:t>
      </w:r>
      <w:proofErr w:type="spellStart"/>
      <w:r w:rsidR="00F160ED" w:rsidRPr="00DA3E20">
        <w:rPr>
          <w:rFonts w:ascii="Times New Roman" w:hAnsi="Times New Roman" w:cs="Times New Roman"/>
          <w:sz w:val="24"/>
          <w:szCs w:val="24"/>
        </w:rPr>
        <w:t>Molau</w:t>
      </w:r>
      <w:proofErr w:type="spellEnd"/>
      <w:r w:rsidR="00F160ED" w:rsidRPr="00DA3E20">
        <w:rPr>
          <w:rFonts w:ascii="Times New Roman" w:hAnsi="Times New Roman" w:cs="Times New Roman"/>
          <w:sz w:val="24"/>
          <w:szCs w:val="24"/>
        </w:rPr>
        <w:t xml:space="preserve"> and Mølgaard 1996), </w:t>
      </w:r>
      <w:r w:rsidR="00AF24F4" w:rsidRPr="00DA3E20">
        <w:rPr>
          <w:rFonts w:ascii="Times New Roman" w:hAnsi="Times New Roman" w:cs="Times New Roman"/>
          <w:sz w:val="24"/>
          <w:szCs w:val="24"/>
        </w:rPr>
        <w:t>have been demonstrated</w:t>
      </w:r>
      <w:r w:rsidR="00F160ED" w:rsidRPr="00DA3E20">
        <w:rPr>
          <w:rFonts w:ascii="Times New Roman" w:hAnsi="Times New Roman" w:cs="Times New Roman"/>
          <w:sz w:val="24"/>
          <w:szCs w:val="24"/>
        </w:rPr>
        <w:t xml:space="preserve"> to increase growing temperatures by approximately </w:t>
      </w:r>
      <w:commentRangeStart w:id="217"/>
      <w:commentRangeStart w:id="218"/>
      <w:r w:rsidR="00F160ED" w:rsidRPr="00DA3E20">
        <w:rPr>
          <w:rFonts w:ascii="Times New Roman" w:hAnsi="Times New Roman" w:cs="Times New Roman"/>
          <w:sz w:val="24"/>
          <w:szCs w:val="24"/>
        </w:rPr>
        <w:t xml:space="preserve">0.6 °C </w:t>
      </w:r>
      <w:commentRangeEnd w:id="217"/>
      <w:r w:rsidR="002F0154" w:rsidRPr="00DA3E20">
        <w:rPr>
          <w:rStyle w:val="CommentReference"/>
        </w:rPr>
        <w:commentReference w:id="217"/>
      </w:r>
      <w:commentRangeEnd w:id="218"/>
      <w:r w:rsidR="00935916" w:rsidRPr="00DA3E20">
        <w:rPr>
          <w:rStyle w:val="CommentReference"/>
        </w:rPr>
        <w:commentReference w:id="218"/>
      </w:r>
      <w:r w:rsidR="00F160ED" w:rsidRPr="00DA3E20">
        <w:rPr>
          <w:rFonts w:ascii="Times New Roman" w:hAnsi="Times New Roman" w:cs="Times New Roman"/>
          <w:sz w:val="24"/>
          <w:szCs w:val="24"/>
        </w:rPr>
        <w:t xml:space="preserve">without </w:t>
      </w:r>
      <w:r w:rsidR="00E11D89" w:rsidRPr="00DA3E20">
        <w:rPr>
          <w:rFonts w:ascii="Times New Roman" w:hAnsi="Times New Roman" w:cs="Times New Roman"/>
          <w:sz w:val="24"/>
          <w:szCs w:val="24"/>
        </w:rPr>
        <w:t xml:space="preserve">significantly </w:t>
      </w:r>
      <w:r w:rsidR="00F160ED" w:rsidRPr="00DA3E20">
        <w:rPr>
          <w:rFonts w:ascii="Times New Roman" w:hAnsi="Times New Roman" w:cs="Times New Roman"/>
          <w:sz w:val="24"/>
          <w:szCs w:val="24"/>
        </w:rPr>
        <w:t xml:space="preserve">affecting other variables that may influence how the experimental individuals grow, such as soil moisture or snow depth (Zhang </w:t>
      </w:r>
      <w:r w:rsidR="00F160ED" w:rsidRPr="00DA3E20">
        <w:rPr>
          <w:rFonts w:ascii="Times New Roman" w:hAnsi="Times New Roman" w:cs="Times New Roman"/>
          <w:i/>
          <w:iCs/>
          <w:sz w:val="24"/>
          <w:szCs w:val="24"/>
        </w:rPr>
        <w:t>et al</w:t>
      </w:r>
      <w:r w:rsidR="00F160ED" w:rsidRPr="00DA3E20">
        <w:rPr>
          <w:rFonts w:ascii="Times New Roman" w:hAnsi="Times New Roman" w:cs="Times New Roman"/>
          <w:sz w:val="24"/>
          <w:szCs w:val="24"/>
        </w:rPr>
        <w:t>. 2011</w:t>
      </w:r>
      <w:r w:rsidR="00414D1A" w:rsidRPr="00DA3E20">
        <w:rPr>
          <w:rFonts w:ascii="Times New Roman" w:hAnsi="Times New Roman" w:cs="Times New Roman"/>
          <w:sz w:val="24"/>
          <w:szCs w:val="24"/>
        </w:rPr>
        <w:t>b</w:t>
      </w:r>
      <w:r w:rsidR="00F160ED" w:rsidRPr="00DA3E20">
        <w:rPr>
          <w:rFonts w:ascii="Times New Roman" w:hAnsi="Times New Roman" w:cs="Times New Roman"/>
          <w:sz w:val="24"/>
          <w:szCs w:val="24"/>
        </w:rPr>
        <w:t>).</w:t>
      </w:r>
      <w:r w:rsidR="00AF24F4" w:rsidRPr="00DA3E20">
        <w:rPr>
          <w:rFonts w:ascii="Times New Roman" w:hAnsi="Times New Roman" w:cs="Times New Roman"/>
          <w:sz w:val="24"/>
          <w:szCs w:val="24"/>
        </w:rPr>
        <w:t xml:space="preserve"> For each species, there were a total of 7 clusters without OTCs (</w:t>
      </w:r>
      <w:proofErr w:type="spellStart"/>
      <w:r w:rsidR="00AF24F4" w:rsidRPr="00DA3E20">
        <w:rPr>
          <w:rFonts w:ascii="Times New Roman" w:hAnsi="Times New Roman" w:cs="Times New Roman"/>
          <w:sz w:val="24"/>
          <w:szCs w:val="24"/>
        </w:rPr>
        <w:t>unwarmed</w:t>
      </w:r>
      <w:proofErr w:type="spellEnd"/>
      <w:r w:rsidR="00AF24F4" w:rsidRPr="00DA3E20">
        <w:rPr>
          <w:rFonts w:ascii="Times New Roman" w:hAnsi="Times New Roman" w:cs="Times New Roman"/>
          <w:sz w:val="24"/>
          <w:szCs w:val="24"/>
        </w:rPr>
        <w:t>) and 8 clusters with (warmed).</w:t>
      </w:r>
      <w:r w:rsidR="00E11D89" w:rsidRPr="00DA3E20">
        <w:rPr>
          <w:rFonts w:ascii="Times New Roman" w:hAnsi="Times New Roman" w:cs="Times New Roman"/>
          <w:sz w:val="24"/>
          <w:szCs w:val="24"/>
        </w:rPr>
        <w:t xml:space="preserve"> Within each cluster, individuals were then randomly assigned one of four trimming treatments: a no-trimming control, or trimming at 10, 5, or 0 cm (the latter being the ground surface).</w:t>
      </w:r>
      <w:r w:rsidR="00AF24F4" w:rsidRPr="00DA3E20">
        <w:rPr>
          <w:rFonts w:ascii="Times New Roman" w:hAnsi="Times New Roman" w:cs="Times New Roman"/>
          <w:sz w:val="24"/>
          <w:szCs w:val="24"/>
        </w:rPr>
        <w:t xml:space="preserve"> </w:t>
      </w:r>
      <w:commentRangeStart w:id="219"/>
      <w:commentRangeStart w:id="220"/>
      <w:commentRangeStart w:id="221"/>
      <w:commentRangeStart w:id="222"/>
      <w:del w:id="223" w:author="Trevor Drees" w:date="2025-07-22T17:56:00Z" w16du:dateUtc="2025-07-23T00:56:00Z">
        <w:r w:rsidR="00AF24F4" w:rsidRPr="00DA3E20" w:rsidDel="00380CD3">
          <w:rPr>
            <w:rFonts w:ascii="Times New Roman" w:hAnsi="Times New Roman" w:cs="Times New Roman"/>
            <w:sz w:val="24"/>
            <w:szCs w:val="24"/>
          </w:rPr>
          <w:delText>Thus, for each species, each of the 4 trimming treatments had a sample size of 7 unwarmed individuals and 8 warmed individuals.</w:delText>
        </w:r>
        <w:commentRangeEnd w:id="219"/>
        <w:r w:rsidR="008F6444" w:rsidRPr="00DA3E20" w:rsidDel="00380CD3">
          <w:rPr>
            <w:rStyle w:val="CommentReference"/>
          </w:rPr>
          <w:commentReference w:id="219"/>
        </w:r>
        <w:commentRangeEnd w:id="220"/>
        <w:r w:rsidR="004C18D2" w:rsidRPr="00DA3E20" w:rsidDel="00380CD3">
          <w:rPr>
            <w:rStyle w:val="CommentReference"/>
          </w:rPr>
          <w:commentReference w:id="220"/>
        </w:r>
        <w:commentRangeEnd w:id="221"/>
        <w:r w:rsidR="004114FA" w:rsidRPr="00DA3E20" w:rsidDel="00380CD3">
          <w:rPr>
            <w:rStyle w:val="CommentReference"/>
          </w:rPr>
          <w:commentReference w:id="221"/>
        </w:r>
        <w:commentRangeEnd w:id="222"/>
        <w:r w:rsidR="00380CD3" w:rsidRPr="00DA3E20" w:rsidDel="00380CD3">
          <w:rPr>
            <w:rStyle w:val="CommentReference"/>
          </w:rPr>
          <w:commentReference w:id="222"/>
        </w:r>
      </w:del>
    </w:p>
    <w:p w14:paraId="1B70DD6F" w14:textId="21734CC4" w:rsidR="00F160ED" w:rsidRPr="00DA3E20" w:rsidRDefault="00F160ED"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Trimming treatments, </w:t>
      </w:r>
      <w:r w:rsidR="004114FA" w:rsidRPr="00DA3E20">
        <w:rPr>
          <w:rFonts w:ascii="Times New Roman" w:hAnsi="Times New Roman" w:cs="Times New Roman"/>
          <w:sz w:val="24"/>
          <w:szCs w:val="24"/>
        </w:rPr>
        <w:t>motivated by</w:t>
      </w:r>
      <w:r w:rsidRPr="00DA3E20">
        <w:rPr>
          <w:rFonts w:ascii="Times New Roman" w:hAnsi="Times New Roman" w:cs="Times New Roman"/>
          <w:sz w:val="24"/>
          <w:szCs w:val="24"/>
        </w:rPr>
        <w:t xml:space="preserve"> those in a similar experiment</w:t>
      </w:r>
      <w:ins w:id="224" w:author="Trevor Drees" w:date="2025-07-27T16:56:00Z" w16du:dateUtc="2025-07-27T23:56:00Z">
        <w:r w:rsidR="00821E05">
          <w:rPr>
            <w:rFonts w:ascii="Times New Roman" w:hAnsi="Times New Roman" w:cs="Times New Roman"/>
            <w:sz w:val="24"/>
            <w:szCs w:val="24"/>
          </w:rPr>
          <w:t xml:space="preserve"> </w:t>
        </w:r>
        <w:r w:rsidR="00821E05" w:rsidRPr="00DA3E20">
          <w:rPr>
            <w:rFonts w:ascii="Times New Roman" w:hAnsi="Times New Roman" w:cs="Times New Roman"/>
            <w:sz w:val="24"/>
            <w:szCs w:val="24"/>
          </w:rPr>
          <w:t xml:space="preserve">by Zhang </w:t>
        </w:r>
        <w:r w:rsidR="00821E05" w:rsidRPr="00DA3E20">
          <w:rPr>
            <w:rFonts w:ascii="Times New Roman" w:hAnsi="Times New Roman" w:cs="Times New Roman"/>
            <w:i/>
            <w:iCs/>
            <w:sz w:val="24"/>
            <w:szCs w:val="24"/>
          </w:rPr>
          <w:t>et al</w:t>
        </w:r>
        <w:r w:rsidR="00821E05" w:rsidRPr="00DA3E20">
          <w:rPr>
            <w:rFonts w:ascii="Times New Roman" w:hAnsi="Times New Roman" w:cs="Times New Roman"/>
            <w:sz w:val="24"/>
            <w:szCs w:val="24"/>
          </w:rPr>
          <w:t>. (2011a)</w:t>
        </w:r>
      </w:ins>
      <w:r w:rsidRPr="00DA3E20">
        <w:rPr>
          <w:rFonts w:ascii="Times New Roman" w:hAnsi="Times New Roman" w:cs="Times New Roman"/>
          <w:sz w:val="24"/>
          <w:szCs w:val="24"/>
        </w:rPr>
        <w:t xml:space="preserve"> </w:t>
      </w:r>
      <w:r w:rsidR="004114FA" w:rsidRPr="00DA3E20">
        <w:rPr>
          <w:rFonts w:ascii="Times New Roman" w:hAnsi="Times New Roman" w:cs="Times New Roman"/>
          <w:sz w:val="24"/>
          <w:szCs w:val="24"/>
        </w:rPr>
        <w:t xml:space="preserve">with only a single </w:t>
      </w:r>
      <w:commentRangeStart w:id="225"/>
      <w:commentRangeStart w:id="226"/>
      <w:r w:rsidR="004114FA" w:rsidRPr="00DA3E20">
        <w:rPr>
          <w:rFonts w:ascii="Times New Roman" w:hAnsi="Times New Roman" w:cs="Times New Roman"/>
          <w:sz w:val="24"/>
          <w:szCs w:val="24"/>
        </w:rPr>
        <w:t>intensity</w:t>
      </w:r>
      <w:commentRangeEnd w:id="225"/>
      <w:r w:rsidR="004114FA" w:rsidRPr="00DA3E20">
        <w:rPr>
          <w:rStyle w:val="CommentReference"/>
        </w:rPr>
        <w:commentReference w:id="225"/>
      </w:r>
      <w:commentRangeEnd w:id="226"/>
      <w:r w:rsidR="00D05D79" w:rsidRPr="00DA3E20">
        <w:rPr>
          <w:rStyle w:val="CommentReference"/>
        </w:rPr>
        <w:commentReference w:id="226"/>
      </w:r>
      <w:ins w:id="227" w:author="Shea, Katriona" w:date="2025-07-18T07:21:00Z" w16du:dateUtc="2025-07-18T11:21:00Z">
        <w:del w:id="228" w:author="Trevor Drees" w:date="2025-07-27T16:56:00Z" w16du:dateUtc="2025-07-27T23:56:00Z">
          <w:r w:rsidR="004114FA" w:rsidRPr="00DA3E20" w:rsidDel="00821E05">
            <w:rPr>
              <w:rFonts w:ascii="Times New Roman" w:hAnsi="Times New Roman" w:cs="Times New Roman"/>
              <w:sz w:val="24"/>
              <w:szCs w:val="24"/>
            </w:rPr>
            <w:delText xml:space="preserve"> </w:delText>
          </w:r>
        </w:del>
      </w:ins>
      <w:del w:id="229" w:author="Trevor Drees" w:date="2025-07-27T16:56:00Z" w16du:dateUtc="2025-07-27T23:56:00Z">
        <w:r w:rsidRPr="00DA3E20" w:rsidDel="00821E05">
          <w:rPr>
            <w:rFonts w:ascii="Times New Roman" w:hAnsi="Times New Roman" w:cs="Times New Roman"/>
            <w:sz w:val="24"/>
            <w:szCs w:val="24"/>
          </w:rPr>
          <w:delText xml:space="preserve">by Zhang </w:delText>
        </w:r>
        <w:r w:rsidRPr="00DA3E20" w:rsidDel="00821E05">
          <w:rPr>
            <w:rFonts w:ascii="Times New Roman" w:hAnsi="Times New Roman" w:cs="Times New Roman"/>
            <w:i/>
            <w:iCs/>
            <w:sz w:val="24"/>
            <w:szCs w:val="24"/>
          </w:rPr>
          <w:delText>et al</w:delText>
        </w:r>
        <w:r w:rsidRPr="00DA3E20" w:rsidDel="00821E05">
          <w:rPr>
            <w:rFonts w:ascii="Times New Roman" w:hAnsi="Times New Roman" w:cs="Times New Roman"/>
            <w:sz w:val="24"/>
            <w:szCs w:val="24"/>
          </w:rPr>
          <w:delText>. (2011</w:delText>
        </w:r>
        <w:r w:rsidR="00414D1A" w:rsidRPr="00DA3E20" w:rsidDel="00821E05">
          <w:rPr>
            <w:rFonts w:ascii="Times New Roman" w:hAnsi="Times New Roman" w:cs="Times New Roman"/>
            <w:sz w:val="24"/>
            <w:szCs w:val="24"/>
          </w:rPr>
          <w:delText>a</w:delText>
        </w:r>
        <w:r w:rsidRPr="00DA3E20" w:rsidDel="00821E05">
          <w:rPr>
            <w:rFonts w:ascii="Times New Roman" w:hAnsi="Times New Roman" w:cs="Times New Roman"/>
            <w:sz w:val="24"/>
            <w:szCs w:val="24"/>
          </w:rPr>
          <w:delText>)</w:delText>
        </w:r>
      </w:del>
      <w:r w:rsidRPr="00DA3E20">
        <w:rPr>
          <w:rFonts w:ascii="Times New Roman" w:hAnsi="Times New Roman" w:cs="Times New Roman"/>
          <w:sz w:val="24"/>
          <w:szCs w:val="24"/>
        </w:rPr>
        <w:t>, started in May 2021 and were</w:t>
      </w:r>
      <w:r w:rsidR="00194FA5" w:rsidRPr="00DA3E20">
        <w:rPr>
          <w:rFonts w:ascii="Times New Roman" w:hAnsi="Times New Roman" w:cs="Times New Roman"/>
          <w:sz w:val="24"/>
          <w:szCs w:val="24"/>
        </w:rPr>
        <w:t xml:space="preserve"> administered</w:t>
      </w:r>
      <w:r w:rsidRPr="00DA3E20">
        <w:rPr>
          <w:rFonts w:ascii="Times New Roman" w:hAnsi="Times New Roman" w:cs="Times New Roman"/>
          <w:sz w:val="24"/>
          <w:szCs w:val="24"/>
        </w:rPr>
        <w:t xml:space="preserve"> </w:t>
      </w:r>
      <w:r w:rsidR="00194FA5" w:rsidRPr="00DA3E20">
        <w:rPr>
          <w:rFonts w:ascii="Times New Roman" w:hAnsi="Times New Roman" w:cs="Times New Roman"/>
          <w:sz w:val="24"/>
          <w:szCs w:val="24"/>
        </w:rPr>
        <w:t>once a week</w:t>
      </w:r>
      <w:r w:rsidRPr="00DA3E20">
        <w:rPr>
          <w:rFonts w:ascii="Times New Roman" w:hAnsi="Times New Roman" w:cs="Times New Roman"/>
          <w:sz w:val="24"/>
          <w:szCs w:val="24"/>
        </w:rPr>
        <w:t xml:space="preserve"> until December </w:t>
      </w:r>
      <w:r w:rsidRPr="00DA3E20">
        <w:rPr>
          <w:rFonts w:ascii="Times New Roman" w:hAnsi="Times New Roman" w:cs="Times New Roman"/>
          <w:sz w:val="24"/>
          <w:szCs w:val="24"/>
        </w:rPr>
        <w:lastRenderedPageBreak/>
        <w:t>2021 before being paused for the winter</w:t>
      </w:r>
      <w:r w:rsidR="00194FA5" w:rsidRPr="00DA3E20">
        <w:rPr>
          <w:rFonts w:ascii="Times New Roman" w:hAnsi="Times New Roman" w:cs="Times New Roman"/>
          <w:sz w:val="24"/>
          <w:szCs w:val="24"/>
        </w:rPr>
        <w:t xml:space="preserve"> due to snow cover</w:t>
      </w:r>
      <w:r w:rsidRPr="00DA3E20">
        <w:rPr>
          <w:rFonts w:ascii="Times New Roman" w:hAnsi="Times New Roman" w:cs="Times New Roman"/>
          <w:sz w:val="24"/>
          <w:szCs w:val="24"/>
        </w:rPr>
        <w:t>; the</w:t>
      </w:r>
      <w:r w:rsidR="00194FA5" w:rsidRPr="00DA3E20">
        <w:rPr>
          <w:rFonts w:ascii="Times New Roman" w:hAnsi="Times New Roman" w:cs="Times New Roman"/>
          <w:sz w:val="24"/>
          <w:szCs w:val="24"/>
        </w:rPr>
        <w:t xml:space="preserve"> weekly</w:t>
      </w:r>
      <w:r w:rsidRPr="00DA3E20">
        <w:rPr>
          <w:rFonts w:ascii="Times New Roman" w:hAnsi="Times New Roman" w:cs="Times New Roman"/>
          <w:sz w:val="24"/>
          <w:szCs w:val="24"/>
        </w:rPr>
        <w:t xml:space="preserve"> treatments were then resumed in May 2022 and continued until the end of the summer. </w:t>
      </w:r>
      <w:r w:rsidR="00DF4813" w:rsidRPr="00DA3E20">
        <w:rPr>
          <w:rFonts w:ascii="Times New Roman" w:hAnsi="Times New Roman" w:cs="Times New Roman"/>
          <w:sz w:val="24"/>
          <w:szCs w:val="24"/>
        </w:rPr>
        <w:t>Any v</w:t>
      </w:r>
      <w:r w:rsidRPr="00DA3E20">
        <w:rPr>
          <w:rFonts w:ascii="Times New Roman" w:hAnsi="Times New Roman" w:cs="Times New Roman"/>
          <w:sz w:val="24"/>
          <w:szCs w:val="24"/>
        </w:rPr>
        <w:t xml:space="preserve">egetation surrounding the experimental individuals was also trimmed on a regular basis to </w:t>
      </w:r>
      <w:r w:rsidR="00194FA5" w:rsidRPr="00DA3E20">
        <w:rPr>
          <w:rFonts w:ascii="Times New Roman" w:hAnsi="Times New Roman" w:cs="Times New Roman"/>
          <w:sz w:val="24"/>
          <w:szCs w:val="24"/>
        </w:rPr>
        <w:t>emulate</w:t>
      </w:r>
      <w:r w:rsidRPr="00DA3E20">
        <w:rPr>
          <w:rFonts w:ascii="Times New Roman" w:hAnsi="Times New Roman" w:cs="Times New Roman"/>
          <w:sz w:val="24"/>
          <w:szCs w:val="24"/>
        </w:rPr>
        <w:t xml:space="preserve"> the </w:t>
      </w:r>
      <w:proofErr w:type="gramStart"/>
      <w:r w:rsidR="00194FA5" w:rsidRPr="00DA3E20">
        <w:rPr>
          <w:rFonts w:ascii="Times New Roman" w:hAnsi="Times New Roman" w:cs="Times New Roman"/>
          <w:sz w:val="24"/>
          <w:szCs w:val="24"/>
        </w:rPr>
        <w:t>highly-</w:t>
      </w:r>
      <w:r w:rsidRPr="00DA3E20">
        <w:rPr>
          <w:rFonts w:ascii="Times New Roman" w:hAnsi="Times New Roman" w:cs="Times New Roman"/>
          <w:sz w:val="24"/>
          <w:szCs w:val="24"/>
        </w:rPr>
        <w:t>disturbed</w:t>
      </w:r>
      <w:proofErr w:type="gramEnd"/>
      <w:r w:rsidRPr="00DA3E20">
        <w:rPr>
          <w:rFonts w:ascii="Times New Roman" w:hAnsi="Times New Roman" w:cs="Times New Roman"/>
          <w:sz w:val="24"/>
          <w:szCs w:val="24"/>
        </w:rPr>
        <w:t xml:space="preserve"> environments in which these thistles are typically found. Each week, before trimming occurred, measurements were made on the height of </w:t>
      </w:r>
      <w:proofErr w:type="gramStart"/>
      <w:r w:rsidRPr="00DA3E20">
        <w:rPr>
          <w:rFonts w:ascii="Times New Roman" w:hAnsi="Times New Roman" w:cs="Times New Roman"/>
          <w:sz w:val="24"/>
          <w:szCs w:val="24"/>
        </w:rPr>
        <w:t>each individual</w:t>
      </w:r>
      <w:proofErr w:type="gramEnd"/>
      <w:r w:rsidRPr="00DA3E20">
        <w:rPr>
          <w:rFonts w:ascii="Times New Roman" w:hAnsi="Times New Roman" w:cs="Times New Roman"/>
          <w:sz w:val="24"/>
          <w:szCs w:val="24"/>
        </w:rPr>
        <w:t xml:space="preserve"> as well as the total number of main stems. The number of buds and capitula was also recorded </w:t>
      </w:r>
      <w:r w:rsidR="00194FA5" w:rsidRPr="00DA3E20">
        <w:rPr>
          <w:rFonts w:ascii="Times New Roman" w:hAnsi="Times New Roman" w:cs="Times New Roman"/>
          <w:sz w:val="24"/>
          <w:szCs w:val="24"/>
        </w:rPr>
        <w:t>on</w:t>
      </w:r>
      <w:r w:rsidRPr="00DA3E20">
        <w:rPr>
          <w:rFonts w:ascii="Times New Roman" w:hAnsi="Times New Roman" w:cs="Times New Roman"/>
          <w:sz w:val="24"/>
          <w:szCs w:val="24"/>
        </w:rPr>
        <w:t xml:space="preserve"> individuals that produced them. Survival status was noted as well, with survival defined as the presence of any </w:t>
      </w:r>
      <w:r w:rsidR="00194FA5" w:rsidRPr="00DA3E20">
        <w:rPr>
          <w:rFonts w:ascii="Times New Roman" w:hAnsi="Times New Roman" w:cs="Times New Roman"/>
          <w:sz w:val="24"/>
          <w:szCs w:val="24"/>
        </w:rPr>
        <w:t>living</w:t>
      </w:r>
      <w:r w:rsidRPr="00DA3E20">
        <w:rPr>
          <w:rFonts w:ascii="Times New Roman" w:hAnsi="Times New Roman" w:cs="Times New Roman"/>
          <w:sz w:val="24"/>
          <w:szCs w:val="24"/>
        </w:rPr>
        <w:t xml:space="preserve"> foliage above the soil surface.</w:t>
      </w:r>
    </w:p>
    <w:p w14:paraId="4DF19066" w14:textId="1CCDB779" w:rsidR="00E07499" w:rsidRPr="00DA3E20" w:rsidRDefault="00E07499" w:rsidP="00604784">
      <w:pPr>
        <w:spacing w:after="0" w:line="480" w:lineRule="auto"/>
        <w:rPr>
          <w:rFonts w:ascii="Times New Roman" w:hAnsi="Times New Roman" w:cs="Times New Roman"/>
          <w:b/>
          <w:bCs/>
          <w:i/>
          <w:iCs/>
          <w:sz w:val="24"/>
          <w:szCs w:val="24"/>
        </w:rPr>
      </w:pPr>
      <w:r w:rsidRPr="00DA3E20">
        <w:rPr>
          <w:rFonts w:ascii="Times New Roman" w:hAnsi="Times New Roman" w:cs="Times New Roman"/>
          <w:b/>
          <w:bCs/>
          <w:i/>
          <w:iCs/>
          <w:sz w:val="24"/>
          <w:szCs w:val="24"/>
        </w:rPr>
        <w:t xml:space="preserve">Statistical </w:t>
      </w:r>
      <w:proofErr w:type="gramStart"/>
      <w:r w:rsidRPr="00DA3E20">
        <w:rPr>
          <w:rFonts w:ascii="Times New Roman" w:hAnsi="Times New Roman" w:cs="Times New Roman"/>
          <w:b/>
          <w:bCs/>
          <w:i/>
          <w:iCs/>
          <w:sz w:val="24"/>
          <w:szCs w:val="24"/>
        </w:rPr>
        <w:t>analyses</w:t>
      </w:r>
      <w:proofErr w:type="gramEnd"/>
    </w:p>
    <w:p w14:paraId="751BEBA4" w14:textId="18639A3E" w:rsidR="00583947" w:rsidRPr="00DA3E20" w:rsidRDefault="00583947" w:rsidP="00583947">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All statistical analyses were performed in R version 4.0.3 (R Development Core Team, 2009). Most d</w:t>
      </w:r>
      <w:r w:rsidR="00A54203" w:rsidRPr="00DA3E20">
        <w:rPr>
          <w:rFonts w:ascii="Times New Roman" w:hAnsi="Times New Roman" w:cs="Times New Roman"/>
          <w:sz w:val="24"/>
          <w:szCs w:val="24"/>
        </w:rPr>
        <w:t xml:space="preserve">emographic </w:t>
      </w:r>
      <w:r w:rsidR="00991349" w:rsidRPr="00DA3E20">
        <w:rPr>
          <w:rFonts w:ascii="Times New Roman" w:hAnsi="Times New Roman" w:cs="Times New Roman"/>
          <w:sz w:val="24"/>
          <w:szCs w:val="24"/>
        </w:rPr>
        <w:t>rates</w:t>
      </w:r>
      <w:r w:rsidR="00A54203" w:rsidRPr="00DA3E20">
        <w:rPr>
          <w:rFonts w:ascii="Times New Roman" w:hAnsi="Times New Roman" w:cs="Times New Roman"/>
          <w:sz w:val="24"/>
          <w:szCs w:val="24"/>
        </w:rPr>
        <w:t xml:space="preserve"> were estimated using mixed effects models from </w:t>
      </w:r>
      <w:del w:id="230" w:author="Trevor Drees" w:date="2025-07-27T16:56:00Z" w16du:dateUtc="2025-07-27T23:56:00Z">
        <w:r w:rsidR="00A54203" w:rsidRPr="00DA3E20" w:rsidDel="00821E05">
          <w:rPr>
            <w:rFonts w:ascii="Times New Roman" w:hAnsi="Times New Roman" w:cs="Times New Roman"/>
            <w:sz w:val="24"/>
            <w:szCs w:val="24"/>
          </w:rPr>
          <w:delText xml:space="preserve">from </w:delText>
        </w:r>
      </w:del>
      <w:r w:rsidR="00A54203" w:rsidRPr="00DA3E20">
        <w:rPr>
          <w:rFonts w:ascii="Times New Roman" w:hAnsi="Times New Roman" w:cs="Times New Roman"/>
          <w:sz w:val="24"/>
          <w:szCs w:val="24"/>
        </w:rPr>
        <w:t xml:space="preserve">the package </w:t>
      </w:r>
      <w:r w:rsidR="00A54203" w:rsidRPr="00DA3E20">
        <w:rPr>
          <w:rFonts w:ascii="Consolas" w:hAnsi="Consolas" w:cs="Times New Roman"/>
          <w:b/>
          <w:bCs/>
          <w:sz w:val="23"/>
          <w:szCs w:val="23"/>
        </w:rPr>
        <w:t>lme4</w:t>
      </w:r>
      <w:r w:rsidR="00A54203" w:rsidRPr="00DA3E20">
        <w:rPr>
          <w:rFonts w:ascii="Times New Roman" w:hAnsi="Times New Roman" w:cs="Times New Roman"/>
          <w:sz w:val="24"/>
          <w:szCs w:val="24"/>
        </w:rPr>
        <w:t xml:space="preserve"> version 1.1-31 (Bates </w:t>
      </w:r>
      <w:r w:rsidR="00A54203" w:rsidRPr="00DA3E20">
        <w:rPr>
          <w:rFonts w:ascii="Times New Roman" w:hAnsi="Times New Roman" w:cs="Times New Roman"/>
          <w:i/>
          <w:iCs/>
          <w:sz w:val="24"/>
          <w:szCs w:val="24"/>
        </w:rPr>
        <w:t>et al</w:t>
      </w:r>
      <w:r w:rsidR="00A54203" w:rsidRPr="00DA3E20">
        <w:rPr>
          <w:rFonts w:ascii="Times New Roman" w:hAnsi="Times New Roman" w:cs="Times New Roman"/>
          <w:sz w:val="24"/>
          <w:szCs w:val="24"/>
        </w:rPr>
        <w:t>. 2022), with trimming and warming treatments each as fixed effects (including an interaction effect between the two), initial rosette size</w:t>
      </w:r>
      <w:r w:rsidR="000439B9" w:rsidRPr="00DA3E20">
        <w:rPr>
          <w:rFonts w:ascii="Times New Roman" w:hAnsi="Times New Roman" w:cs="Times New Roman"/>
          <w:sz w:val="24"/>
          <w:szCs w:val="24"/>
        </w:rPr>
        <w:t xml:space="preserve"> (scaled against the average)</w:t>
      </w:r>
      <w:r w:rsidR="00A54203" w:rsidRPr="00DA3E20">
        <w:rPr>
          <w:rFonts w:ascii="Times New Roman" w:hAnsi="Times New Roman" w:cs="Times New Roman"/>
          <w:sz w:val="24"/>
          <w:szCs w:val="24"/>
        </w:rPr>
        <w:t xml:space="preserve"> as a covariate, and cluster as a random effect. Models were</w:t>
      </w:r>
      <w:commentRangeStart w:id="231"/>
      <w:commentRangeStart w:id="232"/>
      <w:del w:id="233" w:author="Trevor Drees" w:date="2025-07-22T17:54:00Z" w16du:dateUtc="2025-07-23T00:54:00Z">
        <w:r w:rsidR="00A54203" w:rsidRPr="00DA3E20" w:rsidDel="00380CD3">
          <w:rPr>
            <w:rFonts w:ascii="Times New Roman" w:hAnsi="Times New Roman" w:cs="Times New Roman"/>
            <w:sz w:val="24"/>
            <w:szCs w:val="24"/>
          </w:rPr>
          <w:delText xml:space="preserve"> again</w:delText>
        </w:r>
      </w:del>
      <w:r w:rsidR="00A54203" w:rsidRPr="00DA3E20">
        <w:rPr>
          <w:rFonts w:ascii="Times New Roman" w:hAnsi="Times New Roman" w:cs="Times New Roman"/>
          <w:sz w:val="24"/>
          <w:szCs w:val="24"/>
        </w:rPr>
        <w:t xml:space="preserve"> </w:t>
      </w:r>
      <w:commentRangeEnd w:id="231"/>
      <w:r w:rsidR="002F0154" w:rsidRPr="00DA3E20">
        <w:rPr>
          <w:rStyle w:val="CommentReference"/>
        </w:rPr>
        <w:commentReference w:id="231"/>
      </w:r>
      <w:commentRangeEnd w:id="232"/>
      <w:r w:rsidR="00380CD3" w:rsidRPr="00DA3E20">
        <w:rPr>
          <w:rStyle w:val="CommentReference"/>
        </w:rPr>
        <w:commentReference w:id="232"/>
      </w:r>
      <w:r w:rsidR="00A54203" w:rsidRPr="00DA3E20">
        <w:rPr>
          <w:rFonts w:ascii="Times New Roman" w:hAnsi="Times New Roman" w:cs="Times New Roman"/>
          <w:sz w:val="24"/>
          <w:szCs w:val="24"/>
        </w:rPr>
        <w:t xml:space="preserve">fit separately for each species. </w:t>
      </w:r>
      <w:r w:rsidR="005F4D58" w:rsidRPr="00DA3E20">
        <w:rPr>
          <w:rFonts w:ascii="Times New Roman" w:hAnsi="Times New Roman" w:cs="Times New Roman"/>
          <w:sz w:val="24"/>
          <w:szCs w:val="24"/>
        </w:rPr>
        <w:t xml:space="preserve">For both budding and flowering rates, models fit using the </w:t>
      </w:r>
      <w:proofErr w:type="spellStart"/>
      <w:r w:rsidR="005F4D58" w:rsidRPr="00DA3E20">
        <w:rPr>
          <w:rFonts w:ascii="Consolas" w:hAnsi="Consolas" w:cs="Times New Roman"/>
          <w:b/>
          <w:bCs/>
          <w:sz w:val="23"/>
          <w:szCs w:val="23"/>
        </w:rPr>
        <w:t>glmer</w:t>
      </w:r>
      <w:proofErr w:type="spellEnd"/>
      <w:r w:rsidR="005F4D58" w:rsidRPr="00DA3E20">
        <w:rPr>
          <w:rFonts w:ascii="Times New Roman" w:hAnsi="Times New Roman" w:cs="Times New Roman"/>
          <w:sz w:val="24"/>
          <w:szCs w:val="24"/>
        </w:rPr>
        <w:t xml:space="preserve"> function with a logit link either failed to converge or had severely inflated standard errors due to extreme separation between two or more trimming treatment levels; as such, we simply report the observed budding and flowering rates. Models for </w:t>
      </w:r>
      <w:r w:rsidR="0081602D" w:rsidRPr="00DA3E20">
        <w:rPr>
          <w:rFonts w:ascii="Times New Roman" w:hAnsi="Times New Roman" w:cs="Times New Roman"/>
          <w:sz w:val="24"/>
          <w:szCs w:val="24"/>
        </w:rPr>
        <w:t xml:space="preserve">maximum </w:t>
      </w:r>
      <w:r w:rsidR="005F4D58" w:rsidRPr="00DA3E20">
        <w:rPr>
          <w:rFonts w:ascii="Times New Roman" w:hAnsi="Times New Roman" w:cs="Times New Roman"/>
          <w:sz w:val="24"/>
          <w:szCs w:val="24"/>
        </w:rPr>
        <w:t xml:space="preserve">bud count, maximum observed height, and maximum observed stem count were fit using the </w:t>
      </w:r>
      <w:proofErr w:type="spellStart"/>
      <w:r w:rsidR="005F4D58" w:rsidRPr="00DA3E20">
        <w:rPr>
          <w:rFonts w:ascii="Consolas" w:hAnsi="Consolas" w:cs="Times New Roman"/>
          <w:b/>
          <w:bCs/>
          <w:sz w:val="23"/>
          <w:szCs w:val="23"/>
        </w:rPr>
        <w:t>lmer</w:t>
      </w:r>
      <w:proofErr w:type="spellEnd"/>
      <w:r w:rsidR="005F4D58" w:rsidRPr="00DA3E20">
        <w:rPr>
          <w:rFonts w:ascii="Times New Roman" w:hAnsi="Times New Roman" w:cs="Times New Roman"/>
          <w:sz w:val="24"/>
          <w:szCs w:val="24"/>
        </w:rPr>
        <w:t xml:space="preserve"> function with a Gaussian link, with the first two of these responses log-transformed to eliminate heteroskedasticity in residuals.</w:t>
      </w:r>
      <w:r w:rsidR="005270E5" w:rsidRPr="00DA3E20">
        <w:rPr>
          <w:rFonts w:ascii="Times New Roman" w:hAnsi="Times New Roman" w:cs="Times New Roman"/>
          <w:sz w:val="24"/>
          <w:szCs w:val="24"/>
        </w:rPr>
        <w:t xml:space="preserve"> In all three of these models, for each species, </w:t>
      </w:r>
      <w:bookmarkStart w:id="234" w:name="_Hlk196035243"/>
      <w:r w:rsidR="0080319C" w:rsidRPr="00DA3E20">
        <w:rPr>
          <w:rFonts w:ascii="Times New Roman" w:hAnsi="Times New Roman" w:cs="Times New Roman"/>
          <w:sz w:val="24"/>
          <w:szCs w:val="24"/>
        </w:rPr>
        <w:t>an analysis of deviance</w:t>
      </w:r>
      <w:bookmarkEnd w:id="234"/>
      <w:r w:rsidR="005270E5" w:rsidRPr="00DA3E20">
        <w:rPr>
          <w:rFonts w:ascii="Times New Roman" w:hAnsi="Times New Roman" w:cs="Times New Roman"/>
          <w:sz w:val="24"/>
          <w:szCs w:val="24"/>
        </w:rPr>
        <w:t xml:space="preserve"> </w:t>
      </w:r>
      <w:r w:rsidR="00AD4FD2" w:rsidRPr="00DA3E20">
        <w:rPr>
          <w:rFonts w:ascii="Times New Roman" w:hAnsi="Times New Roman" w:cs="Times New Roman"/>
          <w:sz w:val="24"/>
          <w:szCs w:val="24"/>
        </w:rPr>
        <w:t>was</w:t>
      </w:r>
      <w:r w:rsidR="005270E5" w:rsidRPr="00DA3E20">
        <w:rPr>
          <w:rFonts w:ascii="Times New Roman" w:hAnsi="Times New Roman" w:cs="Times New Roman"/>
          <w:sz w:val="24"/>
          <w:szCs w:val="24"/>
        </w:rPr>
        <w:t xml:space="preserve"> used to</w:t>
      </w:r>
      <w:r w:rsidR="00AD4FD2" w:rsidRPr="00DA3E20">
        <w:rPr>
          <w:rFonts w:ascii="Times New Roman" w:hAnsi="Times New Roman" w:cs="Times New Roman"/>
          <w:sz w:val="24"/>
          <w:szCs w:val="24"/>
        </w:rPr>
        <w:t xml:space="preserve"> compare models with and without trimming/warming interactions</w:t>
      </w:r>
      <w:r w:rsidR="005270E5" w:rsidRPr="00DA3E20">
        <w:rPr>
          <w:rFonts w:ascii="Times New Roman" w:hAnsi="Times New Roman" w:cs="Times New Roman"/>
          <w:sz w:val="24"/>
          <w:szCs w:val="24"/>
        </w:rPr>
        <w:t xml:space="preserve"> </w:t>
      </w:r>
      <w:r w:rsidR="00AD4FD2" w:rsidRPr="00DA3E20">
        <w:rPr>
          <w:rFonts w:ascii="Times New Roman" w:hAnsi="Times New Roman" w:cs="Times New Roman"/>
          <w:sz w:val="24"/>
          <w:szCs w:val="24"/>
        </w:rPr>
        <w:t xml:space="preserve">to </w:t>
      </w:r>
      <w:r w:rsidR="005270E5" w:rsidRPr="00DA3E20">
        <w:rPr>
          <w:rFonts w:ascii="Times New Roman" w:hAnsi="Times New Roman" w:cs="Times New Roman"/>
          <w:sz w:val="24"/>
          <w:szCs w:val="24"/>
        </w:rPr>
        <w:t xml:space="preserve">test for whether </w:t>
      </w:r>
      <w:r w:rsidR="0080319C" w:rsidRPr="00DA3E20">
        <w:rPr>
          <w:rFonts w:ascii="Times New Roman" w:hAnsi="Times New Roman" w:cs="Times New Roman"/>
          <w:sz w:val="24"/>
          <w:szCs w:val="24"/>
        </w:rPr>
        <w:t>the</w:t>
      </w:r>
      <w:r w:rsidR="00897EE1" w:rsidRPr="00DA3E20">
        <w:rPr>
          <w:rFonts w:ascii="Times New Roman" w:hAnsi="Times New Roman" w:cs="Times New Roman"/>
          <w:sz w:val="24"/>
          <w:szCs w:val="24"/>
        </w:rPr>
        <w:t xml:space="preserve"> interaction should be dropped.</w:t>
      </w:r>
      <w:r w:rsidR="005F4D58" w:rsidRPr="00DA3E20">
        <w:rPr>
          <w:rFonts w:ascii="Times New Roman" w:hAnsi="Times New Roman" w:cs="Times New Roman"/>
          <w:sz w:val="24"/>
          <w:szCs w:val="24"/>
        </w:rPr>
        <w:t xml:space="preserve"> </w:t>
      </w:r>
      <w:r w:rsidR="00991349" w:rsidRPr="00DA3E20">
        <w:rPr>
          <w:rFonts w:ascii="Times New Roman" w:hAnsi="Times New Roman" w:cs="Times New Roman"/>
          <w:sz w:val="24"/>
          <w:szCs w:val="24"/>
        </w:rPr>
        <w:t xml:space="preserve">Differences </w:t>
      </w:r>
      <w:r w:rsidR="00991349" w:rsidRPr="00DA3E20">
        <w:rPr>
          <w:rFonts w:ascii="Times New Roman" w:hAnsi="Times New Roman" w:cs="Times New Roman"/>
          <w:sz w:val="24"/>
          <w:szCs w:val="24"/>
        </w:rPr>
        <w:lastRenderedPageBreak/>
        <w:t xml:space="preserve">in factor levels within the trimming treatment were tested on estimated marginal means with the </w:t>
      </w:r>
      <w:proofErr w:type="spellStart"/>
      <w:r w:rsidR="00991349" w:rsidRPr="00DA3E20">
        <w:rPr>
          <w:rFonts w:ascii="Consolas" w:hAnsi="Consolas" w:cs="Times New Roman"/>
          <w:b/>
          <w:bCs/>
          <w:sz w:val="23"/>
          <w:szCs w:val="23"/>
        </w:rPr>
        <w:t>emmeans</w:t>
      </w:r>
      <w:proofErr w:type="spellEnd"/>
      <w:r w:rsidR="00991349" w:rsidRPr="00DA3E20">
        <w:rPr>
          <w:rFonts w:ascii="Times New Roman" w:hAnsi="Times New Roman" w:cs="Times New Roman"/>
          <w:sz w:val="24"/>
          <w:szCs w:val="24"/>
        </w:rPr>
        <w:t xml:space="preserve"> package version 1.8.3 (</w:t>
      </w:r>
      <w:r w:rsidR="005270E5" w:rsidRPr="00DA3E20">
        <w:rPr>
          <w:rFonts w:ascii="Times New Roman" w:hAnsi="Times New Roman" w:cs="Times New Roman"/>
          <w:sz w:val="24"/>
          <w:szCs w:val="24"/>
        </w:rPr>
        <w:t>Lenth 2022</w:t>
      </w:r>
      <w:r w:rsidR="00991349" w:rsidRPr="00DA3E20">
        <w:rPr>
          <w:rFonts w:ascii="Times New Roman" w:hAnsi="Times New Roman" w:cs="Times New Roman"/>
          <w:sz w:val="24"/>
          <w:szCs w:val="24"/>
        </w:rPr>
        <w:t>), using a Tukey adjustment for multiplicity.</w:t>
      </w:r>
    </w:p>
    <w:p w14:paraId="7894D62E" w14:textId="4B848607" w:rsidR="00224B40" w:rsidRPr="00DA3E20" w:rsidRDefault="00583947" w:rsidP="00583947">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To quantify survival over time, we fit a</w:t>
      </w:r>
      <w:r w:rsidR="00324508" w:rsidRPr="00DA3E20">
        <w:rPr>
          <w:rFonts w:ascii="Times New Roman" w:hAnsi="Times New Roman" w:cs="Times New Roman"/>
          <w:sz w:val="24"/>
          <w:szCs w:val="24"/>
        </w:rPr>
        <w:t xml:space="preserve"> mixed effects</w:t>
      </w:r>
      <w:r w:rsidRPr="00DA3E20">
        <w:rPr>
          <w:rFonts w:ascii="Times New Roman" w:hAnsi="Times New Roman" w:cs="Times New Roman"/>
          <w:sz w:val="24"/>
          <w:szCs w:val="24"/>
        </w:rPr>
        <w:t xml:space="preserve"> </w:t>
      </w:r>
      <w:bookmarkStart w:id="235" w:name="_Hlk196037718"/>
      <w:r w:rsidRPr="00DA3E20">
        <w:rPr>
          <w:rFonts w:ascii="Times New Roman" w:hAnsi="Times New Roman" w:cs="Times New Roman"/>
          <w:sz w:val="24"/>
          <w:szCs w:val="24"/>
        </w:rPr>
        <w:t xml:space="preserve">Cox proportional hazard model using the </w:t>
      </w:r>
      <w:proofErr w:type="spellStart"/>
      <w:r w:rsidRPr="00DA3E20">
        <w:rPr>
          <w:rFonts w:ascii="Consolas" w:hAnsi="Consolas" w:cs="Times New Roman"/>
          <w:b/>
          <w:bCs/>
          <w:sz w:val="23"/>
          <w:szCs w:val="23"/>
        </w:rPr>
        <w:t>coxme</w:t>
      </w:r>
      <w:proofErr w:type="spellEnd"/>
      <w:r w:rsidRPr="00DA3E20">
        <w:rPr>
          <w:rFonts w:ascii="Times New Roman" w:hAnsi="Times New Roman" w:cs="Times New Roman"/>
          <w:sz w:val="24"/>
          <w:szCs w:val="24"/>
        </w:rPr>
        <w:t xml:space="preserve"> function in the </w:t>
      </w:r>
      <w:proofErr w:type="spellStart"/>
      <w:r w:rsidRPr="00DA3E20">
        <w:rPr>
          <w:rFonts w:ascii="Consolas" w:hAnsi="Consolas" w:cs="Times New Roman"/>
          <w:b/>
          <w:bCs/>
          <w:sz w:val="23"/>
          <w:szCs w:val="23"/>
        </w:rPr>
        <w:t>coxme</w:t>
      </w:r>
      <w:proofErr w:type="spellEnd"/>
      <w:r w:rsidRPr="00DA3E20">
        <w:rPr>
          <w:rFonts w:ascii="Times New Roman" w:hAnsi="Times New Roman" w:cs="Times New Roman"/>
          <w:sz w:val="24"/>
          <w:szCs w:val="24"/>
        </w:rPr>
        <w:t xml:space="preserve"> package version 3.2-7 (</w:t>
      </w:r>
      <w:proofErr w:type="spellStart"/>
      <w:r w:rsidRPr="00DA3E20">
        <w:rPr>
          <w:rFonts w:ascii="Times New Roman" w:hAnsi="Times New Roman" w:cs="Times New Roman"/>
          <w:sz w:val="24"/>
          <w:szCs w:val="24"/>
        </w:rPr>
        <w:t>Therneau</w:t>
      </w:r>
      <w:proofErr w:type="spellEnd"/>
      <w:r w:rsidRPr="00DA3E20">
        <w:rPr>
          <w:rFonts w:ascii="Times New Roman" w:hAnsi="Times New Roman" w:cs="Times New Roman"/>
          <w:sz w:val="24"/>
          <w:szCs w:val="24"/>
        </w:rPr>
        <w:t xml:space="preserve"> 202</w:t>
      </w:r>
      <w:r w:rsidR="0080319C" w:rsidRPr="00DA3E20">
        <w:rPr>
          <w:rFonts w:ascii="Times New Roman" w:hAnsi="Times New Roman" w:cs="Times New Roman"/>
          <w:sz w:val="24"/>
          <w:szCs w:val="24"/>
        </w:rPr>
        <w:t>4</w:t>
      </w:r>
      <w:r w:rsidRPr="00DA3E20">
        <w:rPr>
          <w:rFonts w:ascii="Times New Roman" w:hAnsi="Times New Roman" w:cs="Times New Roman"/>
          <w:sz w:val="24"/>
          <w:szCs w:val="24"/>
        </w:rPr>
        <w:t>)</w:t>
      </w:r>
      <w:r w:rsidR="00324508" w:rsidRPr="00DA3E20">
        <w:rPr>
          <w:rFonts w:ascii="Times New Roman" w:hAnsi="Times New Roman" w:cs="Times New Roman"/>
          <w:sz w:val="24"/>
          <w:szCs w:val="24"/>
        </w:rPr>
        <w:t>. Hazard (i.e. risk of death) was the response,</w:t>
      </w:r>
      <w:r w:rsidRPr="00DA3E20">
        <w:rPr>
          <w:rFonts w:ascii="Times New Roman" w:hAnsi="Times New Roman" w:cs="Times New Roman"/>
          <w:sz w:val="24"/>
          <w:szCs w:val="24"/>
        </w:rPr>
        <w:t xml:space="preserve"> with warming and trimming </w:t>
      </w:r>
      <w:r w:rsidR="00324508" w:rsidRPr="00DA3E20">
        <w:rPr>
          <w:rFonts w:ascii="Times New Roman" w:hAnsi="Times New Roman" w:cs="Times New Roman"/>
          <w:sz w:val="24"/>
          <w:szCs w:val="24"/>
        </w:rPr>
        <w:t>treatments</w:t>
      </w:r>
      <w:r w:rsidRPr="00DA3E20">
        <w:rPr>
          <w:rFonts w:ascii="Times New Roman" w:hAnsi="Times New Roman" w:cs="Times New Roman"/>
          <w:sz w:val="24"/>
          <w:szCs w:val="24"/>
        </w:rPr>
        <w:t xml:space="preserve"> as </w:t>
      </w:r>
      <w:r w:rsidR="00324508" w:rsidRPr="00DA3E20">
        <w:rPr>
          <w:rFonts w:ascii="Times New Roman" w:hAnsi="Times New Roman" w:cs="Times New Roman"/>
          <w:sz w:val="24"/>
          <w:szCs w:val="24"/>
        </w:rPr>
        <w:t>fixed effects</w:t>
      </w:r>
      <w:r w:rsidRPr="00DA3E20">
        <w:rPr>
          <w:rFonts w:ascii="Times New Roman" w:hAnsi="Times New Roman" w:cs="Times New Roman"/>
          <w:sz w:val="24"/>
          <w:szCs w:val="24"/>
        </w:rPr>
        <w:t xml:space="preserve"> (including an interaction effect between the two) and cluster as a random effect.</w:t>
      </w:r>
      <w:bookmarkEnd w:id="235"/>
      <w:r w:rsidRPr="00DA3E20">
        <w:rPr>
          <w:rFonts w:ascii="Times New Roman" w:hAnsi="Times New Roman" w:cs="Times New Roman"/>
          <w:sz w:val="24"/>
          <w:szCs w:val="24"/>
        </w:rPr>
        <w:t xml:space="preserve"> </w:t>
      </w:r>
      <w:proofErr w:type="gramStart"/>
      <w:r w:rsidRPr="00DA3E20">
        <w:rPr>
          <w:rFonts w:ascii="Times New Roman" w:hAnsi="Times New Roman" w:cs="Times New Roman"/>
          <w:sz w:val="24"/>
          <w:szCs w:val="24"/>
        </w:rPr>
        <w:t>Models were</w:t>
      </w:r>
      <w:proofErr w:type="gramEnd"/>
      <w:r w:rsidRPr="00DA3E20">
        <w:rPr>
          <w:rFonts w:ascii="Times New Roman" w:hAnsi="Times New Roman" w:cs="Times New Roman"/>
          <w:sz w:val="24"/>
          <w:szCs w:val="24"/>
        </w:rPr>
        <w:t xml:space="preserve"> fit separately for each species</w:t>
      </w:r>
      <w:r w:rsidR="002420F8" w:rsidRPr="00DA3E20">
        <w:rPr>
          <w:rFonts w:ascii="Times New Roman" w:hAnsi="Times New Roman" w:cs="Times New Roman"/>
          <w:sz w:val="24"/>
          <w:szCs w:val="24"/>
        </w:rPr>
        <w:t xml:space="preserve"> and for each year, with year 1 as May through December of 2021, and year 2 as May 2022 through the end of the experiment</w:t>
      </w:r>
      <w:r w:rsidRPr="00DA3E20">
        <w:rPr>
          <w:rFonts w:ascii="Times New Roman" w:hAnsi="Times New Roman" w:cs="Times New Roman"/>
          <w:sz w:val="24"/>
          <w:szCs w:val="24"/>
        </w:rPr>
        <w:t>.</w:t>
      </w:r>
      <w:r w:rsidR="00945C0A" w:rsidRPr="00DA3E20">
        <w:rPr>
          <w:rFonts w:ascii="Times New Roman" w:hAnsi="Times New Roman" w:cs="Times New Roman"/>
          <w:sz w:val="24"/>
          <w:szCs w:val="24"/>
        </w:rPr>
        <w:t xml:space="preserve"> </w:t>
      </w:r>
      <w:bookmarkStart w:id="236" w:name="_Hlk196037936"/>
      <w:commentRangeStart w:id="237"/>
      <w:commentRangeStart w:id="238"/>
      <w:r w:rsidR="00945C0A" w:rsidRPr="00DA3E20">
        <w:rPr>
          <w:rFonts w:ascii="Times New Roman" w:hAnsi="Times New Roman" w:cs="Times New Roman"/>
          <w:sz w:val="24"/>
          <w:szCs w:val="24"/>
        </w:rPr>
        <w:t xml:space="preserve">A </w:t>
      </w:r>
      <w:r w:rsidR="004114FA" w:rsidRPr="00DA3E20">
        <w:rPr>
          <w:rFonts w:ascii="Times New Roman" w:hAnsi="Times New Roman" w:cs="Times New Roman"/>
          <w:sz w:val="24"/>
          <w:szCs w:val="24"/>
        </w:rPr>
        <w:t xml:space="preserve">survival </w:t>
      </w:r>
      <w:r w:rsidR="00945C0A" w:rsidRPr="00DA3E20">
        <w:rPr>
          <w:rFonts w:ascii="Times New Roman" w:hAnsi="Times New Roman" w:cs="Times New Roman"/>
          <w:sz w:val="24"/>
          <w:szCs w:val="24"/>
        </w:rPr>
        <w:t xml:space="preserve">model </w:t>
      </w:r>
      <w:commentRangeEnd w:id="237"/>
      <w:r w:rsidR="004114FA" w:rsidRPr="00DA3E20">
        <w:rPr>
          <w:rStyle w:val="CommentReference"/>
        </w:rPr>
        <w:commentReference w:id="237"/>
      </w:r>
      <w:commentRangeEnd w:id="238"/>
      <w:r w:rsidR="00380CD3" w:rsidRPr="00DA3E20">
        <w:rPr>
          <w:rStyle w:val="CommentReference"/>
        </w:rPr>
        <w:commentReference w:id="238"/>
      </w:r>
      <w:r w:rsidR="00945C0A" w:rsidRPr="00DA3E20">
        <w:rPr>
          <w:rFonts w:ascii="Times New Roman" w:hAnsi="Times New Roman" w:cs="Times New Roman"/>
          <w:sz w:val="24"/>
          <w:szCs w:val="24"/>
        </w:rPr>
        <w:t xml:space="preserve">was not fit for </w:t>
      </w:r>
      <w:r w:rsidR="00945C0A" w:rsidRPr="00DA3E20">
        <w:rPr>
          <w:rFonts w:ascii="Times New Roman" w:hAnsi="Times New Roman" w:cs="Times New Roman"/>
          <w:i/>
          <w:iCs/>
          <w:sz w:val="24"/>
          <w:szCs w:val="24"/>
        </w:rPr>
        <w:t>C. nutans</w:t>
      </w:r>
      <w:r w:rsidR="00945C0A" w:rsidRPr="00DA3E20">
        <w:rPr>
          <w:rFonts w:ascii="Times New Roman" w:hAnsi="Times New Roman" w:cs="Times New Roman"/>
          <w:sz w:val="24"/>
          <w:szCs w:val="24"/>
        </w:rPr>
        <w:t xml:space="preserve"> in year 2 </w:t>
      </w:r>
      <w:r w:rsidR="00324508" w:rsidRPr="00DA3E20">
        <w:rPr>
          <w:rFonts w:ascii="Times New Roman" w:hAnsi="Times New Roman" w:cs="Times New Roman"/>
          <w:sz w:val="24"/>
          <w:szCs w:val="24"/>
        </w:rPr>
        <w:t>due to insufficient sample size, as</w:t>
      </w:r>
      <w:r w:rsidR="00945C0A" w:rsidRPr="00DA3E20">
        <w:rPr>
          <w:rFonts w:ascii="Times New Roman" w:hAnsi="Times New Roman" w:cs="Times New Roman"/>
          <w:sz w:val="24"/>
          <w:szCs w:val="24"/>
        </w:rPr>
        <w:t xml:space="preserve"> there were only 2 remaining individuals</w:t>
      </w:r>
      <w:bookmarkEnd w:id="236"/>
      <w:r w:rsidR="00945C0A" w:rsidRPr="00DA3E20">
        <w:rPr>
          <w:rFonts w:ascii="Times New Roman" w:hAnsi="Times New Roman" w:cs="Times New Roman"/>
          <w:sz w:val="24"/>
          <w:szCs w:val="24"/>
        </w:rPr>
        <w:t xml:space="preserve">. </w:t>
      </w:r>
      <w:bookmarkStart w:id="239" w:name="_Hlk196037995"/>
      <w:r w:rsidR="00945C0A" w:rsidRPr="00DA3E20">
        <w:rPr>
          <w:rFonts w:ascii="Times New Roman" w:hAnsi="Times New Roman" w:cs="Times New Roman"/>
          <w:sz w:val="24"/>
          <w:szCs w:val="24"/>
        </w:rPr>
        <w:t>An analysis of deviance was used to compare models with and without trimming/warming interactions to test for whether the interaction should be dropped.</w:t>
      </w:r>
      <w:bookmarkEnd w:id="239"/>
    </w:p>
    <w:p w14:paraId="4BE89355" w14:textId="7F625A73" w:rsidR="00241967" w:rsidRPr="00DA3E20" w:rsidRDefault="00E07499" w:rsidP="00583947">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Results</w:t>
      </w:r>
    </w:p>
    <w:p w14:paraId="44DEAF33" w14:textId="77777777" w:rsidR="0081602D" w:rsidRPr="00DA3E20" w:rsidRDefault="0081602D" w:rsidP="00604784">
      <w:pPr>
        <w:spacing w:after="0" w:line="480" w:lineRule="auto"/>
        <w:rPr>
          <w:rFonts w:ascii="Times New Roman" w:hAnsi="Times New Roman" w:cs="Times New Roman"/>
          <w:b/>
          <w:bCs/>
          <w:i/>
          <w:iCs/>
          <w:sz w:val="24"/>
          <w:szCs w:val="24"/>
        </w:rPr>
      </w:pPr>
      <w:r w:rsidRPr="00DA3E20">
        <w:rPr>
          <w:rFonts w:ascii="Times New Roman" w:hAnsi="Times New Roman" w:cs="Times New Roman"/>
          <w:b/>
          <w:bCs/>
          <w:i/>
          <w:iCs/>
          <w:sz w:val="24"/>
          <w:szCs w:val="24"/>
        </w:rPr>
        <w:t>Reproduction</w:t>
      </w:r>
    </w:p>
    <w:p w14:paraId="2DF402D5" w14:textId="13AD8C16" w:rsidR="0081602D" w:rsidRPr="00DA3E20" w:rsidRDefault="0081602D"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Budding rates amongst untrimmed individuals were extremely high, with 100</w:t>
      </w:r>
      <w:r w:rsidR="00096EB4" w:rsidRPr="00DA3E20">
        <w:rPr>
          <w:rFonts w:ascii="Times New Roman" w:hAnsi="Times New Roman" w:cs="Times New Roman"/>
          <w:sz w:val="24"/>
          <w:szCs w:val="24"/>
        </w:rPr>
        <w:t>.0</w:t>
      </w:r>
      <w:r w:rsidRPr="00DA3E20">
        <w:rPr>
          <w:rFonts w:ascii="Times New Roman" w:hAnsi="Times New Roman" w:cs="Times New Roman"/>
          <w:sz w:val="24"/>
          <w:szCs w:val="24"/>
        </w:rPr>
        <w:t xml:space="preserve">%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8</w:t>
      </w:r>
      <w:r w:rsidR="00096EB4" w:rsidRPr="00DA3E20">
        <w:rPr>
          <w:rFonts w:ascii="Times New Roman" w:hAnsi="Times New Roman" w:cs="Times New Roman"/>
          <w:sz w:val="24"/>
          <w:szCs w:val="24"/>
        </w:rPr>
        <w:t>6.7</w:t>
      </w:r>
      <w:r w:rsidRPr="00DA3E20">
        <w:rPr>
          <w:rFonts w:ascii="Times New Roman" w:hAnsi="Times New Roman" w:cs="Times New Roman"/>
          <w:sz w:val="24"/>
          <w:szCs w:val="24"/>
        </w:rPr>
        <w:t xml:space="preserve">%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producing at least one flower bud. However, budding was surprisingly common in trimmed individuals as well;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8</w:t>
      </w:r>
      <w:r w:rsidR="00096EB4" w:rsidRPr="00DA3E20">
        <w:rPr>
          <w:rFonts w:ascii="Times New Roman" w:hAnsi="Times New Roman" w:cs="Times New Roman"/>
          <w:sz w:val="24"/>
          <w:szCs w:val="24"/>
        </w:rPr>
        <w:t>6.7</w:t>
      </w:r>
      <w:r w:rsidRPr="00DA3E20">
        <w:rPr>
          <w:rFonts w:ascii="Times New Roman" w:hAnsi="Times New Roman" w:cs="Times New Roman"/>
          <w:sz w:val="24"/>
          <w:szCs w:val="24"/>
        </w:rPr>
        <w:t>% of individuals trimmed down to 10 cm and 60</w:t>
      </w:r>
      <w:r w:rsidR="00096EB4" w:rsidRPr="00DA3E20">
        <w:rPr>
          <w:rFonts w:ascii="Times New Roman" w:hAnsi="Times New Roman" w:cs="Times New Roman"/>
          <w:sz w:val="24"/>
          <w:szCs w:val="24"/>
        </w:rPr>
        <w:t>.0</w:t>
      </w:r>
      <w:r w:rsidRPr="00DA3E20">
        <w:rPr>
          <w:rFonts w:ascii="Times New Roman" w:hAnsi="Times New Roman" w:cs="Times New Roman"/>
          <w:sz w:val="24"/>
          <w:szCs w:val="24"/>
        </w:rPr>
        <w:t xml:space="preserve">% of those trimmed down to 5 cm produced at least one bud, while 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the respective rates were 53</w:t>
      </w:r>
      <w:r w:rsidR="00096EB4" w:rsidRPr="00DA3E20">
        <w:rPr>
          <w:rFonts w:ascii="Times New Roman" w:hAnsi="Times New Roman" w:cs="Times New Roman"/>
          <w:sz w:val="24"/>
          <w:szCs w:val="24"/>
        </w:rPr>
        <w:t>.3</w:t>
      </w:r>
      <w:r w:rsidRPr="00DA3E20">
        <w:rPr>
          <w:rFonts w:ascii="Times New Roman" w:hAnsi="Times New Roman" w:cs="Times New Roman"/>
          <w:sz w:val="24"/>
          <w:szCs w:val="24"/>
        </w:rPr>
        <w:t>% and 20</w:t>
      </w:r>
      <w:r w:rsidR="00096EB4" w:rsidRPr="00DA3E20">
        <w:rPr>
          <w:rFonts w:ascii="Times New Roman" w:hAnsi="Times New Roman" w:cs="Times New Roman"/>
          <w:sz w:val="24"/>
          <w:szCs w:val="24"/>
        </w:rPr>
        <w:t>.0</w:t>
      </w:r>
      <w:r w:rsidRPr="00DA3E20">
        <w:rPr>
          <w:rFonts w:ascii="Times New Roman" w:hAnsi="Times New Roman" w:cs="Times New Roman"/>
          <w:sz w:val="24"/>
          <w:szCs w:val="24"/>
        </w:rPr>
        <w:t xml:space="preserve">%. None of the individuals trimmed down to </w:t>
      </w:r>
      <w:r w:rsidR="009730BC" w:rsidRPr="00DA3E20">
        <w:rPr>
          <w:rFonts w:ascii="Times New Roman" w:hAnsi="Times New Roman" w:cs="Times New Roman"/>
          <w:sz w:val="24"/>
          <w:szCs w:val="24"/>
        </w:rPr>
        <w:t>0 cm</w:t>
      </w:r>
      <w:r w:rsidRPr="00DA3E20">
        <w:rPr>
          <w:rFonts w:ascii="Times New Roman" w:hAnsi="Times New Roman" w:cs="Times New Roman"/>
          <w:sz w:val="24"/>
          <w:szCs w:val="24"/>
        </w:rPr>
        <w:t xml:space="preserve"> produced any buds. A </w:t>
      </w:r>
      <w:r w:rsidR="009730BC" w:rsidRPr="00DA3E20">
        <w:rPr>
          <w:rFonts w:ascii="Times New Roman" w:hAnsi="Times New Roman" w:cs="Times New Roman"/>
          <w:sz w:val="24"/>
          <w:szCs w:val="24"/>
        </w:rPr>
        <w:t xml:space="preserve">more </w:t>
      </w:r>
      <w:r w:rsidRPr="00DA3E20">
        <w:rPr>
          <w:rFonts w:ascii="Times New Roman" w:hAnsi="Times New Roman" w:cs="Times New Roman"/>
          <w:sz w:val="24"/>
          <w:szCs w:val="24"/>
        </w:rPr>
        <w:t>detailed breakout of these rates by both trimming and warming treatments can be found in Appendix S1</w:t>
      </w:r>
      <w:r w:rsidR="009730BC" w:rsidRPr="00DA3E20">
        <w:rPr>
          <w:rFonts w:ascii="Times New Roman" w:hAnsi="Times New Roman" w:cs="Times New Roman"/>
          <w:sz w:val="24"/>
          <w:szCs w:val="24"/>
        </w:rPr>
        <w:t>, Table S</w:t>
      </w:r>
      <w:r w:rsidR="00096EB4" w:rsidRPr="00DA3E20">
        <w:rPr>
          <w:rFonts w:ascii="Times New Roman" w:hAnsi="Times New Roman" w:cs="Times New Roman"/>
          <w:sz w:val="24"/>
          <w:szCs w:val="24"/>
        </w:rPr>
        <w:t>1</w:t>
      </w:r>
      <w:r w:rsidRPr="00DA3E20">
        <w:rPr>
          <w:rFonts w:ascii="Times New Roman" w:hAnsi="Times New Roman" w:cs="Times New Roman"/>
          <w:sz w:val="24"/>
          <w:szCs w:val="24"/>
        </w:rPr>
        <w:t>.</w:t>
      </w:r>
      <w:r w:rsidR="009730BC" w:rsidRPr="00DA3E20">
        <w:rPr>
          <w:rFonts w:ascii="Times New Roman" w:hAnsi="Times New Roman" w:cs="Times New Roman"/>
          <w:sz w:val="24"/>
          <w:szCs w:val="24"/>
        </w:rPr>
        <w:t xml:space="preserve"> </w:t>
      </w:r>
      <w:r w:rsidR="00996A4A" w:rsidRPr="00DA3E20">
        <w:rPr>
          <w:rFonts w:ascii="Times New Roman" w:hAnsi="Times New Roman" w:cs="Times New Roman"/>
          <w:sz w:val="24"/>
          <w:szCs w:val="24"/>
        </w:rPr>
        <w:t>The effects of w</w:t>
      </w:r>
      <w:r w:rsidR="009730BC" w:rsidRPr="00DA3E20">
        <w:rPr>
          <w:rFonts w:ascii="Times New Roman" w:hAnsi="Times New Roman" w:cs="Times New Roman"/>
          <w:sz w:val="24"/>
          <w:szCs w:val="24"/>
        </w:rPr>
        <w:t>arming</w:t>
      </w:r>
      <w:r w:rsidR="00AD4FD2" w:rsidRPr="00DA3E20">
        <w:rPr>
          <w:rFonts w:ascii="Times New Roman" w:hAnsi="Times New Roman" w:cs="Times New Roman"/>
          <w:sz w:val="24"/>
          <w:szCs w:val="24"/>
        </w:rPr>
        <w:t>/</w:t>
      </w:r>
      <w:r w:rsidR="009730BC" w:rsidRPr="00DA3E20">
        <w:rPr>
          <w:rFonts w:ascii="Times New Roman" w:hAnsi="Times New Roman" w:cs="Times New Roman"/>
          <w:sz w:val="24"/>
          <w:szCs w:val="24"/>
        </w:rPr>
        <w:t>trimming interactions</w:t>
      </w:r>
      <w:r w:rsidR="00996A4A" w:rsidRPr="00DA3E20">
        <w:rPr>
          <w:rFonts w:ascii="Times New Roman" w:hAnsi="Times New Roman" w:cs="Times New Roman"/>
          <w:sz w:val="24"/>
          <w:szCs w:val="24"/>
        </w:rPr>
        <w:t xml:space="preserve"> on</w:t>
      </w:r>
      <w:r w:rsidR="00826B08" w:rsidRPr="00DA3E20">
        <w:rPr>
          <w:rFonts w:ascii="Times New Roman" w:hAnsi="Times New Roman" w:cs="Times New Roman"/>
          <w:sz w:val="24"/>
          <w:szCs w:val="24"/>
        </w:rPr>
        <w:t xml:space="preserve"> average</w:t>
      </w:r>
      <w:r w:rsidR="00996A4A" w:rsidRPr="00DA3E20">
        <w:rPr>
          <w:rFonts w:ascii="Times New Roman" w:hAnsi="Times New Roman" w:cs="Times New Roman"/>
          <w:sz w:val="24"/>
          <w:szCs w:val="24"/>
        </w:rPr>
        <w:t xml:space="preserve"> maximum bud counts</w:t>
      </w:r>
      <w:r w:rsidR="009730BC" w:rsidRPr="00DA3E20">
        <w:rPr>
          <w:rFonts w:ascii="Times New Roman" w:hAnsi="Times New Roman" w:cs="Times New Roman"/>
          <w:sz w:val="24"/>
          <w:szCs w:val="24"/>
        </w:rPr>
        <w:t xml:space="preserve"> were not significant for </w:t>
      </w:r>
      <w:r w:rsidR="009730BC" w:rsidRPr="00DA3E20">
        <w:rPr>
          <w:rFonts w:ascii="Times New Roman" w:hAnsi="Times New Roman" w:cs="Times New Roman"/>
          <w:i/>
          <w:iCs/>
          <w:sz w:val="24"/>
          <w:szCs w:val="24"/>
        </w:rPr>
        <w:t>C. nutans</w:t>
      </w:r>
      <w:r w:rsidR="009730BC" w:rsidRPr="00DA3E20">
        <w:rPr>
          <w:rFonts w:ascii="Times New Roman" w:hAnsi="Times New Roman" w:cs="Times New Roman"/>
          <w:sz w:val="24"/>
          <w:szCs w:val="24"/>
        </w:rPr>
        <w:t xml:space="preserve"> (</w:t>
      </w:r>
      <w:proofErr w:type="spellStart"/>
      <w:r w:rsidR="00096EB4" w:rsidRPr="00DA3E20">
        <w:rPr>
          <w:rFonts w:ascii="Times New Roman" w:hAnsi="Times New Roman" w:cs="Times New Roman"/>
          <w:sz w:val="24"/>
          <w:szCs w:val="24"/>
        </w:rPr>
        <w:t>d.f.</w:t>
      </w:r>
      <w:proofErr w:type="spellEnd"/>
      <w:r w:rsidR="00096EB4" w:rsidRPr="00DA3E20">
        <w:rPr>
          <w:rFonts w:ascii="Times New Roman" w:hAnsi="Times New Roman" w:cs="Times New Roman"/>
          <w:sz w:val="24"/>
          <w:szCs w:val="24"/>
        </w:rPr>
        <w:t xml:space="preserve"> = 2</w:t>
      </w:r>
      <w:r w:rsidR="009730BC" w:rsidRPr="00DA3E20">
        <w:rPr>
          <w:rFonts w:ascii="Times New Roman" w:hAnsi="Times New Roman" w:cs="Times New Roman"/>
          <w:sz w:val="24"/>
          <w:szCs w:val="24"/>
        </w:rPr>
        <w:t xml:space="preserve">, </w:t>
      </w:r>
      <w:r w:rsidR="00096EB4" w:rsidRPr="00DA3E20">
        <w:rPr>
          <w:rFonts w:ascii="Times New Roman" w:hAnsi="Times New Roman" w:cs="Times New Roman"/>
          <w:i/>
          <w:iCs/>
          <w:sz w:val="24"/>
          <w:szCs w:val="24"/>
        </w:rPr>
        <w:t>χ</w:t>
      </w:r>
      <w:r w:rsidR="00096EB4" w:rsidRPr="00DA3E20">
        <w:rPr>
          <w:rFonts w:ascii="Times New Roman" w:hAnsi="Times New Roman" w:cs="Times New Roman"/>
          <w:i/>
          <w:iCs/>
          <w:sz w:val="24"/>
          <w:szCs w:val="24"/>
          <w:vertAlign w:val="superscript"/>
        </w:rPr>
        <w:t>2</w:t>
      </w:r>
      <w:r w:rsidR="009730BC" w:rsidRPr="00DA3E20">
        <w:rPr>
          <w:rFonts w:ascii="Times New Roman" w:hAnsi="Times New Roman" w:cs="Times New Roman"/>
          <w:sz w:val="24"/>
          <w:szCs w:val="24"/>
        </w:rPr>
        <w:t xml:space="preserve"> = </w:t>
      </w:r>
      <w:r w:rsidR="00096EB4" w:rsidRPr="00DA3E20">
        <w:rPr>
          <w:rFonts w:ascii="Times New Roman" w:hAnsi="Times New Roman" w:cs="Times New Roman"/>
          <w:sz w:val="24"/>
          <w:szCs w:val="24"/>
        </w:rPr>
        <w:t>1.126</w:t>
      </w:r>
      <w:r w:rsidR="009730BC" w:rsidRPr="00DA3E20">
        <w:rPr>
          <w:rFonts w:ascii="Times New Roman" w:hAnsi="Times New Roman" w:cs="Times New Roman"/>
          <w:sz w:val="24"/>
          <w:szCs w:val="24"/>
        </w:rPr>
        <w:t xml:space="preserve">, </w:t>
      </w:r>
      <w:r w:rsidR="009730BC" w:rsidRPr="00DA3E20">
        <w:rPr>
          <w:rFonts w:ascii="Times New Roman" w:hAnsi="Times New Roman" w:cs="Times New Roman"/>
          <w:i/>
          <w:iCs/>
          <w:sz w:val="24"/>
          <w:szCs w:val="24"/>
        </w:rPr>
        <w:t>p</w:t>
      </w:r>
      <w:r w:rsidR="009730BC" w:rsidRPr="00DA3E20">
        <w:rPr>
          <w:rFonts w:ascii="Times New Roman" w:hAnsi="Times New Roman" w:cs="Times New Roman"/>
          <w:sz w:val="24"/>
          <w:szCs w:val="24"/>
        </w:rPr>
        <w:t xml:space="preserve"> = 0.</w:t>
      </w:r>
      <w:r w:rsidR="00096EB4" w:rsidRPr="00DA3E20">
        <w:rPr>
          <w:rFonts w:ascii="Times New Roman" w:hAnsi="Times New Roman" w:cs="Times New Roman"/>
          <w:sz w:val="24"/>
          <w:szCs w:val="24"/>
        </w:rPr>
        <w:t>569</w:t>
      </w:r>
      <w:r w:rsidR="009730BC" w:rsidRPr="00DA3E20">
        <w:rPr>
          <w:rFonts w:ascii="Times New Roman" w:hAnsi="Times New Roman" w:cs="Times New Roman"/>
          <w:sz w:val="24"/>
          <w:szCs w:val="24"/>
        </w:rPr>
        <w:t xml:space="preserve">) </w:t>
      </w:r>
      <w:r w:rsidR="00996A4A" w:rsidRPr="00DA3E20">
        <w:rPr>
          <w:rFonts w:ascii="Times New Roman" w:hAnsi="Times New Roman" w:cs="Times New Roman"/>
          <w:sz w:val="24"/>
          <w:szCs w:val="24"/>
        </w:rPr>
        <w:t>or</w:t>
      </w:r>
      <w:r w:rsidR="009730BC" w:rsidRPr="00DA3E20">
        <w:rPr>
          <w:rFonts w:ascii="Times New Roman" w:hAnsi="Times New Roman" w:cs="Times New Roman"/>
          <w:sz w:val="24"/>
          <w:szCs w:val="24"/>
        </w:rPr>
        <w:t xml:space="preserve"> </w:t>
      </w:r>
      <w:r w:rsidR="009730BC" w:rsidRPr="00DA3E20">
        <w:rPr>
          <w:rFonts w:ascii="Times New Roman" w:hAnsi="Times New Roman" w:cs="Times New Roman"/>
          <w:i/>
          <w:iCs/>
          <w:sz w:val="24"/>
          <w:szCs w:val="24"/>
        </w:rPr>
        <w:t xml:space="preserve">C. </w:t>
      </w:r>
      <w:proofErr w:type="spellStart"/>
      <w:r w:rsidR="009730BC" w:rsidRPr="00DA3E20">
        <w:rPr>
          <w:rFonts w:ascii="Times New Roman" w:hAnsi="Times New Roman" w:cs="Times New Roman"/>
          <w:i/>
          <w:iCs/>
          <w:sz w:val="24"/>
          <w:szCs w:val="24"/>
        </w:rPr>
        <w:t>acanthoides</w:t>
      </w:r>
      <w:proofErr w:type="spellEnd"/>
      <w:r w:rsidR="009730BC" w:rsidRPr="00DA3E20">
        <w:rPr>
          <w:rFonts w:ascii="Times New Roman" w:hAnsi="Times New Roman" w:cs="Times New Roman"/>
          <w:sz w:val="24"/>
          <w:szCs w:val="24"/>
        </w:rPr>
        <w:t xml:space="preserve"> (</w:t>
      </w:r>
      <w:proofErr w:type="spellStart"/>
      <w:r w:rsidR="00C43A02" w:rsidRPr="00DA3E20">
        <w:rPr>
          <w:rFonts w:ascii="Times New Roman" w:hAnsi="Times New Roman" w:cs="Times New Roman"/>
          <w:sz w:val="24"/>
          <w:szCs w:val="24"/>
        </w:rPr>
        <w:t>d.f.</w:t>
      </w:r>
      <w:proofErr w:type="spellEnd"/>
      <w:r w:rsidR="00C43A02" w:rsidRPr="00DA3E20">
        <w:rPr>
          <w:rFonts w:ascii="Times New Roman" w:hAnsi="Times New Roman" w:cs="Times New Roman"/>
          <w:sz w:val="24"/>
          <w:szCs w:val="24"/>
        </w:rPr>
        <w:t xml:space="preserve"> = 2, </w:t>
      </w:r>
      <w:r w:rsidR="00C43A02" w:rsidRPr="00DA3E20">
        <w:rPr>
          <w:rFonts w:ascii="Times New Roman" w:hAnsi="Times New Roman" w:cs="Times New Roman"/>
          <w:i/>
          <w:iCs/>
          <w:sz w:val="24"/>
          <w:szCs w:val="24"/>
        </w:rPr>
        <w:t>χ</w:t>
      </w:r>
      <w:r w:rsidR="00C43A02" w:rsidRPr="00DA3E20">
        <w:rPr>
          <w:rFonts w:ascii="Times New Roman" w:hAnsi="Times New Roman" w:cs="Times New Roman"/>
          <w:i/>
          <w:iCs/>
          <w:sz w:val="24"/>
          <w:szCs w:val="24"/>
          <w:vertAlign w:val="superscript"/>
        </w:rPr>
        <w:t>2</w:t>
      </w:r>
      <w:r w:rsidR="00C43A02" w:rsidRPr="00DA3E20">
        <w:rPr>
          <w:rFonts w:ascii="Times New Roman" w:hAnsi="Times New Roman" w:cs="Times New Roman"/>
          <w:sz w:val="24"/>
          <w:szCs w:val="24"/>
        </w:rPr>
        <w:t xml:space="preserve"> = 1.063, </w:t>
      </w:r>
      <w:r w:rsidR="00C43A02" w:rsidRPr="00DA3E20">
        <w:rPr>
          <w:rFonts w:ascii="Times New Roman" w:hAnsi="Times New Roman" w:cs="Times New Roman"/>
          <w:i/>
          <w:iCs/>
          <w:sz w:val="24"/>
          <w:szCs w:val="24"/>
        </w:rPr>
        <w:t>p</w:t>
      </w:r>
      <w:r w:rsidR="00C43A02" w:rsidRPr="00DA3E20">
        <w:rPr>
          <w:rFonts w:ascii="Times New Roman" w:hAnsi="Times New Roman" w:cs="Times New Roman"/>
          <w:sz w:val="24"/>
          <w:szCs w:val="24"/>
        </w:rPr>
        <w:t xml:space="preserve"> = 0.588</w:t>
      </w:r>
      <w:r w:rsidR="009730BC" w:rsidRPr="00DA3E20">
        <w:rPr>
          <w:rFonts w:ascii="Times New Roman" w:hAnsi="Times New Roman" w:cs="Times New Roman"/>
          <w:sz w:val="24"/>
          <w:szCs w:val="24"/>
        </w:rPr>
        <w:t>) and were dropped from the final model</w:t>
      </w:r>
      <w:r w:rsidR="002F0154" w:rsidRPr="00DA3E20">
        <w:rPr>
          <w:rFonts w:ascii="Times New Roman" w:hAnsi="Times New Roman" w:cs="Times New Roman"/>
          <w:sz w:val="24"/>
          <w:szCs w:val="24"/>
        </w:rPr>
        <w:t>s</w:t>
      </w:r>
      <w:r w:rsidR="009730BC" w:rsidRPr="00DA3E20">
        <w:rPr>
          <w:rFonts w:ascii="Times New Roman" w:hAnsi="Times New Roman" w:cs="Times New Roman"/>
          <w:sz w:val="24"/>
          <w:szCs w:val="24"/>
        </w:rPr>
        <w:t xml:space="preserve">. </w:t>
      </w:r>
      <w:r w:rsidRPr="00DA3E20">
        <w:rPr>
          <w:rFonts w:ascii="Times New Roman" w:hAnsi="Times New Roman" w:cs="Times New Roman"/>
          <w:sz w:val="24"/>
          <w:szCs w:val="24"/>
        </w:rPr>
        <w:t xml:space="preserve">In both species, of the individuals that produced at least one </w:t>
      </w:r>
      <w:r w:rsidRPr="00DA3E20">
        <w:rPr>
          <w:rFonts w:ascii="Times New Roman" w:hAnsi="Times New Roman" w:cs="Times New Roman"/>
          <w:sz w:val="24"/>
          <w:szCs w:val="24"/>
        </w:rPr>
        <w:lastRenderedPageBreak/>
        <w:t xml:space="preserve">flower bud, trimming down to 10 cm </w:t>
      </w:r>
      <w:r w:rsidR="009730BC" w:rsidRPr="00DA3E20">
        <w:rPr>
          <w:rFonts w:ascii="Times New Roman" w:hAnsi="Times New Roman" w:cs="Times New Roman"/>
          <w:sz w:val="24"/>
          <w:szCs w:val="24"/>
        </w:rPr>
        <w:t xml:space="preserve">and 5 cm </w:t>
      </w:r>
      <w:r w:rsidRPr="00DA3E20">
        <w:rPr>
          <w:rFonts w:ascii="Times New Roman" w:hAnsi="Times New Roman" w:cs="Times New Roman"/>
          <w:sz w:val="24"/>
          <w:szCs w:val="24"/>
        </w:rPr>
        <w:t xml:space="preserve">resulted in </w:t>
      </w:r>
      <w:r w:rsidR="00BB37EA" w:rsidRPr="00DA3E20">
        <w:rPr>
          <w:rFonts w:ascii="Times New Roman" w:hAnsi="Times New Roman" w:cs="Times New Roman"/>
          <w:sz w:val="24"/>
          <w:szCs w:val="24"/>
        </w:rPr>
        <w:t xml:space="preserve">a </w:t>
      </w:r>
      <w:r w:rsidRPr="00DA3E20">
        <w:rPr>
          <w:rFonts w:ascii="Times New Roman" w:hAnsi="Times New Roman" w:cs="Times New Roman"/>
          <w:sz w:val="24"/>
          <w:szCs w:val="24"/>
        </w:rPr>
        <w:t xml:space="preserve">significantly </w:t>
      </w:r>
      <w:r w:rsidR="00BB37EA" w:rsidRPr="00DA3E20">
        <w:rPr>
          <w:rFonts w:ascii="Times New Roman" w:hAnsi="Times New Roman" w:cs="Times New Roman"/>
          <w:sz w:val="24"/>
          <w:szCs w:val="24"/>
        </w:rPr>
        <w:t>lower maximum bud count compared to the control</w:t>
      </w:r>
      <w:r w:rsidR="009730BC" w:rsidRPr="00DA3E20">
        <w:rPr>
          <w:rFonts w:ascii="Times New Roman" w:hAnsi="Times New Roman" w:cs="Times New Roman"/>
          <w:sz w:val="24"/>
          <w:szCs w:val="24"/>
        </w:rPr>
        <w:t>, though w</w:t>
      </w:r>
      <w:r w:rsidRPr="00DA3E20">
        <w:rPr>
          <w:rFonts w:ascii="Times New Roman" w:hAnsi="Times New Roman" w:cs="Times New Roman"/>
          <w:sz w:val="24"/>
          <w:szCs w:val="24"/>
        </w:rPr>
        <w:t xml:space="preserve">arming had no significant effect on </w:t>
      </w:r>
      <w:r w:rsidR="00826B08" w:rsidRPr="00DA3E20">
        <w:rPr>
          <w:rFonts w:ascii="Times New Roman" w:hAnsi="Times New Roman" w:cs="Times New Roman"/>
          <w:sz w:val="24"/>
          <w:szCs w:val="24"/>
        </w:rPr>
        <w:t xml:space="preserve">average </w:t>
      </w:r>
      <w:r w:rsidR="00996A4A" w:rsidRPr="00DA3E20">
        <w:rPr>
          <w:rFonts w:ascii="Times New Roman" w:hAnsi="Times New Roman" w:cs="Times New Roman"/>
          <w:sz w:val="24"/>
          <w:szCs w:val="24"/>
        </w:rPr>
        <w:t xml:space="preserve">maximum bud count </w:t>
      </w:r>
      <w:r w:rsidR="009730BC" w:rsidRPr="00DA3E20">
        <w:rPr>
          <w:rFonts w:ascii="Times New Roman" w:hAnsi="Times New Roman" w:cs="Times New Roman"/>
          <w:sz w:val="24"/>
          <w:szCs w:val="24"/>
        </w:rPr>
        <w:t>(Table 1).</w:t>
      </w:r>
      <w:r w:rsidRPr="00DA3E20">
        <w:rPr>
          <w:rFonts w:ascii="Times New Roman" w:hAnsi="Times New Roman" w:cs="Times New Roman"/>
          <w:sz w:val="24"/>
          <w:szCs w:val="24"/>
        </w:rPr>
        <w:t xml:space="preserve"> </w:t>
      </w:r>
      <w:r w:rsidR="00BB37EA" w:rsidRPr="00DA3E20">
        <w:rPr>
          <w:rFonts w:ascii="Times New Roman" w:hAnsi="Times New Roman" w:cs="Times New Roman"/>
          <w:sz w:val="24"/>
          <w:szCs w:val="24"/>
        </w:rPr>
        <w:t>No significant differences in</w:t>
      </w:r>
      <w:r w:rsidR="00826B08" w:rsidRPr="00DA3E20">
        <w:rPr>
          <w:rFonts w:ascii="Times New Roman" w:hAnsi="Times New Roman" w:cs="Times New Roman"/>
          <w:sz w:val="24"/>
          <w:szCs w:val="24"/>
        </w:rPr>
        <w:t xml:space="preserve"> average</w:t>
      </w:r>
      <w:r w:rsidR="00BB37EA" w:rsidRPr="00DA3E20">
        <w:rPr>
          <w:rFonts w:ascii="Times New Roman" w:hAnsi="Times New Roman" w:cs="Times New Roman"/>
          <w:sz w:val="24"/>
          <w:szCs w:val="24"/>
        </w:rPr>
        <w:t xml:space="preserve"> maximum bud count were observed between individuals trimmed down to 10 cm and those trimmed down to 5 cm (Table 2).</w:t>
      </w:r>
    </w:p>
    <w:p w14:paraId="57F09DB3" w14:textId="5FF8AFE2" w:rsidR="0081602D" w:rsidRPr="00DA3E20" w:rsidRDefault="0081602D" w:rsidP="00C43A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Repeated trimming</w:t>
      </w:r>
      <w:ins w:id="240" w:author="Trevor Drees" w:date="2025-07-23T16:31:00Z" w16du:dateUtc="2025-07-23T23:31:00Z">
        <w:r w:rsidR="00E77BB0">
          <w:rPr>
            <w:rFonts w:ascii="Times New Roman" w:hAnsi="Times New Roman" w:cs="Times New Roman"/>
            <w:sz w:val="24"/>
            <w:szCs w:val="24"/>
          </w:rPr>
          <w:t>, though very time-consuming,</w:t>
        </w:r>
      </w:ins>
      <w:r w:rsidRPr="00DA3E20">
        <w:rPr>
          <w:rFonts w:ascii="Times New Roman" w:hAnsi="Times New Roman" w:cs="Times New Roman"/>
          <w:sz w:val="24"/>
          <w:szCs w:val="24"/>
        </w:rPr>
        <w:t xml:space="preserve"> proved extremely effective at preventing flowering</w:t>
      </w:r>
      <w:del w:id="241" w:author="Trevor Drees" w:date="2025-07-23T16:31:00Z" w16du:dateUtc="2025-07-23T23:31:00Z">
        <w:r w:rsidRPr="00DA3E20" w:rsidDel="00E77BB0">
          <w:rPr>
            <w:rFonts w:ascii="Times New Roman" w:hAnsi="Times New Roman" w:cs="Times New Roman"/>
            <w:sz w:val="24"/>
            <w:szCs w:val="24"/>
          </w:rPr>
          <w:delText>, and thus</w:delText>
        </w:r>
      </w:del>
      <w:ins w:id="242" w:author="Trevor Drees" w:date="2025-07-23T16:31:00Z" w16du:dateUtc="2025-07-23T23:31:00Z">
        <w:r w:rsidR="00E77BB0">
          <w:rPr>
            <w:rFonts w:ascii="Times New Roman" w:hAnsi="Times New Roman" w:cs="Times New Roman"/>
            <w:sz w:val="24"/>
            <w:szCs w:val="24"/>
          </w:rPr>
          <w:t xml:space="preserve"> </w:t>
        </w:r>
      </w:ins>
      <w:ins w:id="243" w:author="Trevor Drees" w:date="2025-07-27T16:58:00Z" w16du:dateUtc="2025-07-27T23:58:00Z">
        <w:r w:rsidR="00821E05">
          <w:rPr>
            <w:rFonts w:ascii="Times New Roman" w:hAnsi="Times New Roman" w:cs="Times New Roman"/>
            <w:sz w:val="24"/>
            <w:szCs w:val="24"/>
          </w:rPr>
          <w:t>and</w:t>
        </w:r>
      </w:ins>
      <w:r w:rsidRPr="00DA3E20">
        <w:rPr>
          <w:rFonts w:ascii="Times New Roman" w:hAnsi="Times New Roman" w:cs="Times New Roman"/>
          <w:sz w:val="24"/>
          <w:szCs w:val="24"/>
        </w:rPr>
        <w:t xml:space="preserve"> reproduction</w:t>
      </w:r>
      <w:del w:id="244" w:author="Trevor Drees" w:date="2025-07-23T16:31:00Z" w16du:dateUtc="2025-07-23T23:31:00Z">
        <w:r w:rsidRPr="00DA3E20" w:rsidDel="00E77BB0">
          <w:rPr>
            <w:rFonts w:ascii="Times New Roman" w:hAnsi="Times New Roman" w:cs="Times New Roman"/>
            <w:sz w:val="24"/>
            <w:szCs w:val="24"/>
          </w:rPr>
          <w:delText>,</w:delText>
        </w:r>
      </w:del>
      <w:r w:rsidRPr="00DA3E20">
        <w:rPr>
          <w:rFonts w:ascii="Times New Roman" w:hAnsi="Times New Roman" w:cs="Times New Roman"/>
          <w:sz w:val="24"/>
          <w:szCs w:val="24"/>
        </w:rPr>
        <w:t xml:space="preserve"> in both species</w:t>
      </w:r>
      <w:del w:id="245" w:author="Trevor Drees" w:date="2025-07-23T16:31:00Z" w16du:dateUtc="2025-07-23T23:31:00Z">
        <w:r w:rsidR="0064580C" w:rsidRPr="00DA3E20" w:rsidDel="00E77BB0">
          <w:rPr>
            <w:rFonts w:ascii="Times New Roman" w:hAnsi="Times New Roman" w:cs="Times New Roman"/>
            <w:sz w:val="24"/>
            <w:szCs w:val="24"/>
          </w:rPr>
          <w:delText>, but is obviously very time-consuming</w:delText>
        </w:r>
      </w:del>
      <w:r w:rsidRPr="00DA3E20">
        <w:rPr>
          <w:rFonts w:ascii="Times New Roman" w:hAnsi="Times New Roman" w:cs="Times New Roman"/>
          <w:sz w:val="24"/>
          <w:szCs w:val="24"/>
        </w:rPr>
        <w:t xml:space="preserve">. Out of the 45 trimmed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only one individual produced a single flower, which was subsequently destroyed by trimming one week later. Out of the same number of trimmed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r w:rsidR="00C43A02" w:rsidRPr="00DA3E20">
        <w:rPr>
          <w:rFonts w:ascii="Times New Roman" w:hAnsi="Times New Roman" w:cs="Times New Roman"/>
          <w:sz w:val="24"/>
          <w:szCs w:val="24"/>
        </w:rPr>
        <w:t>there were no</w:t>
      </w:r>
      <w:r w:rsidRPr="00DA3E20">
        <w:rPr>
          <w:rFonts w:ascii="Times New Roman" w:hAnsi="Times New Roman" w:cs="Times New Roman"/>
          <w:sz w:val="24"/>
          <w:szCs w:val="24"/>
        </w:rPr>
        <w:t xml:space="preserve"> individuals</w:t>
      </w:r>
      <w:r w:rsidR="00C43A02" w:rsidRPr="00DA3E20">
        <w:rPr>
          <w:rFonts w:ascii="Times New Roman" w:hAnsi="Times New Roman" w:cs="Times New Roman"/>
          <w:sz w:val="24"/>
          <w:szCs w:val="24"/>
        </w:rPr>
        <w:t xml:space="preserve"> that</w:t>
      </w:r>
      <w:r w:rsidRPr="00DA3E20">
        <w:rPr>
          <w:rFonts w:ascii="Times New Roman" w:hAnsi="Times New Roman" w:cs="Times New Roman"/>
          <w:sz w:val="24"/>
          <w:szCs w:val="24"/>
        </w:rPr>
        <w:t xml:space="preserve"> produced any flowers. In contrast, untrimmed individuals flowered at extremely high rates, with </w:t>
      </w:r>
      <w:commentRangeStart w:id="246"/>
      <w:commentRangeStart w:id="247"/>
      <w:r w:rsidRPr="00DA3E20">
        <w:rPr>
          <w:rFonts w:ascii="Times New Roman" w:hAnsi="Times New Roman" w:cs="Times New Roman"/>
          <w:sz w:val="24"/>
          <w:szCs w:val="24"/>
        </w:rPr>
        <w:t xml:space="preserve">100%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commentRangeStart w:id="248"/>
      <w:commentRangeStart w:id="249"/>
      <w:r w:rsidRPr="00DA3E20">
        <w:rPr>
          <w:rFonts w:ascii="Times New Roman" w:hAnsi="Times New Roman" w:cs="Times New Roman"/>
          <w:sz w:val="24"/>
          <w:szCs w:val="24"/>
        </w:rPr>
        <w:t>80%</w:t>
      </w:r>
      <w:commentRangeEnd w:id="248"/>
      <w:r w:rsidR="00DD4163" w:rsidRPr="00DA3E20">
        <w:rPr>
          <w:rStyle w:val="CommentReference"/>
        </w:rPr>
        <w:commentReference w:id="248"/>
      </w:r>
      <w:commentRangeEnd w:id="249"/>
      <w:r w:rsidR="00380CD3" w:rsidRPr="00DA3E20">
        <w:rPr>
          <w:rStyle w:val="CommentReference"/>
        </w:rPr>
        <w:commentReference w:id="249"/>
      </w:r>
      <w:r w:rsidRPr="00DA3E20">
        <w:rPr>
          <w:rFonts w:ascii="Times New Roman" w:hAnsi="Times New Roman" w:cs="Times New Roman"/>
          <w:sz w:val="24"/>
          <w:szCs w:val="24"/>
        </w:rPr>
        <w:t xml:space="preserve">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producing at least one flower.</w:t>
      </w:r>
      <w:commentRangeEnd w:id="246"/>
      <w:r w:rsidR="00AA727C" w:rsidRPr="00DA3E20">
        <w:rPr>
          <w:rStyle w:val="CommentReference"/>
        </w:rPr>
        <w:commentReference w:id="246"/>
      </w:r>
      <w:commentRangeEnd w:id="247"/>
      <w:r w:rsidR="00E4472E">
        <w:rPr>
          <w:rStyle w:val="CommentReference"/>
        </w:rPr>
        <w:commentReference w:id="247"/>
      </w:r>
    </w:p>
    <w:p w14:paraId="796728F6" w14:textId="1DB23038" w:rsidR="00241967" w:rsidRPr="00DA3E20" w:rsidRDefault="00241967" w:rsidP="00604784">
      <w:pPr>
        <w:spacing w:after="0" w:line="480" w:lineRule="auto"/>
        <w:rPr>
          <w:rFonts w:ascii="Times New Roman" w:hAnsi="Times New Roman" w:cs="Times New Roman"/>
          <w:b/>
          <w:bCs/>
          <w:i/>
          <w:iCs/>
          <w:sz w:val="24"/>
          <w:szCs w:val="24"/>
        </w:rPr>
      </w:pPr>
      <w:r w:rsidRPr="00DA3E20">
        <w:rPr>
          <w:rFonts w:ascii="Times New Roman" w:hAnsi="Times New Roman" w:cs="Times New Roman"/>
          <w:b/>
          <w:bCs/>
          <w:i/>
          <w:iCs/>
          <w:sz w:val="24"/>
          <w:szCs w:val="24"/>
        </w:rPr>
        <w:t>Regrowth</w:t>
      </w:r>
    </w:p>
    <w:p w14:paraId="3C27BE84" w14:textId="1A3F3F84" w:rsidR="00241967" w:rsidRPr="00DA3E20" w:rsidRDefault="00A5148F"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Unsurprisingly, trimming </w:t>
      </w:r>
      <w:r w:rsidR="009827EF" w:rsidRPr="00DA3E20">
        <w:rPr>
          <w:rFonts w:ascii="Times New Roman" w:hAnsi="Times New Roman" w:cs="Times New Roman"/>
          <w:sz w:val="24"/>
          <w:szCs w:val="24"/>
        </w:rPr>
        <w:t>down to</w:t>
      </w:r>
      <w:r w:rsidRPr="00DA3E20">
        <w:rPr>
          <w:rFonts w:ascii="Times New Roman" w:hAnsi="Times New Roman" w:cs="Times New Roman"/>
          <w:sz w:val="24"/>
          <w:szCs w:val="24"/>
        </w:rPr>
        <w:t xml:space="preserve"> 10 cm, 5 cm, </w:t>
      </w:r>
      <w:r w:rsidR="009827EF" w:rsidRPr="00DA3E20">
        <w:rPr>
          <w:rFonts w:ascii="Times New Roman" w:hAnsi="Times New Roman" w:cs="Times New Roman"/>
          <w:sz w:val="24"/>
          <w:szCs w:val="24"/>
        </w:rPr>
        <w:t>or</w:t>
      </w:r>
      <w:r w:rsidRPr="00DA3E20">
        <w:rPr>
          <w:rFonts w:ascii="Times New Roman" w:hAnsi="Times New Roman" w:cs="Times New Roman"/>
          <w:sz w:val="24"/>
          <w:szCs w:val="24"/>
        </w:rPr>
        <w:t xml:space="preserve"> </w:t>
      </w:r>
      <w:r w:rsidR="005F62CA" w:rsidRPr="00DA3E20">
        <w:rPr>
          <w:rFonts w:ascii="Times New Roman" w:hAnsi="Times New Roman" w:cs="Times New Roman"/>
          <w:sz w:val="24"/>
          <w:szCs w:val="24"/>
        </w:rPr>
        <w:t>0 cm</w:t>
      </w:r>
      <w:r w:rsidRPr="00DA3E20">
        <w:rPr>
          <w:rFonts w:ascii="Times New Roman" w:hAnsi="Times New Roman" w:cs="Times New Roman"/>
          <w:sz w:val="24"/>
          <w:szCs w:val="24"/>
        </w:rPr>
        <w:t xml:space="preserve"> significantly suppressed the </w:t>
      </w:r>
      <w:r w:rsidR="00826B08" w:rsidRPr="00DA3E20">
        <w:rPr>
          <w:rFonts w:ascii="Times New Roman" w:hAnsi="Times New Roman" w:cs="Times New Roman"/>
          <w:sz w:val="24"/>
          <w:szCs w:val="24"/>
        </w:rPr>
        <w:t xml:space="preserve">average </w:t>
      </w:r>
      <w:r w:rsidRPr="00DA3E20">
        <w:rPr>
          <w:rFonts w:ascii="Times New Roman" w:hAnsi="Times New Roman" w:cs="Times New Roman"/>
          <w:sz w:val="24"/>
          <w:szCs w:val="24"/>
        </w:rPr>
        <w:t xml:space="preserve">maximum height that </w:t>
      </w:r>
      <w:r w:rsidR="001E08AE" w:rsidRPr="00DA3E20">
        <w:rPr>
          <w:rFonts w:ascii="Times New Roman" w:hAnsi="Times New Roman" w:cs="Times New Roman"/>
          <w:sz w:val="24"/>
          <w:szCs w:val="24"/>
        </w:rPr>
        <w:t xml:space="preserve">individuals of </w:t>
      </w:r>
      <w:r w:rsidRPr="00DA3E20">
        <w:rPr>
          <w:rFonts w:ascii="Times New Roman" w:hAnsi="Times New Roman" w:cs="Times New Roman"/>
          <w:sz w:val="24"/>
          <w:szCs w:val="24"/>
        </w:rPr>
        <w:t>both species were able to grow to</w:t>
      </w:r>
      <w:r w:rsidR="009827EF" w:rsidRPr="00DA3E20">
        <w:rPr>
          <w:rFonts w:ascii="Times New Roman" w:hAnsi="Times New Roman" w:cs="Times New Roman"/>
          <w:sz w:val="24"/>
          <w:szCs w:val="24"/>
        </w:rPr>
        <w:t xml:space="preserve">; warming </w:t>
      </w:r>
      <w:r w:rsidR="001E08AE" w:rsidRPr="00DA3E20">
        <w:rPr>
          <w:rFonts w:ascii="Times New Roman" w:hAnsi="Times New Roman" w:cs="Times New Roman"/>
          <w:sz w:val="24"/>
          <w:szCs w:val="24"/>
        </w:rPr>
        <w:t xml:space="preserve">had the opposite effect, </w:t>
      </w:r>
      <w:r w:rsidR="009827EF" w:rsidRPr="00DA3E20">
        <w:rPr>
          <w:rFonts w:ascii="Times New Roman" w:hAnsi="Times New Roman" w:cs="Times New Roman"/>
          <w:sz w:val="24"/>
          <w:szCs w:val="24"/>
        </w:rPr>
        <w:t>result</w:t>
      </w:r>
      <w:r w:rsidR="001E08AE" w:rsidRPr="00DA3E20">
        <w:rPr>
          <w:rFonts w:ascii="Times New Roman" w:hAnsi="Times New Roman" w:cs="Times New Roman"/>
          <w:sz w:val="24"/>
          <w:szCs w:val="24"/>
        </w:rPr>
        <w:t>ing</w:t>
      </w:r>
      <w:r w:rsidR="009827EF" w:rsidRPr="00DA3E20">
        <w:rPr>
          <w:rFonts w:ascii="Times New Roman" w:hAnsi="Times New Roman" w:cs="Times New Roman"/>
          <w:sz w:val="24"/>
          <w:szCs w:val="24"/>
        </w:rPr>
        <w:t xml:space="preserve"> in a significant increase in </w:t>
      </w:r>
      <w:r w:rsidR="00826B08" w:rsidRPr="00DA3E20">
        <w:rPr>
          <w:rFonts w:ascii="Times New Roman" w:hAnsi="Times New Roman" w:cs="Times New Roman"/>
          <w:sz w:val="24"/>
          <w:szCs w:val="24"/>
        </w:rPr>
        <w:t xml:space="preserve">average </w:t>
      </w:r>
      <w:r w:rsidR="009827EF" w:rsidRPr="00DA3E20">
        <w:rPr>
          <w:rFonts w:ascii="Times New Roman" w:hAnsi="Times New Roman" w:cs="Times New Roman"/>
          <w:sz w:val="24"/>
          <w:szCs w:val="24"/>
        </w:rPr>
        <w:t>maximum height</w:t>
      </w:r>
      <w:r w:rsidR="004B2664" w:rsidRPr="00DA3E20">
        <w:rPr>
          <w:rFonts w:ascii="Times New Roman" w:hAnsi="Times New Roman" w:cs="Times New Roman"/>
          <w:sz w:val="24"/>
          <w:szCs w:val="24"/>
        </w:rPr>
        <w:t xml:space="preserve"> </w:t>
      </w:r>
      <w:r w:rsidRPr="00DA3E20">
        <w:rPr>
          <w:rFonts w:ascii="Times New Roman" w:hAnsi="Times New Roman" w:cs="Times New Roman"/>
          <w:sz w:val="24"/>
          <w:szCs w:val="24"/>
        </w:rPr>
        <w:t>(Table 1).</w:t>
      </w:r>
      <w:r w:rsidR="00E44190" w:rsidRPr="00DA3E20">
        <w:rPr>
          <w:rFonts w:ascii="Times New Roman" w:hAnsi="Times New Roman" w:cs="Times New Roman"/>
          <w:sz w:val="24"/>
          <w:szCs w:val="24"/>
        </w:rPr>
        <w:t xml:space="preserve"> The effects of warming</w:t>
      </w:r>
      <w:r w:rsidR="00AD4FD2" w:rsidRPr="00DA3E20">
        <w:rPr>
          <w:rFonts w:ascii="Times New Roman" w:hAnsi="Times New Roman" w:cs="Times New Roman"/>
          <w:sz w:val="24"/>
          <w:szCs w:val="24"/>
        </w:rPr>
        <w:t>/</w:t>
      </w:r>
      <w:r w:rsidR="00E44190" w:rsidRPr="00DA3E20">
        <w:rPr>
          <w:rFonts w:ascii="Times New Roman" w:hAnsi="Times New Roman" w:cs="Times New Roman"/>
          <w:sz w:val="24"/>
          <w:szCs w:val="24"/>
        </w:rPr>
        <w:t xml:space="preserve">trimming interactions on </w:t>
      </w:r>
      <w:r w:rsidR="00826B08" w:rsidRPr="00DA3E20">
        <w:rPr>
          <w:rFonts w:ascii="Times New Roman" w:hAnsi="Times New Roman" w:cs="Times New Roman"/>
          <w:sz w:val="24"/>
          <w:szCs w:val="24"/>
        </w:rPr>
        <w:t xml:space="preserve">average </w:t>
      </w:r>
      <w:r w:rsidR="00E44190" w:rsidRPr="00DA3E20">
        <w:rPr>
          <w:rFonts w:ascii="Times New Roman" w:hAnsi="Times New Roman" w:cs="Times New Roman"/>
          <w:sz w:val="24"/>
          <w:szCs w:val="24"/>
        </w:rPr>
        <w:t xml:space="preserve">maximum height were not significant for </w:t>
      </w:r>
      <w:r w:rsidR="00E44190" w:rsidRPr="00DA3E20">
        <w:rPr>
          <w:rFonts w:ascii="Times New Roman" w:hAnsi="Times New Roman" w:cs="Times New Roman"/>
          <w:i/>
          <w:iCs/>
          <w:sz w:val="24"/>
          <w:szCs w:val="24"/>
        </w:rPr>
        <w:t>C. nutans</w:t>
      </w:r>
      <w:r w:rsidR="00E44190" w:rsidRPr="00DA3E20">
        <w:rPr>
          <w:rFonts w:ascii="Times New Roman" w:hAnsi="Times New Roman" w:cs="Times New Roman"/>
          <w:sz w:val="24"/>
          <w:szCs w:val="24"/>
        </w:rPr>
        <w:t xml:space="preserve"> (</w:t>
      </w:r>
      <w:proofErr w:type="spellStart"/>
      <w:r w:rsidR="00E47DC3" w:rsidRPr="00DA3E20">
        <w:rPr>
          <w:rFonts w:ascii="Times New Roman" w:hAnsi="Times New Roman" w:cs="Times New Roman"/>
          <w:sz w:val="24"/>
          <w:szCs w:val="24"/>
        </w:rPr>
        <w:t>d.f.</w:t>
      </w:r>
      <w:proofErr w:type="spellEnd"/>
      <w:r w:rsidR="00E47DC3" w:rsidRPr="00DA3E20">
        <w:rPr>
          <w:rFonts w:ascii="Times New Roman" w:hAnsi="Times New Roman" w:cs="Times New Roman"/>
          <w:sz w:val="24"/>
          <w:szCs w:val="24"/>
        </w:rPr>
        <w:t xml:space="preserve"> = 3, </w:t>
      </w:r>
      <w:r w:rsidR="00E47DC3" w:rsidRPr="00DA3E20">
        <w:rPr>
          <w:rFonts w:ascii="Times New Roman" w:hAnsi="Times New Roman" w:cs="Times New Roman"/>
          <w:i/>
          <w:iCs/>
          <w:sz w:val="24"/>
          <w:szCs w:val="24"/>
        </w:rPr>
        <w:t>χ</w:t>
      </w:r>
      <w:r w:rsidR="00E47DC3" w:rsidRPr="00DA3E20">
        <w:rPr>
          <w:rFonts w:ascii="Times New Roman" w:hAnsi="Times New Roman" w:cs="Times New Roman"/>
          <w:i/>
          <w:iCs/>
          <w:sz w:val="24"/>
          <w:szCs w:val="24"/>
          <w:vertAlign w:val="superscript"/>
        </w:rPr>
        <w:t>2</w:t>
      </w:r>
      <w:r w:rsidR="00E47DC3" w:rsidRPr="00DA3E20">
        <w:rPr>
          <w:rFonts w:ascii="Times New Roman" w:hAnsi="Times New Roman" w:cs="Times New Roman"/>
          <w:sz w:val="24"/>
          <w:szCs w:val="24"/>
        </w:rPr>
        <w:t xml:space="preserve"> = 5.182, </w:t>
      </w:r>
      <w:r w:rsidR="00E47DC3" w:rsidRPr="00DA3E20">
        <w:rPr>
          <w:rFonts w:ascii="Times New Roman" w:hAnsi="Times New Roman" w:cs="Times New Roman"/>
          <w:i/>
          <w:iCs/>
          <w:sz w:val="24"/>
          <w:szCs w:val="24"/>
        </w:rPr>
        <w:t>p</w:t>
      </w:r>
      <w:r w:rsidR="00E47DC3" w:rsidRPr="00DA3E20">
        <w:rPr>
          <w:rFonts w:ascii="Times New Roman" w:hAnsi="Times New Roman" w:cs="Times New Roman"/>
          <w:sz w:val="24"/>
          <w:szCs w:val="24"/>
        </w:rPr>
        <w:t xml:space="preserve"> = 0.159</w:t>
      </w:r>
      <w:r w:rsidR="00E44190" w:rsidRPr="00DA3E20">
        <w:rPr>
          <w:rFonts w:ascii="Times New Roman" w:hAnsi="Times New Roman" w:cs="Times New Roman"/>
          <w:sz w:val="24"/>
          <w:szCs w:val="24"/>
        </w:rPr>
        <w:t xml:space="preserve">) or </w:t>
      </w:r>
      <w:r w:rsidR="00E44190" w:rsidRPr="00DA3E20">
        <w:rPr>
          <w:rFonts w:ascii="Times New Roman" w:hAnsi="Times New Roman" w:cs="Times New Roman"/>
          <w:i/>
          <w:iCs/>
          <w:sz w:val="24"/>
          <w:szCs w:val="24"/>
        </w:rPr>
        <w:t xml:space="preserve">C. </w:t>
      </w:r>
      <w:proofErr w:type="spellStart"/>
      <w:r w:rsidR="00E44190" w:rsidRPr="00DA3E20">
        <w:rPr>
          <w:rFonts w:ascii="Times New Roman" w:hAnsi="Times New Roman" w:cs="Times New Roman"/>
          <w:i/>
          <w:iCs/>
          <w:sz w:val="24"/>
          <w:szCs w:val="24"/>
        </w:rPr>
        <w:t>acanthoides</w:t>
      </w:r>
      <w:proofErr w:type="spellEnd"/>
      <w:r w:rsidR="00E44190" w:rsidRPr="00DA3E20">
        <w:rPr>
          <w:rFonts w:ascii="Times New Roman" w:hAnsi="Times New Roman" w:cs="Times New Roman"/>
          <w:sz w:val="24"/>
          <w:szCs w:val="24"/>
        </w:rPr>
        <w:t xml:space="preserve"> (</w:t>
      </w:r>
      <w:proofErr w:type="spellStart"/>
      <w:r w:rsidR="00E47DC3" w:rsidRPr="00DA3E20">
        <w:rPr>
          <w:rFonts w:ascii="Times New Roman" w:hAnsi="Times New Roman" w:cs="Times New Roman"/>
          <w:sz w:val="24"/>
          <w:szCs w:val="24"/>
        </w:rPr>
        <w:t>d.f.</w:t>
      </w:r>
      <w:proofErr w:type="spellEnd"/>
      <w:r w:rsidR="00E47DC3" w:rsidRPr="00DA3E20">
        <w:rPr>
          <w:rFonts w:ascii="Times New Roman" w:hAnsi="Times New Roman" w:cs="Times New Roman"/>
          <w:sz w:val="24"/>
          <w:szCs w:val="24"/>
        </w:rPr>
        <w:t xml:space="preserve"> = 3, </w:t>
      </w:r>
      <w:r w:rsidR="00E47DC3" w:rsidRPr="00DA3E20">
        <w:rPr>
          <w:rFonts w:ascii="Times New Roman" w:hAnsi="Times New Roman" w:cs="Times New Roman"/>
          <w:i/>
          <w:iCs/>
          <w:sz w:val="24"/>
          <w:szCs w:val="24"/>
        </w:rPr>
        <w:t>χ</w:t>
      </w:r>
      <w:r w:rsidR="00E47DC3" w:rsidRPr="00DA3E20">
        <w:rPr>
          <w:rFonts w:ascii="Times New Roman" w:hAnsi="Times New Roman" w:cs="Times New Roman"/>
          <w:i/>
          <w:iCs/>
          <w:sz w:val="24"/>
          <w:szCs w:val="24"/>
          <w:vertAlign w:val="superscript"/>
        </w:rPr>
        <w:t>2</w:t>
      </w:r>
      <w:r w:rsidR="00E47DC3" w:rsidRPr="00DA3E20">
        <w:rPr>
          <w:rFonts w:ascii="Times New Roman" w:hAnsi="Times New Roman" w:cs="Times New Roman"/>
          <w:sz w:val="24"/>
          <w:szCs w:val="24"/>
        </w:rPr>
        <w:t xml:space="preserve"> = 7.803, </w:t>
      </w:r>
      <w:r w:rsidR="00E47DC3" w:rsidRPr="00DA3E20">
        <w:rPr>
          <w:rFonts w:ascii="Times New Roman" w:hAnsi="Times New Roman" w:cs="Times New Roman"/>
          <w:i/>
          <w:iCs/>
          <w:sz w:val="24"/>
          <w:szCs w:val="24"/>
        </w:rPr>
        <w:t>p</w:t>
      </w:r>
      <w:r w:rsidR="00E47DC3" w:rsidRPr="00DA3E20">
        <w:rPr>
          <w:rFonts w:ascii="Times New Roman" w:hAnsi="Times New Roman" w:cs="Times New Roman"/>
          <w:sz w:val="24"/>
          <w:szCs w:val="24"/>
        </w:rPr>
        <w:t xml:space="preserve"> = 0.051</w:t>
      </w:r>
      <w:r w:rsidR="00E44190" w:rsidRPr="00DA3E20">
        <w:rPr>
          <w:rFonts w:ascii="Times New Roman" w:hAnsi="Times New Roman" w:cs="Times New Roman"/>
          <w:sz w:val="24"/>
          <w:szCs w:val="24"/>
        </w:rPr>
        <w:t xml:space="preserve">) and were dropped from the final </w:t>
      </w:r>
      <w:commentRangeStart w:id="250"/>
      <w:commentRangeStart w:id="251"/>
      <w:r w:rsidR="00E44190" w:rsidRPr="00DA3E20">
        <w:rPr>
          <w:rFonts w:ascii="Times New Roman" w:hAnsi="Times New Roman" w:cs="Times New Roman"/>
          <w:sz w:val="24"/>
          <w:szCs w:val="24"/>
        </w:rPr>
        <w:t>model</w:t>
      </w:r>
      <w:commentRangeEnd w:id="250"/>
      <w:r w:rsidR="00DD4163" w:rsidRPr="00DA3E20">
        <w:rPr>
          <w:rStyle w:val="CommentReference"/>
        </w:rPr>
        <w:commentReference w:id="250"/>
      </w:r>
      <w:commentRangeEnd w:id="251"/>
      <w:r w:rsidR="00380CD3" w:rsidRPr="00DA3E20">
        <w:rPr>
          <w:rStyle w:val="CommentReference"/>
        </w:rPr>
        <w:commentReference w:id="251"/>
      </w:r>
      <w:ins w:id="252" w:author="Trevor Drees" w:date="2025-07-22T18:01:00Z" w16du:dateUtc="2025-07-23T01:01:00Z">
        <w:r w:rsidR="00380CD3" w:rsidRPr="00DA3E20">
          <w:rPr>
            <w:rFonts w:ascii="Times New Roman" w:hAnsi="Times New Roman" w:cs="Times New Roman"/>
            <w:sz w:val="24"/>
            <w:szCs w:val="24"/>
          </w:rPr>
          <w:t>s</w:t>
        </w:r>
      </w:ins>
      <w:r w:rsidR="00E44190" w:rsidRPr="00DA3E20">
        <w:rPr>
          <w:rFonts w:ascii="Times New Roman" w:hAnsi="Times New Roman" w:cs="Times New Roman"/>
          <w:sz w:val="24"/>
          <w:szCs w:val="24"/>
        </w:rPr>
        <w:t>.</w:t>
      </w:r>
      <w:r w:rsidR="004B2664" w:rsidRPr="00DA3E20">
        <w:rPr>
          <w:rFonts w:ascii="Times New Roman" w:hAnsi="Times New Roman" w:cs="Times New Roman"/>
          <w:sz w:val="24"/>
          <w:szCs w:val="24"/>
        </w:rPr>
        <w:t xml:space="preserve"> Comparison of marginal means between non-control </w:t>
      </w:r>
      <w:r w:rsidR="009827EF" w:rsidRPr="00DA3E20">
        <w:rPr>
          <w:rFonts w:ascii="Times New Roman" w:hAnsi="Times New Roman" w:cs="Times New Roman"/>
          <w:sz w:val="24"/>
          <w:szCs w:val="24"/>
        </w:rPr>
        <w:t>trimming</w:t>
      </w:r>
      <w:r w:rsidR="004B2664" w:rsidRPr="00DA3E20">
        <w:rPr>
          <w:rFonts w:ascii="Times New Roman" w:hAnsi="Times New Roman" w:cs="Times New Roman"/>
          <w:sz w:val="24"/>
          <w:szCs w:val="24"/>
        </w:rPr>
        <w:t xml:space="preserve"> treatments for </w:t>
      </w:r>
      <w:r w:rsidR="004B2664" w:rsidRPr="00DA3E20">
        <w:rPr>
          <w:rFonts w:ascii="Times New Roman" w:hAnsi="Times New Roman" w:cs="Times New Roman"/>
          <w:i/>
          <w:iCs/>
          <w:sz w:val="24"/>
          <w:szCs w:val="24"/>
        </w:rPr>
        <w:t>C. nutans</w:t>
      </w:r>
      <w:r w:rsidR="004B2664" w:rsidRPr="00DA3E20">
        <w:rPr>
          <w:rFonts w:ascii="Times New Roman" w:hAnsi="Times New Roman" w:cs="Times New Roman"/>
          <w:sz w:val="24"/>
          <w:szCs w:val="24"/>
        </w:rPr>
        <w:t xml:space="preserve"> showed no significant differences in </w:t>
      </w:r>
      <w:r w:rsidR="00826B08" w:rsidRPr="00DA3E20">
        <w:rPr>
          <w:rFonts w:ascii="Times New Roman" w:hAnsi="Times New Roman" w:cs="Times New Roman"/>
          <w:sz w:val="24"/>
          <w:szCs w:val="24"/>
        </w:rPr>
        <w:t xml:space="preserve">average </w:t>
      </w:r>
      <w:r w:rsidR="009827EF" w:rsidRPr="00DA3E20">
        <w:rPr>
          <w:rFonts w:ascii="Times New Roman" w:hAnsi="Times New Roman" w:cs="Times New Roman"/>
          <w:sz w:val="24"/>
          <w:szCs w:val="24"/>
        </w:rPr>
        <w:t xml:space="preserve">maximum </w:t>
      </w:r>
      <w:r w:rsidR="004B2664" w:rsidRPr="00DA3E20">
        <w:rPr>
          <w:rFonts w:ascii="Times New Roman" w:hAnsi="Times New Roman" w:cs="Times New Roman"/>
          <w:sz w:val="24"/>
          <w:szCs w:val="24"/>
        </w:rPr>
        <w:t>height between the 10 cm and 0 cm trims</w:t>
      </w:r>
      <w:r w:rsidR="005F62CA" w:rsidRPr="00DA3E20">
        <w:rPr>
          <w:rFonts w:ascii="Times New Roman" w:hAnsi="Times New Roman" w:cs="Times New Roman"/>
          <w:sz w:val="24"/>
          <w:szCs w:val="24"/>
        </w:rPr>
        <w:t>,</w:t>
      </w:r>
      <w:r w:rsidR="004B2664" w:rsidRPr="00DA3E20">
        <w:rPr>
          <w:rFonts w:ascii="Times New Roman" w:hAnsi="Times New Roman" w:cs="Times New Roman"/>
          <w:sz w:val="24"/>
          <w:szCs w:val="24"/>
        </w:rPr>
        <w:t xml:space="preserve"> or</w:t>
      </w:r>
      <w:r w:rsidR="005F62CA" w:rsidRPr="00DA3E20">
        <w:rPr>
          <w:rFonts w:ascii="Times New Roman" w:hAnsi="Times New Roman" w:cs="Times New Roman"/>
          <w:sz w:val="24"/>
          <w:szCs w:val="24"/>
        </w:rPr>
        <w:t xml:space="preserve"> between</w:t>
      </w:r>
      <w:r w:rsidR="004B2664" w:rsidRPr="00DA3E20">
        <w:rPr>
          <w:rFonts w:ascii="Times New Roman" w:hAnsi="Times New Roman" w:cs="Times New Roman"/>
          <w:sz w:val="24"/>
          <w:szCs w:val="24"/>
        </w:rPr>
        <w:t xml:space="preserve"> the 5 cm and 0 cm trims</w:t>
      </w:r>
      <w:r w:rsidR="005F62CA" w:rsidRPr="00DA3E20">
        <w:rPr>
          <w:rFonts w:ascii="Times New Roman" w:hAnsi="Times New Roman" w:cs="Times New Roman"/>
          <w:sz w:val="24"/>
          <w:szCs w:val="24"/>
        </w:rPr>
        <w:t>, but did show that individuals trimmed down to 10 cm had larger</w:t>
      </w:r>
      <w:r w:rsidR="00826B08" w:rsidRPr="00DA3E20">
        <w:rPr>
          <w:rFonts w:ascii="Times New Roman" w:hAnsi="Times New Roman" w:cs="Times New Roman"/>
          <w:sz w:val="24"/>
          <w:szCs w:val="24"/>
        </w:rPr>
        <w:t xml:space="preserve"> average</w:t>
      </w:r>
      <w:r w:rsidR="005F62CA" w:rsidRPr="00DA3E20">
        <w:rPr>
          <w:rFonts w:ascii="Times New Roman" w:hAnsi="Times New Roman" w:cs="Times New Roman"/>
          <w:sz w:val="24"/>
          <w:szCs w:val="24"/>
        </w:rPr>
        <w:t xml:space="preserve"> max</w:t>
      </w:r>
      <w:r w:rsidR="00E44190" w:rsidRPr="00DA3E20">
        <w:rPr>
          <w:rFonts w:ascii="Times New Roman" w:hAnsi="Times New Roman" w:cs="Times New Roman"/>
          <w:sz w:val="24"/>
          <w:szCs w:val="24"/>
        </w:rPr>
        <w:t>imum</w:t>
      </w:r>
      <w:r w:rsidR="005F62CA" w:rsidRPr="00DA3E20">
        <w:rPr>
          <w:rFonts w:ascii="Times New Roman" w:hAnsi="Times New Roman" w:cs="Times New Roman"/>
          <w:sz w:val="24"/>
          <w:szCs w:val="24"/>
        </w:rPr>
        <w:t xml:space="preserve"> heights than those trimmed to 5 cm</w:t>
      </w:r>
      <w:r w:rsidR="00072BD1" w:rsidRPr="00DA3E20">
        <w:rPr>
          <w:rFonts w:ascii="Times New Roman" w:hAnsi="Times New Roman" w:cs="Times New Roman"/>
          <w:sz w:val="24"/>
          <w:szCs w:val="24"/>
        </w:rPr>
        <w:t>; s</w:t>
      </w:r>
      <w:r w:rsidR="005F62CA" w:rsidRPr="00DA3E20">
        <w:rPr>
          <w:rFonts w:ascii="Times New Roman" w:hAnsi="Times New Roman" w:cs="Times New Roman"/>
          <w:sz w:val="24"/>
          <w:szCs w:val="24"/>
        </w:rPr>
        <w:t xml:space="preserve">imilar comparisons for </w:t>
      </w:r>
      <w:r w:rsidR="005F62CA" w:rsidRPr="00DA3E20">
        <w:rPr>
          <w:rFonts w:ascii="Times New Roman" w:hAnsi="Times New Roman" w:cs="Times New Roman"/>
          <w:i/>
          <w:iCs/>
          <w:sz w:val="24"/>
          <w:szCs w:val="24"/>
        </w:rPr>
        <w:t xml:space="preserve">C. </w:t>
      </w:r>
      <w:proofErr w:type="spellStart"/>
      <w:r w:rsidR="005F62CA" w:rsidRPr="00DA3E20">
        <w:rPr>
          <w:rFonts w:ascii="Times New Roman" w:hAnsi="Times New Roman" w:cs="Times New Roman"/>
          <w:i/>
          <w:iCs/>
          <w:sz w:val="24"/>
          <w:szCs w:val="24"/>
        </w:rPr>
        <w:t>acanthoides</w:t>
      </w:r>
      <w:proofErr w:type="spellEnd"/>
      <w:r w:rsidR="005F62CA" w:rsidRPr="00DA3E20">
        <w:rPr>
          <w:rFonts w:ascii="Times New Roman" w:hAnsi="Times New Roman" w:cs="Times New Roman"/>
          <w:sz w:val="24"/>
          <w:szCs w:val="24"/>
        </w:rPr>
        <w:t xml:space="preserve"> showed no significant differences between the 10 cm and 5 cm trims, or between the 5 cm and 0 cm trims, but did show that individuals trimmed down to 10 cm had larger </w:t>
      </w:r>
      <w:r w:rsidR="00826B08" w:rsidRPr="00DA3E20">
        <w:rPr>
          <w:rFonts w:ascii="Times New Roman" w:hAnsi="Times New Roman" w:cs="Times New Roman"/>
          <w:sz w:val="24"/>
          <w:szCs w:val="24"/>
        </w:rPr>
        <w:t xml:space="preserve">average </w:t>
      </w:r>
      <w:r w:rsidR="005F62CA" w:rsidRPr="00DA3E20">
        <w:rPr>
          <w:rFonts w:ascii="Times New Roman" w:hAnsi="Times New Roman" w:cs="Times New Roman"/>
          <w:sz w:val="24"/>
          <w:szCs w:val="24"/>
        </w:rPr>
        <w:t>max</w:t>
      </w:r>
      <w:r w:rsidR="00E44190" w:rsidRPr="00DA3E20">
        <w:rPr>
          <w:rFonts w:ascii="Times New Roman" w:hAnsi="Times New Roman" w:cs="Times New Roman"/>
          <w:sz w:val="24"/>
          <w:szCs w:val="24"/>
        </w:rPr>
        <w:t>imum</w:t>
      </w:r>
      <w:r w:rsidR="005F62CA" w:rsidRPr="00DA3E20">
        <w:rPr>
          <w:rFonts w:ascii="Times New Roman" w:hAnsi="Times New Roman" w:cs="Times New Roman"/>
          <w:sz w:val="24"/>
          <w:szCs w:val="24"/>
        </w:rPr>
        <w:t xml:space="preserve"> heights than those trimmed to 0 cm</w:t>
      </w:r>
      <w:r w:rsidR="00072BD1" w:rsidRPr="00DA3E20">
        <w:rPr>
          <w:rFonts w:ascii="Times New Roman" w:hAnsi="Times New Roman" w:cs="Times New Roman"/>
          <w:sz w:val="24"/>
          <w:szCs w:val="24"/>
        </w:rPr>
        <w:t xml:space="preserve"> (</w:t>
      </w:r>
      <w:commentRangeStart w:id="253"/>
      <w:commentRangeStart w:id="254"/>
      <w:r w:rsidR="00072BD1" w:rsidRPr="00DA3E20">
        <w:rPr>
          <w:rFonts w:ascii="Times New Roman" w:hAnsi="Times New Roman" w:cs="Times New Roman"/>
          <w:sz w:val="24"/>
          <w:szCs w:val="24"/>
        </w:rPr>
        <w:t>Table 2)</w:t>
      </w:r>
      <w:r w:rsidR="005F62CA" w:rsidRPr="00DA3E20">
        <w:rPr>
          <w:rFonts w:ascii="Times New Roman" w:hAnsi="Times New Roman" w:cs="Times New Roman"/>
          <w:sz w:val="24"/>
          <w:szCs w:val="24"/>
        </w:rPr>
        <w:t>.</w:t>
      </w:r>
      <w:commentRangeEnd w:id="253"/>
      <w:r w:rsidR="00AA727C" w:rsidRPr="00DA3E20">
        <w:rPr>
          <w:rStyle w:val="CommentReference"/>
        </w:rPr>
        <w:commentReference w:id="253"/>
      </w:r>
      <w:commentRangeEnd w:id="254"/>
      <w:r w:rsidR="002312F7">
        <w:rPr>
          <w:rStyle w:val="CommentReference"/>
        </w:rPr>
        <w:commentReference w:id="254"/>
      </w:r>
    </w:p>
    <w:p w14:paraId="29357AE4" w14:textId="08E6594E" w:rsidR="00724679" w:rsidRPr="00DA3E20" w:rsidRDefault="005F62CA"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lastRenderedPageBreak/>
        <w:t xml:space="preserve">Trimming </w:t>
      </w:r>
      <w:r w:rsidR="00072BD1" w:rsidRPr="00DA3E20">
        <w:rPr>
          <w:rFonts w:ascii="Times New Roman" w:hAnsi="Times New Roman" w:cs="Times New Roman"/>
          <w:sz w:val="24"/>
          <w:szCs w:val="24"/>
        </w:rPr>
        <w:t>down to</w:t>
      </w:r>
      <w:r w:rsidRPr="00DA3E20">
        <w:rPr>
          <w:rFonts w:ascii="Times New Roman" w:hAnsi="Times New Roman" w:cs="Times New Roman"/>
          <w:sz w:val="24"/>
          <w:szCs w:val="24"/>
        </w:rPr>
        <w:t xml:space="preserve"> 10 cm, 5 cm, </w:t>
      </w:r>
      <w:r w:rsidR="00072BD1" w:rsidRPr="00DA3E20">
        <w:rPr>
          <w:rFonts w:ascii="Times New Roman" w:hAnsi="Times New Roman" w:cs="Times New Roman"/>
          <w:sz w:val="24"/>
          <w:szCs w:val="24"/>
        </w:rPr>
        <w:t>or</w:t>
      </w:r>
      <w:r w:rsidRPr="00DA3E20">
        <w:rPr>
          <w:rFonts w:ascii="Times New Roman" w:hAnsi="Times New Roman" w:cs="Times New Roman"/>
          <w:sz w:val="24"/>
          <w:szCs w:val="24"/>
        </w:rPr>
        <w:t xml:space="preserve"> 0 cm also</w:t>
      </w:r>
      <w:r w:rsidR="00AD4FD2" w:rsidRPr="00DA3E20">
        <w:rPr>
          <w:rFonts w:ascii="Times New Roman" w:hAnsi="Times New Roman" w:cs="Times New Roman"/>
          <w:sz w:val="24"/>
          <w:szCs w:val="24"/>
        </w:rPr>
        <w:t xml:space="preserve"> strongly</w:t>
      </w:r>
      <w:r w:rsidRPr="00DA3E20">
        <w:rPr>
          <w:rFonts w:ascii="Times New Roman" w:hAnsi="Times New Roman" w:cs="Times New Roman"/>
          <w:sz w:val="24"/>
          <w:szCs w:val="24"/>
        </w:rPr>
        <w:t xml:space="preserve"> disrupted apical dominance,</w:t>
      </w:r>
      <w:r w:rsidR="00072BD1" w:rsidRPr="00DA3E20">
        <w:rPr>
          <w:rFonts w:ascii="Times New Roman" w:hAnsi="Times New Roman" w:cs="Times New Roman"/>
          <w:sz w:val="24"/>
          <w:szCs w:val="24"/>
        </w:rPr>
        <w:t xml:space="preserve"> which</w:t>
      </w:r>
      <w:r w:rsidRPr="00DA3E20">
        <w:rPr>
          <w:rFonts w:ascii="Times New Roman" w:hAnsi="Times New Roman" w:cs="Times New Roman"/>
          <w:sz w:val="24"/>
          <w:szCs w:val="24"/>
        </w:rPr>
        <w:t xml:space="preserve"> </w:t>
      </w:r>
      <w:r w:rsidR="00072BD1" w:rsidRPr="00DA3E20">
        <w:rPr>
          <w:rFonts w:ascii="Times New Roman" w:hAnsi="Times New Roman" w:cs="Times New Roman"/>
          <w:sz w:val="24"/>
          <w:szCs w:val="24"/>
        </w:rPr>
        <w:t>resulted in</w:t>
      </w:r>
      <w:r w:rsidRPr="00DA3E20">
        <w:rPr>
          <w:rFonts w:ascii="Times New Roman" w:hAnsi="Times New Roman" w:cs="Times New Roman"/>
          <w:sz w:val="24"/>
          <w:szCs w:val="24"/>
        </w:rPr>
        <w:t xml:space="preserve"> a significantly higher </w:t>
      </w:r>
      <w:r w:rsidR="00826B08" w:rsidRPr="00DA3E20">
        <w:rPr>
          <w:rFonts w:ascii="Times New Roman" w:hAnsi="Times New Roman" w:cs="Times New Roman"/>
          <w:sz w:val="24"/>
          <w:szCs w:val="24"/>
        </w:rPr>
        <w:t xml:space="preserve">average </w:t>
      </w:r>
      <w:r w:rsidR="00E44190" w:rsidRPr="00DA3E20">
        <w:rPr>
          <w:rFonts w:ascii="Times New Roman" w:hAnsi="Times New Roman" w:cs="Times New Roman"/>
          <w:sz w:val="24"/>
          <w:szCs w:val="24"/>
        </w:rPr>
        <w:t>maximum stem count</w:t>
      </w:r>
      <w:r w:rsidRPr="00DA3E20">
        <w:rPr>
          <w:rFonts w:ascii="Times New Roman" w:hAnsi="Times New Roman" w:cs="Times New Roman"/>
          <w:sz w:val="24"/>
          <w:szCs w:val="24"/>
        </w:rPr>
        <w:t xml:space="preserve"> compared to untrimmed individuals</w:t>
      </w:r>
      <w:r w:rsidR="00072BD1" w:rsidRPr="00DA3E20">
        <w:rPr>
          <w:rFonts w:ascii="Times New Roman" w:hAnsi="Times New Roman" w:cs="Times New Roman"/>
          <w:sz w:val="24"/>
          <w:szCs w:val="24"/>
        </w:rPr>
        <w:t>; however, warming had no</w:t>
      </w:r>
      <w:r w:rsidR="00E44190" w:rsidRPr="00DA3E20">
        <w:rPr>
          <w:rFonts w:ascii="Times New Roman" w:hAnsi="Times New Roman" w:cs="Times New Roman"/>
          <w:sz w:val="24"/>
          <w:szCs w:val="24"/>
        </w:rPr>
        <w:t xml:space="preserve"> significant</w:t>
      </w:r>
      <w:r w:rsidR="00072BD1" w:rsidRPr="00DA3E20">
        <w:rPr>
          <w:rFonts w:ascii="Times New Roman" w:hAnsi="Times New Roman" w:cs="Times New Roman"/>
          <w:sz w:val="24"/>
          <w:szCs w:val="24"/>
        </w:rPr>
        <w:t xml:space="preserve"> effect</w:t>
      </w:r>
      <w:r w:rsidRPr="00DA3E20">
        <w:rPr>
          <w:rFonts w:ascii="Times New Roman" w:hAnsi="Times New Roman" w:cs="Times New Roman"/>
          <w:sz w:val="24"/>
          <w:szCs w:val="24"/>
        </w:rPr>
        <w:t xml:space="preserve"> (Table </w:t>
      </w:r>
      <w:r w:rsidR="00E44190" w:rsidRPr="00DA3E20">
        <w:rPr>
          <w:rFonts w:ascii="Times New Roman" w:hAnsi="Times New Roman" w:cs="Times New Roman"/>
          <w:sz w:val="24"/>
          <w:szCs w:val="24"/>
        </w:rPr>
        <w:t>1</w:t>
      </w:r>
      <w:r w:rsidRPr="00DA3E20">
        <w:rPr>
          <w:rFonts w:ascii="Times New Roman" w:hAnsi="Times New Roman" w:cs="Times New Roman"/>
          <w:sz w:val="24"/>
          <w:szCs w:val="24"/>
        </w:rPr>
        <w:t>).</w:t>
      </w:r>
      <w:r w:rsidR="00E44190" w:rsidRPr="00DA3E20">
        <w:rPr>
          <w:rFonts w:ascii="Times New Roman" w:hAnsi="Times New Roman" w:cs="Times New Roman"/>
          <w:sz w:val="24"/>
          <w:szCs w:val="24"/>
        </w:rPr>
        <w:t xml:space="preserve"> Again, because the effects of warming</w:t>
      </w:r>
      <w:r w:rsidR="00AD4FD2" w:rsidRPr="00DA3E20">
        <w:rPr>
          <w:rFonts w:ascii="Times New Roman" w:hAnsi="Times New Roman" w:cs="Times New Roman"/>
          <w:sz w:val="24"/>
          <w:szCs w:val="24"/>
        </w:rPr>
        <w:t>/</w:t>
      </w:r>
      <w:r w:rsidR="00E44190" w:rsidRPr="00DA3E20">
        <w:rPr>
          <w:rFonts w:ascii="Times New Roman" w:hAnsi="Times New Roman" w:cs="Times New Roman"/>
          <w:sz w:val="24"/>
          <w:szCs w:val="24"/>
        </w:rPr>
        <w:t xml:space="preserve">trimming interactions on </w:t>
      </w:r>
      <w:r w:rsidR="00826B08" w:rsidRPr="00DA3E20">
        <w:rPr>
          <w:rFonts w:ascii="Times New Roman" w:hAnsi="Times New Roman" w:cs="Times New Roman"/>
          <w:sz w:val="24"/>
          <w:szCs w:val="24"/>
        </w:rPr>
        <w:t xml:space="preserve">average </w:t>
      </w:r>
      <w:r w:rsidR="00E44190" w:rsidRPr="00DA3E20">
        <w:rPr>
          <w:rFonts w:ascii="Times New Roman" w:hAnsi="Times New Roman" w:cs="Times New Roman"/>
          <w:sz w:val="24"/>
          <w:szCs w:val="24"/>
        </w:rPr>
        <w:t xml:space="preserve">maximum </w:t>
      </w:r>
      <w:r w:rsidR="00F44FEB" w:rsidRPr="00DA3E20">
        <w:rPr>
          <w:rFonts w:ascii="Times New Roman" w:hAnsi="Times New Roman" w:cs="Times New Roman"/>
          <w:sz w:val="24"/>
          <w:szCs w:val="24"/>
        </w:rPr>
        <w:t>stem count</w:t>
      </w:r>
      <w:r w:rsidR="00E44190" w:rsidRPr="00DA3E20">
        <w:rPr>
          <w:rFonts w:ascii="Times New Roman" w:hAnsi="Times New Roman" w:cs="Times New Roman"/>
          <w:sz w:val="24"/>
          <w:szCs w:val="24"/>
        </w:rPr>
        <w:t xml:space="preserve"> were not significant for </w:t>
      </w:r>
      <w:r w:rsidR="00E44190" w:rsidRPr="00DA3E20">
        <w:rPr>
          <w:rFonts w:ascii="Times New Roman" w:hAnsi="Times New Roman" w:cs="Times New Roman"/>
          <w:i/>
          <w:iCs/>
          <w:sz w:val="24"/>
          <w:szCs w:val="24"/>
        </w:rPr>
        <w:t>C. nutans</w:t>
      </w:r>
      <w:r w:rsidR="00E44190" w:rsidRPr="00DA3E20">
        <w:rPr>
          <w:rFonts w:ascii="Times New Roman" w:hAnsi="Times New Roman" w:cs="Times New Roman"/>
          <w:sz w:val="24"/>
          <w:szCs w:val="24"/>
        </w:rPr>
        <w:t xml:space="preserve"> (</w:t>
      </w:r>
      <w:proofErr w:type="spellStart"/>
      <w:r w:rsidR="00AD4FD2" w:rsidRPr="00DA3E20">
        <w:rPr>
          <w:rFonts w:ascii="Times New Roman" w:hAnsi="Times New Roman" w:cs="Times New Roman"/>
          <w:sz w:val="24"/>
          <w:szCs w:val="24"/>
        </w:rPr>
        <w:t>d.f.</w:t>
      </w:r>
      <w:proofErr w:type="spellEnd"/>
      <w:r w:rsidR="00AD4FD2" w:rsidRPr="00DA3E20">
        <w:rPr>
          <w:rFonts w:ascii="Times New Roman" w:hAnsi="Times New Roman" w:cs="Times New Roman"/>
          <w:sz w:val="24"/>
          <w:szCs w:val="24"/>
        </w:rPr>
        <w:t xml:space="preserve"> = 3, </w:t>
      </w:r>
      <w:r w:rsidR="00AD4FD2" w:rsidRPr="00DA3E20">
        <w:rPr>
          <w:rFonts w:ascii="Times New Roman" w:hAnsi="Times New Roman" w:cs="Times New Roman"/>
          <w:i/>
          <w:iCs/>
          <w:sz w:val="24"/>
          <w:szCs w:val="24"/>
        </w:rPr>
        <w:t>χ</w:t>
      </w:r>
      <w:r w:rsidR="00AD4FD2" w:rsidRPr="00DA3E20">
        <w:rPr>
          <w:rFonts w:ascii="Times New Roman" w:hAnsi="Times New Roman" w:cs="Times New Roman"/>
          <w:i/>
          <w:iCs/>
          <w:sz w:val="24"/>
          <w:szCs w:val="24"/>
          <w:vertAlign w:val="superscript"/>
        </w:rPr>
        <w:t>2</w:t>
      </w:r>
      <w:r w:rsidR="00AD4FD2" w:rsidRPr="00DA3E20">
        <w:rPr>
          <w:rFonts w:ascii="Times New Roman" w:hAnsi="Times New Roman" w:cs="Times New Roman"/>
          <w:sz w:val="24"/>
          <w:szCs w:val="24"/>
        </w:rPr>
        <w:t xml:space="preserve"> = 4.538, </w:t>
      </w:r>
      <w:r w:rsidR="00AD4FD2" w:rsidRPr="00DA3E20">
        <w:rPr>
          <w:rFonts w:ascii="Times New Roman" w:hAnsi="Times New Roman" w:cs="Times New Roman"/>
          <w:i/>
          <w:iCs/>
          <w:sz w:val="24"/>
          <w:szCs w:val="24"/>
        </w:rPr>
        <w:t>p</w:t>
      </w:r>
      <w:r w:rsidR="00AD4FD2" w:rsidRPr="00DA3E20">
        <w:rPr>
          <w:rFonts w:ascii="Times New Roman" w:hAnsi="Times New Roman" w:cs="Times New Roman"/>
          <w:sz w:val="24"/>
          <w:szCs w:val="24"/>
        </w:rPr>
        <w:t xml:space="preserve"> = 0.209</w:t>
      </w:r>
      <w:r w:rsidR="00E44190" w:rsidRPr="00DA3E20">
        <w:rPr>
          <w:rFonts w:ascii="Times New Roman" w:hAnsi="Times New Roman" w:cs="Times New Roman"/>
          <w:sz w:val="24"/>
          <w:szCs w:val="24"/>
        </w:rPr>
        <w:t xml:space="preserve">) or </w:t>
      </w:r>
      <w:r w:rsidR="00E44190" w:rsidRPr="00DA3E20">
        <w:rPr>
          <w:rFonts w:ascii="Times New Roman" w:hAnsi="Times New Roman" w:cs="Times New Roman"/>
          <w:i/>
          <w:iCs/>
          <w:sz w:val="24"/>
          <w:szCs w:val="24"/>
        </w:rPr>
        <w:t xml:space="preserve">C. </w:t>
      </w:r>
      <w:proofErr w:type="spellStart"/>
      <w:r w:rsidR="00E44190" w:rsidRPr="00DA3E20">
        <w:rPr>
          <w:rFonts w:ascii="Times New Roman" w:hAnsi="Times New Roman" w:cs="Times New Roman"/>
          <w:i/>
          <w:iCs/>
          <w:sz w:val="24"/>
          <w:szCs w:val="24"/>
        </w:rPr>
        <w:t>acanthoides</w:t>
      </w:r>
      <w:proofErr w:type="spellEnd"/>
      <w:r w:rsidR="00E44190" w:rsidRPr="00DA3E20">
        <w:rPr>
          <w:rFonts w:ascii="Times New Roman" w:hAnsi="Times New Roman" w:cs="Times New Roman"/>
          <w:sz w:val="24"/>
          <w:szCs w:val="24"/>
        </w:rPr>
        <w:t xml:space="preserve"> (</w:t>
      </w:r>
      <w:proofErr w:type="spellStart"/>
      <w:r w:rsidR="00AD4FD2" w:rsidRPr="00DA3E20">
        <w:rPr>
          <w:rFonts w:ascii="Times New Roman" w:hAnsi="Times New Roman" w:cs="Times New Roman"/>
          <w:sz w:val="24"/>
          <w:szCs w:val="24"/>
        </w:rPr>
        <w:t>d.f.</w:t>
      </w:r>
      <w:proofErr w:type="spellEnd"/>
      <w:r w:rsidR="00AD4FD2" w:rsidRPr="00DA3E20">
        <w:rPr>
          <w:rFonts w:ascii="Times New Roman" w:hAnsi="Times New Roman" w:cs="Times New Roman"/>
          <w:sz w:val="24"/>
          <w:szCs w:val="24"/>
        </w:rPr>
        <w:t xml:space="preserve"> = 3, </w:t>
      </w:r>
      <w:r w:rsidR="00AD4FD2" w:rsidRPr="00DA3E20">
        <w:rPr>
          <w:rFonts w:ascii="Times New Roman" w:hAnsi="Times New Roman" w:cs="Times New Roman"/>
          <w:i/>
          <w:iCs/>
          <w:sz w:val="24"/>
          <w:szCs w:val="24"/>
        </w:rPr>
        <w:t>χ</w:t>
      </w:r>
      <w:r w:rsidR="00AD4FD2" w:rsidRPr="00DA3E20">
        <w:rPr>
          <w:rFonts w:ascii="Times New Roman" w:hAnsi="Times New Roman" w:cs="Times New Roman"/>
          <w:i/>
          <w:iCs/>
          <w:sz w:val="24"/>
          <w:szCs w:val="24"/>
          <w:vertAlign w:val="superscript"/>
        </w:rPr>
        <w:t>2</w:t>
      </w:r>
      <w:r w:rsidR="00AD4FD2" w:rsidRPr="00DA3E20">
        <w:rPr>
          <w:rFonts w:ascii="Times New Roman" w:hAnsi="Times New Roman" w:cs="Times New Roman"/>
          <w:sz w:val="24"/>
          <w:szCs w:val="24"/>
        </w:rPr>
        <w:t xml:space="preserve"> = 0.638, </w:t>
      </w:r>
      <w:r w:rsidR="00AD4FD2" w:rsidRPr="00DA3E20">
        <w:rPr>
          <w:rFonts w:ascii="Times New Roman" w:hAnsi="Times New Roman" w:cs="Times New Roman"/>
          <w:i/>
          <w:iCs/>
          <w:sz w:val="24"/>
          <w:szCs w:val="24"/>
        </w:rPr>
        <w:t>p</w:t>
      </w:r>
      <w:r w:rsidR="00AD4FD2" w:rsidRPr="00DA3E20">
        <w:rPr>
          <w:rFonts w:ascii="Times New Roman" w:hAnsi="Times New Roman" w:cs="Times New Roman"/>
          <w:sz w:val="24"/>
          <w:szCs w:val="24"/>
        </w:rPr>
        <w:t xml:space="preserve"> = 0.888</w:t>
      </w:r>
      <w:r w:rsidR="00E44190" w:rsidRPr="00DA3E20">
        <w:rPr>
          <w:rFonts w:ascii="Times New Roman" w:hAnsi="Times New Roman" w:cs="Times New Roman"/>
          <w:sz w:val="24"/>
          <w:szCs w:val="24"/>
        </w:rPr>
        <w:t>)</w:t>
      </w:r>
      <w:r w:rsidR="00AD4FD2" w:rsidRPr="00DA3E20">
        <w:rPr>
          <w:rFonts w:ascii="Times New Roman" w:hAnsi="Times New Roman" w:cs="Times New Roman"/>
          <w:sz w:val="24"/>
          <w:szCs w:val="24"/>
        </w:rPr>
        <w:t>,</w:t>
      </w:r>
      <w:r w:rsidR="00E44190" w:rsidRPr="00DA3E20">
        <w:rPr>
          <w:rFonts w:ascii="Times New Roman" w:hAnsi="Times New Roman" w:cs="Times New Roman"/>
          <w:sz w:val="24"/>
          <w:szCs w:val="24"/>
        </w:rPr>
        <w:t xml:space="preserve"> they were dropped from the final model.</w:t>
      </w:r>
      <w:r w:rsidRPr="00DA3E20">
        <w:rPr>
          <w:rFonts w:ascii="Times New Roman" w:hAnsi="Times New Roman" w:cs="Times New Roman"/>
          <w:sz w:val="24"/>
          <w:szCs w:val="24"/>
        </w:rPr>
        <w:t xml:space="preserve"> </w:t>
      </w:r>
      <w:r w:rsidR="009827EF" w:rsidRPr="00DA3E20">
        <w:rPr>
          <w:rFonts w:ascii="Times New Roman" w:hAnsi="Times New Roman" w:cs="Times New Roman"/>
          <w:sz w:val="24"/>
          <w:szCs w:val="24"/>
        </w:rPr>
        <w:t xml:space="preserve">Comparison of marginal means between non-control </w:t>
      </w:r>
      <w:r w:rsidR="00072BD1" w:rsidRPr="00DA3E20">
        <w:rPr>
          <w:rFonts w:ascii="Times New Roman" w:hAnsi="Times New Roman" w:cs="Times New Roman"/>
          <w:sz w:val="24"/>
          <w:szCs w:val="24"/>
        </w:rPr>
        <w:t>trimming</w:t>
      </w:r>
      <w:r w:rsidR="009827EF" w:rsidRPr="00DA3E20">
        <w:rPr>
          <w:rFonts w:ascii="Times New Roman" w:hAnsi="Times New Roman" w:cs="Times New Roman"/>
          <w:sz w:val="24"/>
          <w:szCs w:val="24"/>
        </w:rPr>
        <w:t xml:space="preserve"> treatments showed that, for </w:t>
      </w:r>
      <w:r w:rsidR="00072BD1" w:rsidRPr="00DA3E20">
        <w:rPr>
          <w:rFonts w:ascii="Times New Roman" w:hAnsi="Times New Roman" w:cs="Times New Roman"/>
          <w:sz w:val="24"/>
          <w:szCs w:val="24"/>
        </w:rPr>
        <w:t>both</w:t>
      </w:r>
      <w:r w:rsidR="009827EF" w:rsidRPr="00DA3E20">
        <w:rPr>
          <w:rFonts w:ascii="Times New Roman" w:hAnsi="Times New Roman" w:cs="Times New Roman"/>
          <w:sz w:val="24"/>
          <w:szCs w:val="24"/>
        </w:rPr>
        <w:t xml:space="preserve"> species, the </w:t>
      </w:r>
      <w:del w:id="255" w:author="Trevor Drees" w:date="2025-07-27T17:01:00Z" w16du:dateUtc="2025-07-28T00:01:00Z">
        <w:r w:rsidR="009827EF" w:rsidRPr="00DA3E20" w:rsidDel="009F4AC0">
          <w:rPr>
            <w:rFonts w:ascii="Times New Roman" w:hAnsi="Times New Roman" w:cs="Times New Roman"/>
            <w:sz w:val="24"/>
            <w:szCs w:val="24"/>
          </w:rPr>
          <w:delText xml:space="preserve">severity </w:delText>
        </w:r>
      </w:del>
      <w:ins w:id="256" w:author="Trevor Drees" w:date="2025-07-27T17:01:00Z" w16du:dateUtc="2025-07-28T00:01:00Z">
        <w:r w:rsidR="009F4AC0">
          <w:rPr>
            <w:rFonts w:ascii="Times New Roman" w:hAnsi="Times New Roman" w:cs="Times New Roman"/>
            <w:sz w:val="24"/>
            <w:szCs w:val="24"/>
          </w:rPr>
          <w:t>intensity</w:t>
        </w:r>
        <w:r w:rsidR="009F4AC0" w:rsidRPr="00DA3E20">
          <w:rPr>
            <w:rFonts w:ascii="Times New Roman" w:hAnsi="Times New Roman" w:cs="Times New Roman"/>
            <w:sz w:val="24"/>
            <w:szCs w:val="24"/>
          </w:rPr>
          <w:t xml:space="preserve"> </w:t>
        </w:r>
      </w:ins>
      <w:r w:rsidR="009827EF" w:rsidRPr="00DA3E20">
        <w:rPr>
          <w:rFonts w:ascii="Times New Roman" w:hAnsi="Times New Roman" w:cs="Times New Roman"/>
          <w:sz w:val="24"/>
          <w:szCs w:val="24"/>
        </w:rPr>
        <w:t xml:space="preserve">of trimming did not result in meaningful differences in the </w:t>
      </w:r>
      <w:r w:rsidR="00826B08" w:rsidRPr="00DA3E20">
        <w:rPr>
          <w:rFonts w:ascii="Times New Roman" w:hAnsi="Times New Roman" w:cs="Times New Roman"/>
          <w:sz w:val="24"/>
          <w:szCs w:val="24"/>
        </w:rPr>
        <w:t xml:space="preserve">average </w:t>
      </w:r>
      <w:r w:rsidR="009827EF" w:rsidRPr="00DA3E20">
        <w:rPr>
          <w:rFonts w:ascii="Times New Roman" w:hAnsi="Times New Roman" w:cs="Times New Roman"/>
          <w:sz w:val="24"/>
          <w:szCs w:val="24"/>
        </w:rPr>
        <w:t>maximum number of stems</w:t>
      </w:r>
      <w:r w:rsidR="004742E4" w:rsidRPr="00DA3E20">
        <w:rPr>
          <w:rFonts w:ascii="Times New Roman" w:hAnsi="Times New Roman" w:cs="Times New Roman"/>
          <w:sz w:val="24"/>
          <w:szCs w:val="24"/>
        </w:rPr>
        <w:t xml:space="preserve"> (Table </w:t>
      </w:r>
      <w:r w:rsidR="00E44190" w:rsidRPr="00DA3E20">
        <w:rPr>
          <w:rFonts w:ascii="Times New Roman" w:hAnsi="Times New Roman" w:cs="Times New Roman"/>
          <w:sz w:val="24"/>
          <w:szCs w:val="24"/>
        </w:rPr>
        <w:t>2</w:t>
      </w:r>
      <w:r w:rsidR="004742E4" w:rsidRPr="00DA3E20">
        <w:rPr>
          <w:rFonts w:ascii="Times New Roman" w:hAnsi="Times New Roman" w:cs="Times New Roman"/>
          <w:sz w:val="24"/>
          <w:szCs w:val="24"/>
        </w:rPr>
        <w:t>)</w:t>
      </w:r>
      <w:r w:rsidR="009827EF" w:rsidRPr="00DA3E20">
        <w:rPr>
          <w:rFonts w:ascii="Times New Roman" w:hAnsi="Times New Roman" w:cs="Times New Roman"/>
          <w:sz w:val="24"/>
          <w:szCs w:val="24"/>
        </w:rPr>
        <w:t>.</w:t>
      </w:r>
    </w:p>
    <w:p w14:paraId="3750D53F" w14:textId="77777777" w:rsidR="00583947" w:rsidRPr="00DA3E20" w:rsidRDefault="00583947" w:rsidP="00583947">
      <w:pPr>
        <w:spacing w:after="0" w:line="480" w:lineRule="auto"/>
        <w:rPr>
          <w:rFonts w:ascii="Times New Roman" w:hAnsi="Times New Roman" w:cs="Times New Roman"/>
          <w:b/>
          <w:bCs/>
          <w:i/>
          <w:iCs/>
          <w:sz w:val="24"/>
          <w:szCs w:val="24"/>
        </w:rPr>
      </w:pPr>
      <w:r w:rsidRPr="00DA3E20">
        <w:rPr>
          <w:rFonts w:ascii="Times New Roman" w:hAnsi="Times New Roman" w:cs="Times New Roman"/>
          <w:b/>
          <w:bCs/>
          <w:i/>
          <w:iCs/>
          <w:sz w:val="24"/>
          <w:szCs w:val="24"/>
        </w:rPr>
        <w:t>Survival</w:t>
      </w:r>
    </w:p>
    <w:p w14:paraId="0924DBC0" w14:textId="5867A1C1" w:rsidR="005B5899" w:rsidRPr="00DA3E20" w:rsidRDefault="00D1429E" w:rsidP="00583947">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As can be seen in Figures 1 and 2, </w:t>
      </w:r>
      <w:r w:rsidR="00A8384D" w:rsidRPr="00DA3E20">
        <w:rPr>
          <w:rFonts w:ascii="Times New Roman" w:hAnsi="Times New Roman" w:cs="Times New Roman"/>
          <w:i/>
          <w:iCs/>
          <w:sz w:val="24"/>
          <w:szCs w:val="24"/>
        </w:rPr>
        <w:t xml:space="preserve">C. nutans </w:t>
      </w:r>
      <w:r w:rsidR="00A8384D" w:rsidRPr="00DA3E20">
        <w:rPr>
          <w:rFonts w:ascii="Times New Roman" w:hAnsi="Times New Roman" w:cs="Times New Roman"/>
          <w:sz w:val="24"/>
          <w:szCs w:val="24"/>
        </w:rPr>
        <w:t xml:space="preserve">and </w:t>
      </w:r>
      <w:r w:rsidR="00A8384D" w:rsidRPr="00DA3E20">
        <w:rPr>
          <w:rFonts w:ascii="Times New Roman" w:hAnsi="Times New Roman" w:cs="Times New Roman"/>
          <w:i/>
          <w:iCs/>
          <w:sz w:val="24"/>
          <w:szCs w:val="24"/>
        </w:rPr>
        <w:t xml:space="preserve">C. </w:t>
      </w:r>
      <w:proofErr w:type="spellStart"/>
      <w:r w:rsidR="00A8384D" w:rsidRPr="00DA3E20">
        <w:rPr>
          <w:rFonts w:ascii="Times New Roman" w:hAnsi="Times New Roman" w:cs="Times New Roman"/>
          <w:i/>
          <w:iCs/>
          <w:sz w:val="24"/>
          <w:szCs w:val="24"/>
        </w:rPr>
        <w:t>acanthoides</w:t>
      </w:r>
      <w:proofErr w:type="spellEnd"/>
      <w:r w:rsidR="00A8384D" w:rsidRPr="00DA3E20">
        <w:rPr>
          <w:rFonts w:ascii="Times New Roman" w:hAnsi="Times New Roman" w:cs="Times New Roman"/>
          <w:sz w:val="24"/>
          <w:szCs w:val="24"/>
        </w:rPr>
        <w:t xml:space="preserve"> displayed diverging behavio</w:t>
      </w:r>
      <w:del w:id="257" w:author="Trevor Drees" w:date="2025-07-27T17:05:00Z" w16du:dateUtc="2025-07-28T00:05:00Z">
        <w:r w:rsidR="00A8384D" w:rsidRPr="00DA3E20" w:rsidDel="009F4AC0">
          <w:rPr>
            <w:rFonts w:ascii="Times New Roman" w:hAnsi="Times New Roman" w:cs="Times New Roman"/>
            <w:sz w:val="24"/>
            <w:szCs w:val="24"/>
          </w:rPr>
          <w:delText>u</w:delText>
        </w:r>
      </w:del>
      <w:r w:rsidR="00A8384D" w:rsidRPr="00DA3E20">
        <w:rPr>
          <w:rFonts w:ascii="Times New Roman" w:hAnsi="Times New Roman" w:cs="Times New Roman"/>
          <w:sz w:val="24"/>
          <w:szCs w:val="24"/>
        </w:rPr>
        <w:t>r in terms of survival. Only</w:t>
      </w:r>
      <w:r w:rsidR="007814FC" w:rsidRPr="00DA3E20">
        <w:rPr>
          <w:rFonts w:ascii="Times New Roman" w:hAnsi="Times New Roman" w:cs="Times New Roman"/>
          <w:sz w:val="24"/>
          <w:szCs w:val="24"/>
        </w:rPr>
        <w:t xml:space="preserve"> 2 out of 60</w:t>
      </w:r>
      <w:r w:rsidR="00A8384D" w:rsidRPr="00DA3E20">
        <w:rPr>
          <w:rFonts w:ascii="Times New Roman" w:hAnsi="Times New Roman" w:cs="Times New Roman"/>
          <w:sz w:val="24"/>
          <w:szCs w:val="24"/>
        </w:rPr>
        <w:t xml:space="preserve"> </w:t>
      </w:r>
      <w:r w:rsidR="007814FC" w:rsidRPr="00DA3E20">
        <w:rPr>
          <w:rFonts w:ascii="Times New Roman" w:hAnsi="Times New Roman" w:cs="Times New Roman"/>
          <w:sz w:val="24"/>
          <w:szCs w:val="24"/>
        </w:rPr>
        <w:t>(</w:t>
      </w:r>
      <w:r w:rsidR="00A8384D" w:rsidRPr="00DA3E20">
        <w:rPr>
          <w:rFonts w:ascii="Times New Roman" w:hAnsi="Times New Roman" w:cs="Times New Roman"/>
          <w:sz w:val="24"/>
          <w:szCs w:val="24"/>
        </w:rPr>
        <w:t>3.3%</w:t>
      </w:r>
      <w:r w:rsidR="007814FC" w:rsidRPr="00DA3E20">
        <w:rPr>
          <w:rFonts w:ascii="Times New Roman" w:hAnsi="Times New Roman" w:cs="Times New Roman"/>
          <w:sz w:val="24"/>
          <w:szCs w:val="24"/>
        </w:rPr>
        <w:t>)</w:t>
      </w:r>
      <w:r w:rsidR="00A8384D" w:rsidRPr="00DA3E20">
        <w:rPr>
          <w:rFonts w:ascii="Times New Roman" w:hAnsi="Times New Roman" w:cs="Times New Roman"/>
          <w:sz w:val="24"/>
          <w:szCs w:val="24"/>
        </w:rPr>
        <w:t xml:space="preserve"> </w:t>
      </w:r>
      <w:r w:rsidR="00A8384D" w:rsidRPr="00DA3E20">
        <w:rPr>
          <w:rFonts w:ascii="Times New Roman" w:hAnsi="Times New Roman" w:cs="Times New Roman"/>
          <w:i/>
          <w:iCs/>
          <w:sz w:val="24"/>
          <w:szCs w:val="24"/>
        </w:rPr>
        <w:t>C. nutans</w:t>
      </w:r>
      <w:r w:rsidR="00A8384D" w:rsidRPr="00DA3E20">
        <w:rPr>
          <w:rFonts w:ascii="Times New Roman" w:hAnsi="Times New Roman" w:cs="Times New Roman"/>
          <w:sz w:val="24"/>
          <w:szCs w:val="24"/>
        </w:rPr>
        <w:t xml:space="preserve"> individuals survived until </w:t>
      </w:r>
      <w:r w:rsidR="00590BD6" w:rsidRPr="00DA3E20">
        <w:rPr>
          <w:rFonts w:ascii="Times New Roman" w:hAnsi="Times New Roman" w:cs="Times New Roman"/>
          <w:sz w:val="24"/>
          <w:szCs w:val="24"/>
        </w:rPr>
        <w:t>the end of year 1</w:t>
      </w:r>
      <w:r w:rsidR="00067CE0" w:rsidRPr="00DA3E20">
        <w:rPr>
          <w:rFonts w:ascii="Times New Roman" w:hAnsi="Times New Roman" w:cs="Times New Roman"/>
          <w:sz w:val="24"/>
          <w:szCs w:val="24"/>
        </w:rPr>
        <w:t>,</w:t>
      </w:r>
      <w:r w:rsidR="007814FC" w:rsidRPr="00DA3E20">
        <w:rPr>
          <w:rFonts w:ascii="Times New Roman" w:hAnsi="Times New Roman" w:cs="Times New Roman"/>
          <w:sz w:val="24"/>
          <w:szCs w:val="24"/>
        </w:rPr>
        <w:t xml:space="preserve"> and with no overwinter deaths, those remaining individuals survived until the end of year 2.</w:t>
      </w:r>
      <w:r w:rsidR="00590BD6" w:rsidRPr="00DA3E20">
        <w:rPr>
          <w:rFonts w:ascii="Times New Roman" w:hAnsi="Times New Roman" w:cs="Times New Roman"/>
          <w:sz w:val="24"/>
          <w:szCs w:val="24"/>
        </w:rPr>
        <w:t xml:space="preserve"> </w:t>
      </w:r>
      <w:r w:rsidR="00067CE0" w:rsidRPr="00DA3E20">
        <w:rPr>
          <w:rFonts w:ascii="Times New Roman" w:hAnsi="Times New Roman" w:cs="Times New Roman"/>
          <w:sz w:val="24"/>
          <w:szCs w:val="24"/>
        </w:rPr>
        <w:t xml:space="preserve">A much higher proportion of </w:t>
      </w:r>
      <w:r w:rsidR="00067CE0" w:rsidRPr="00DA3E20">
        <w:rPr>
          <w:rFonts w:ascii="Times New Roman" w:hAnsi="Times New Roman" w:cs="Times New Roman"/>
          <w:i/>
          <w:iCs/>
          <w:sz w:val="24"/>
          <w:szCs w:val="24"/>
        </w:rPr>
        <w:t xml:space="preserve">C. </w:t>
      </w:r>
      <w:proofErr w:type="spellStart"/>
      <w:r w:rsidR="00067CE0" w:rsidRPr="00DA3E20">
        <w:rPr>
          <w:rFonts w:ascii="Times New Roman" w:hAnsi="Times New Roman" w:cs="Times New Roman"/>
          <w:i/>
          <w:iCs/>
          <w:sz w:val="24"/>
          <w:szCs w:val="24"/>
        </w:rPr>
        <w:t>acanthoides</w:t>
      </w:r>
      <w:proofErr w:type="spellEnd"/>
      <w:r w:rsidR="00067CE0" w:rsidRPr="00DA3E20">
        <w:rPr>
          <w:rFonts w:ascii="Times New Roman" w:hAnsi="Times New Roman" w:cs="Times New Roman"/>
          <w:sz w:val="24"/>
          <w:szCs w:val="24"/>
        </w:rPr>
        <w:t xml:space="preserve"> (23 out 60, or </w:t>
      </w:r>
      <w:r w:rsidR="00A8384D" w:rsidRPr="00DA3E20">
        <w:rPr>
          <w:rFonts w:ascii="Times New Roman" w:hAnsi="Times New Roman" w:cs="Times New Roman"/>
          <w:sz w:val="24"/>
          <w:szCs w:val="24"/>
        </w:rPr>
        <w:t>3</w:t>
      </w:r>
      <w:r w:rsidR="00067CE0" w:rsidRPr="00DA3E20">
        <w:rPr>
          <w:rFonts w:ascii="Times New Roman" w:hAnsi="Times New Roman" w:cs="Times New Roman"/>
          <w:sz w:val="24"/>
          <w:szCs w:val="24"/>
        </w:rPr>
        <w:t>8.3</w:t>
      </w:r>
      <w:r w:rsidR="00A8384D" w:rsidRPr="00DA3E20">
        <w:rPr>
          <w:rFonts w:ascii="Times New Roman" w:hAnsi="Times New Roman" w:cs="Times New Roman"/>
          <w:sz w:val="24"/>
          <w:szCs w:val="24"/>
        </w:rPr>
        <w:t>%</w:t>
      </w:r>
      <w:r w:rsidR="00067CE0" w:rsidRPr="00DA3E20">
        <w:rPr>
          <w:rFonts w:ascii="Times New Roman" w:hAnsi="Times New Roman" w:cs="Times New Roman"/>
          <w:sz w:val="24"/>
          <w:szCs w:val="24"/>
        </w:rPr>
        <w:t>)</w:t>
      </w:r>
      <w:r w:rsidR="00A8384D" w:rsidRPr="00DA3E20">
        <w:rPr>
          <w:rFonts w:ascii="Times New Roman" w:hAnsi="Times New Roman" w:cs="Times New Roman"/>
          <w:sz w:val="24"/>
          <w:szCs w:val="24"/>
        </w:rPr>
        <w:t xml:space="preserve"> </w:t>
      </w:r>
      <w:r w:rsidR="00067CE0" w:rsidRPr="00DA3E20">
        <w:rPr>
          <w:rFonts w:ascii="Times New Roman" w:hAnsi="Times New Roman" w:cs="Times New Roman"/>
          <w:sz w:val="24"/>
          <w:szCs w:val="24"/>
        </w:rPr>
        <w:t>survived year 1</w:t>
      </w:r>
      <w:r w:rsidR="007814FC" w:rsidRPr="00DA3E20">
        <w:rPr>
          <w:rFonts w:ascii="Times New Roman" w:hAnsi="Times New Roman" w:cs="Times New Roman"/>
          <w:sz w:val="24"/>
          <w:szCs w:val="24"/>
        </w:rPr>
        <w:t xml:space="preserve">; </w:t>
      </w:r>
      <w:r w:rsidR="00067CE0" w:rsidRPr="00DA3E20">
        <w:rPr>
          <w:rFonts w:ascii="Times New Roman" w:hAnsi="Times New Roman" w:cs="Times New Roman"/>
          <w:sz w:val="24"/>
          <w:szCs w:val="24"/>
        </w:rPr>
        <w:t>82.6% of those individuals survived over the winter, and 52.6% of the remaining 19</w:t>
      </w:r>
      <w:r w:rsidR="007814FC" w:rsidRPr="00DA3E20">
        <w:rPr>
          <w:rFonts w:ascii="Times New Roman" w:hAnsi="Times New Roman" w:cs="Times New Roman"/>
          <w:sz w:val="24"/>
          <w:szCs w:val="24"/>
        </w:rPr>
        <w:t xml:space="preserve"> </w:t>
      </w:r>
      <w:r w:rsidR="00067CE0" w:rsidRPr="00DA3E20">
        <w:rPr>
          <w:rFonts w:ascii="Times New Roman" w:hAnsi="Times New Roman" w:cs="Times New Roman"/>
          <w:sz w:val="24"/>
          <w:szCs w:val="24"/>
        </w:rPr>
        <w:t>individuals survived until the end of</w:t>
      </w:r>
      <w:r w:rsidR="007814FC" w:rsidRPr="00DA3E20">
        <w:rPr>
          <w:rFonts w:ascii="Times New Roman" w:hAnsi="Times New Roman" w:cs="Times New Roman"/>
          <w:sz w:val="24"/>
          <w:szCs w:val="24"/>
        </w:rPr>
        <w:t xml:space="preserve"> year 2</w:t>
      </w:r>
      <w:r w:rsidR="00A8384D" w:rsidRPr="00DA3E20">
        <w:rPr>
          <w:rFonts w:ascii="Times New Roman" w:hAnsi="Times New Roman" w:cs="Times New Roman"/>
          <w:sz w:val="24"/>
          <w:szCs w:val="24"/>
        </w:rPr>
        <w:t>.</w:t>
      </w:r>
      <w:r w:rsidR="00067CE0" w:rsidRPr="00DA3E20">
        <w:rPr>
          <w:rFonts w:ascii="Times New Roman" w:hAnsi="Times New Roman" w:cs="Times New Roman"/>
          <w:sz w:val="24"/>
          <w:szCs w:val="24"/>
        </w:rPr>
        <w:t xml:space="preserve"> A more detailed breakout of these </w:t>
      </w:r>
      <w:r w:rsidR="00324508" w:rsidRPr="00DA3E20">
        <w:rPr>
          <w:rFonts w:ascii="Times New Roman" w:hAnsi="Times New Roman" w:cs="Times New Roman"/>
          <w:sz w:val="24"/>
          <w:szCs w:val="24"/>
        </w:rPr>
        <w:t xml:space="preserve">survival </w:t>
      </w:r>
      <w:r w:rsidR="00067CE0" w:rsidRPr="00DA3E20">
        <w:rPr>
          <w:rFonts w:ascii="Times New Roman" w:hAnsi="Times New Roman" w:cs="Times New Roman"/>
          <w:sz w:val="24"/>
          <w:szCs w:val="24"/>
        </w:rPr>
        <w:t>rates by both trimming and warming treatments can be found in Appendix S1, Table S2.</w:t>
      </w:r>
    </w:p>
    <w:p w14:paraId="13D8674F" w14:textId="22E1DFA5" w:rsidR="005B5899" w:rsidRPr="00DA3E20" w:rsidRDefault="00E02777" w:rsidP="00583947">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For </w:t>
      </w:r>
      <w:r w:rsidRPr="00DA3E20">
        <w:rPr>
          <w:rFonts w:ascii="Times New Roman" w:hAnsi="Times New Roman" w:cs="Times New Roman"/>
          <w:i/>
          <w:iCs/>
          <w:sz w:val="24"/>
          <w:szCs w:val="24"/>
        </w:rPr>
        <w:t>C. nutans</w:t>
      </w:r>
      <w:r w:rsidR="00EA6683" w:rsidRPr="00DA3E20">
        <w:rPr>
          <w:rFonts w:ascii="Times New Roman" w:hAnsi="Times New Roman" w:cs="Times New Roman"/>
          <w:sz w:val="24"/>
          <w:szCs w:val="24"/>
        </w:rPr>
        <w:t xml:space="preserve"> in year 1</w:t>
      </w:r>
      <w:r w:rsidRPr="00DA3E20">
        <w:rPr>
          <w:rFonts w:ascii="Times New Roman" w:hAnsi="Times New Roman" w:cs="Times New Roman"/>
          <w:sz w:val="24"/>
          <w:szCs w:val="24"/>
        </w:rPr>
        <w:t>, the effects of warming/trimming interactions on the risk of death were not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w:r w:rsidRPr="00DA3E20">
        <w:rPr>
          <w:rFonts w:ascii="Times New Roman" w:hAnsi="Times New Roman" w:cs="Times New Roman"/>
          <w:i/>
          <w:iCs/>
          <w:sz w:val="24"/>
          <w:szCs w:val="24"/>
        </w:rPr>
        <w:t>χ</w:t>
      </w:r>
      <w:r w:rsidRPr="00DA3E20">
        <w:rPr>
          <w:rFonts w:ascii="Times New Roman" w:hAnsi="Times New Roman" w:cs="Times New Roman"/>
          <w:i/>
          <w:iCs/>
          <w:sz w:val="24"/>
          <w:szCs w:val="24"/>
          <w:vertAlign w:val="superscript"/>
        </w:rPr>
        <w:t>2</w:t>
      </w:r>
      <w:r w:rsidRPr="00DA3E20">
        <w:rPr>
          <w:rFonts w:ascii="Times New Roman" w:hAnsi="Times New Roman" w:cs="Times New Roman"/>
          <w:sz w:val="24"/>
          <w:szCs w:val="24"/>
        </w:rPr>
        <w:t xml:space="preserve"> = 5.18</w:t>
      </w:r>
      <w:r w:rsidR="00D1429E" w:rsidRPr="00DA3E20">
        <w:rPr>
          <w:rFonts w:ascii="Times New Roman" w:hAnsi="Times New Roman" w:cs="Times New Roman"/>
          <w:sz w:val="24"/>
          <w:szCs w:val="24"/>
        </w:rPr>
        <w:t>5</w:t>
      </w:r>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p</w:t>
      </w:r>
      <w:r w:rsidRPr="00DA3E20">
        <w:rPr>
          <w:rFonts w:ascii="Times New Roman" w:hAnsi="Times New Roman" w:cs="Times New Roman"/>
          <w:sz w:val="24"/>
          <w:szCs w:val="24"/>
        </w:rPr>
        <w:t xml:space="preserve"> = 0.159) and were dropped. </w:t>
      </w:r>
      <w:r w:rsidR="00D1429E" w:rsidRPr="00DA3E20">
        <w:rPr>
          <w:rFonts w:ascii="Times New Roman" w:hAnsi="Times New Roman" w:cs="Times New Roman"/>
          <w:sz w:val="24"/>
          <w:szCs w:val="24"/>
        </w:rPr>
        <w:t>T</w:t>
      </w:r>
      <w:r w:rsidRPr="00DA3E20">
        <w:rPr>
          <w:rFonts w:ascii="Times New Roman" w:hAnsi="Times New Roman" w:cs="Times New Roman"/>
          <w:sz w:val="24"/>
          <w:szCs w:val="24"/>
        </w:rPr>
        <w:t xml:space="preserve">rimming to 10 cm </w:t>
      </w:r>
      <w:r w:rsidR="00D1429E" w:rsidRPr="00DA3E20">
        <w:rPr>
          <w:rFonts w:ascii="Times New Roman" w:hAnsi="Times New Roman" w:cs="Times New Roman"/>
          <w:sz w:val="24"/>
          <w:szCs w:val="24"/>
        </w:rPr>
        <w:t xml:space="preserve">did not </w:t>
      </w:r>
      <w:r w:rsidRPr="00DA3E20">
        <w:rPr>
          <w:rFonts w:ascii="Times New Roman" w:hAnsi="Times New Roman" w:cs="Times New Roman"/>
          <w:sz w:val="24"/>
          <w:szCs w:val="24"/>
        </w:rPr>
        <w:t>significantly affec</w:t>
      </w:r>
      <w:r w:rsidR="00D1429E" w:rsidRPr="00DA3E20">
        <w:rPr>
          <w:rFonts w:ascii="Times New Roman" w:hAnsi="Times New Roman" w:cs="Times New Roman"/>
          <w:sz w:val="24"/>
          <w:szCs w:val="24"/>
        </w:rPr>
        <w:t>t</w:t>
      </w:r>
      <w:r w:rsidRPr="00DA3E20">
        <w:rPr>
          <w:rFonts w:ascii="Times New Roman" w:hAnsi="Times New Roman" w:cs="Times New Roman"/>
          <w:sz w:val="24"/>
          <w:szCs w:val="24"/>
        </w:rPr>
        <w:t xml:space="preserve"> the risk of death,</w:t>
      </w:r>
      <w:r w:rsidR="00D1429E" w:rsidRPr="00DA3E20">
        <w:rPr>
          <w:rFonts w:ascii="Times New Roman" w:hAnsi="Times New Roman" w:cs="Times New Roman"/>
          <w:sz w:val="24"/>
          <w:szCs w:val="24"/>
        </w:rPr>
        <w:t xml:space="preserve"> </w:t>
      </w:r>
      <w:commentRangeStart w:id="258"/>
      <w:commentRangeStart w:id="259"/>
      <w:commentRangeStart w:id="260"/>
      <w:commentRangeStart w:id="261"/>
      <w:commentRangeStart w:id="262"/>
      <w:r w:rsidR="00D1429E" w:rsidRPr="00DA3E20">
        <w:rPr>
          <w:rFonts w:ascii="Times New Roman" w:hAnsi="Times New Roman" w:cs="Times New Roman"/>
          <w:sz w:val="24"/>
          <w:szCs w:val="24"/>
        </w:rPr>
        <w:t>though</w:t>
      </w:r>
      <w:r w:rsidRPr="00DA3E20">
        <w:rPr>
          <w:rFonts w:ascii="Times New Roman" w:hAnsi="Times New Roman" w:cs="Times New Roman"/>
          <w:sz w:val="24"/>
          <w:szCs w:val="24"/>
        </w:rPr>
        <w:t xml:space="preserve"> trimming to 5 cm </w:t>
      </w:r>
      <w:proofErr w:type="gramStart"/>
      <w:r w:rsidRPr="00DA3E20">
        <w:rPr>
          <w:rFonts w:ascii="Times New Roman" w:hAnsi="Times New Roman" w:cs="Times New Roman"/>
          <w:sz w:val="24"/>
          <w:szCs w:val="24"/>
        </w:rPr>
        <w:t xml:space="preserve">actually </w:t>
      </w:r>
      <w:r w:rsidRPr="00DA3E20">
        <w:rPr>
          <w:rFonts w:ascii="Times New Roman" w:hAnsi="Times New Roman" w:cs="Times New Roman"/>
          <w:i/>
          <w:iCs/>
          <w:sz w:val="24"/>
          <w:szCs w:val="24"/>
        </w:rPr>
        <w:t>decreased</w:t>
      </w:r>
      <w:proofErr w:type="gramEnd"/>
      <w:r w:rsidRPr="00DA3E20">
        <w:rPr>
          <w:rFonts w:ascii="Times New Roman" w:hAnsi="Times New Roman" w:cs="Times New Roman"/>
          <w:sz w:val="24"/>
          <w:szCs w:val="24"/>
        </w:rPr>
        <w:t xml:space="preserve"> risk of death</w:t>
      </w:r>
      <w:commentRangeEnd w:id="258"/>
      <w:r w:rsidR="008F6444" w:rsidRPr="00DA3E20">
        <w:rPr>
          <w:rStyle w:val="CommentReference"/>
        </w:rPr>
        <w:commentReference w:id="258"/>
      </w:r>
      <w:commentRangeEnd w:id="259"/>
      <w:r w:rsidR="004C18D2" w:rsidRPr="00DA3E20">
        <w:rPr>
          <w:rStyle w:val="CommentReference"/>
        </w:rPr>
        <w:commentReference w:id="259"/>
      </w:r>
      <w:commentRangeEnd w:id="260"/>
      <w:r w:rsidR="00AA727C" w:rsidRPr="00DA3E20">
        <w:rPr>
          <w:rStyle w:val="CommentReference"/>
        </w:rPr>
        <w:commentReference w:id="260"/>
      </w:r>
      <w:commentRangeEnd w:id="261"/>
      <w:r w:rsidR="00DD4163" w:rsidRPr="00DA3E20">
        <w:rPr>
          <w:rStyle w:val="CommentReference"/>
        </w:rPr>
        <w:commentReference w:id="261"/>
      </w:r>
      <w:commentRangeEnd w:id="262"/>
      <w:r w:rsidR="005318D7">
        <w:rPr>
          <w:rStyle w:val="CommentReference"/>
        </w:rPr>
        <w:commentReference w:id="262"/>
      </w:r>
      <w:r w:rsidR="005B5899" w:rsidRPr="00DA3E20">
        <w:rPr>
          <w:rFonts w:ascii="Times New Roman" w:hAnsi="Times New Roman" w:cs="Times New Roman"/>
          <w:sz w:val="24"/>
          <w:szCs w:val="24"/>
        </w:rPr>
        <w:t>.</w:t>
      </w:r>
      <w:r w:rsidR="00D1429E" w:rsidRPr="00DA3E20">
        <w:rPr>
          <w:rFonts w:ascii="Times New Roman" w:hAnsi="Times New Roman" w:cs="Times New Roman"/>
          <w:sz w:val="24"/>
          <w:szCs w:val="24"/>
        </w:rPr>
        <w:t xml:space="preserve"> </w:t>
      </w:r>
      <w:r w:rsidR="005B5899" w:rsidRPr="00DA3E20">
        <w:rPr>
          <w:rFonts w:ascii="Times New Roman" w:hAnsi="Times New Roman" w:cs="Times New Roman"/>
          <w:sz w:val="24"/>
          <w:szCs w:val="24"/>
        </w:rPr>
        <w:t>T</w:t>
      </w:r>
      <w:r w:rsidR="00D1429E" w:rsidRPr="00DA3E20">
        <w:rPr>
          <w:rFonts w:ascii="Times New Roman" w:hAnsi="Times New Roman" w:cs="Times New Roman"/>
          <w:sz w:val="24"/>
          <w:szCs w:val="24"/>
        </w:rPr>
        <w:t xml:space="preserve">rimming to 0 cm </w:t>
      </w:r>
      <w:r w:rsidR="005B5899" w:rsidRPr="00DA3E20">
        <w:rPr>
          <w:rFonts w:ascii="Times New Roman" w:hAnsi="Times New Roman" w:cs="Times New Roman"/>
          <w:sz w:val="24"/>
          <w:szCs w:val="24"/>
        </w:rPr>
        <w:t>significantly</w:t>
      </w:r>
      <w:r w:rsidR="00D1429E" w:rsidRPr="00DA3E20">
        <w:rPr>
          <w:rFonts w:ascii="Times New Roman" w:hAnsi="Times New Roman" w:cs="Times New Roman"/>
          <w:sz w:val="24"/>
          <w:szCs w:val="24"/>
        </w:rPr>
        <w:t xml:space="preserve"> increased risk of death</w:t>
      </w:r>
      <w:r w:rsidR="00854A91" w:rsidRPr="00DA3E20">
        <w:rPr>
          <w:rFonts w:ascii="Times New Roman" w:hAnsi="Times New Roman" w:cs="Times New Roman"/>
          <w:sz w:val="24"/>
          <w:szCs w:val="24"/>
        </w:rPr>
        <w:t>; this is clearly illustrated in Figure 1</w:t>
      </w:r>
      <w:r w:rsidR="005B5899" w:rsidRPr="00DA3E20">
        <w:rPr>
          <w:rFonts w:ascii="Times New Roman" w:hAnsi="Times New Roman" w:cs="Times New Roman"/>
          <w:sz w:val="24"/>
          <w:szCs w:val="24"/>
        </w:rPr>
        <w:t xml:space="preserve">, </w:t>
      </w:r>
      <w:r w:rsidR="00854A91" w:rsidRPr="00DA3E20">
        <w:rPr>
          <w:rFonts w:ascii="Times New Roman" w:hAnsi="Times New Roman" w:cs="Times New Roman"/>
          <w:sz w:val="24"/>
          <w:szCs w:val="24"/>
        </w:rPr>
        <w:t>where</w:t>
      </w:r>
      <w:r w:rsidR="005B5899" w:rsidRPr="00DA3E20">
        <w:rPr>
          <w:rFonts w:ascii="Times New Roman" w:hAnsi="Times New Roman" w:cs="Times New Roman"/>
          <w:sz w:val="24"/>
          <w:szCs w:val="24"/>
        </w:rPr>
        <w:t xml:space="preserve"> no</w:t>
      </w:r>
      <w:r w:rsidR="00854A91" w:rsidRPr="00DA3E20">
        <w:rPr>
          <w:rFonts w:ascii="Times New Roman" w:hAnsi="Times New Roman" w:cs="Times New Roman"/>
          <w:sz w:val="24"/>
          <w:szCs w:val="24"/>
        </w:rPr>
        <w:t>ne of</w:t>
      </w:r>
      <w:r w:rsidR="005B5899" w:rsidRPr="00DA3E20">
        <w:rPr>
          <w:rFonts w:ascii="Times New Roman" w:hAnsi="Times New Roman" w:cs="Times New Roman"/>
          <w:sz w:val="24"/>
          <w:szCs w:val="24"/>
        </w:rPr>
        <w:t xml:space="preserve"> individuals </w:t>
      </w:r>
      <w:r w:rsidR="00854A91" w:rsidRPr="00DA3E20">
        <w:rPr>
          <w:rFonts w:ascii="Times New Roman" w:hAnsi="Times New Roman" w:cs="Times New Roman"/>
          <w:sz w:val="24"/>
          <w:szCs w:val="24"/>
        </w:rPr>
        <w:t>trimmed to 0 cm survived</w:t>
      </w:r>
      <w:r w:rsidR="005B5899" w:rsidRPr="00DA3E20">
        <w:rPr>
          <w:rFonts w:ascii="Times New Roman" w:hAnsi="Times New Roman" w:cs="Times New Roman"/>
          <w:sz w:val="24"/>
          <w:szCs w:val="24"/>
        </w:rPr>
        <w:t xml:space="preserve"> beyond 5 weeks</w:t>
      </w:r>
      <w:r w:rsidR="00D1429E" w:rsidRPr="00DA3E20">
        <w:rPr>
          <w:rFonts w:ascii="Times New Roman" w:hAnsi="Times New Roman" w:cs="Times New Roman"/>
          <w:sz w:val="24"/>
          <w:szCs w:val="24"/>
        </w:rPr>
        <w:t>. Warming did not have a significant effect on risk of death.</w:t>
      </w:r>
    </w:p>
    <w:p w14:paraId="62C1F6DC" w14:textId="16C8566A" w:rsidR="00583947" w:rsidRPr="00DA3E20" w:rsidRDefault="00D1429E" w:rsidP="00583947">
      <w:pPr>
        <w:spacing w:after="0" w:line="480" w:lineRule="auto"/>
        <w:ind w:firstLine="284"/>
        <w:rPr>
          <w:rFonts w:ascii="Times New Roman" w:hAnsi="Times New Roman" w:cs="Times New Roman"/>
          <w:b/>
          <w:bCs/>
          <w:sz w:val="24"/>
          <w:szCs w:val="24"/>
          <w:u w:val="single"/>
        </w:rPr>
      </w:pPr>
      <w:r w:rsidRPr="00DA3E20">
        <w:rPr>
          <w:rFonts w:ascii="Times New Roman" w:hAnsi="Times New Roman" w:cs="Times New Roman"/>
          <w:sz w:val="24"/>
          <w:szCs w:val="24"/>
        </w:rPr>
        <w:lastRenderedPageBreak/>
        <w:t xml:space="preserve">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0045143F" w:rsidRPr="00DA3E20">
        <w:rPr>
          <w:rFonts w:ascii="Times New Roman" w:hAnsi="Times New Roman" w:cs="Times New Roman"/>
          <w:sz w:val="24"/>
          <w:szCs w:val="24"/>
        </w:rPr>
        <w:t xml:space="preserve"> in year 1</w:t>
      </w:r>
      <w:r w:rsidRPr="00DA3E20">
        <w:rPr>
          <w:rFonts w:ascii="Times New Roman" w:hAnsi="Times New Roman" w:cs="Times New Roman"/>
          <w:sz w:val="24"/>
          <w:szCs w:val="24"/>
        </w:rPr>
        <w:t>, the</w:t>
      </w:r>
      <w:r w:rsidR="00EA6683" w:rsidRPr="00DA3E20">
        <w:rPr>
          <w:rFonts w:ascii="Times New Roman" w:hAnsi="Times New Roman" w:cs="Times New Roman"/>
          <w:sz w:val="24"/>
          <w:szCs w:val="24"/>
        </w:rPr>
        <w:t xml:space="preserve"> warming/trimming</w:t>
      </w:r>
      <w:r w:rsidRPr="00DA3E20">
        <w:rPr>
          <w:rFonts w:ascii="Times New Roman" w:hAnsi="Times New Roman" w:cs="Times New Roman"/>
          <w:sz w:val="24"/>
          <w:szCs w:val="24"/>
        </w:rPr>
        <w:t xml:space="preserve"> interaction term as a whole was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w:r w:rsidRPr="00DA3E20">
        <w:rPr>
          <w:rFonts w:ascii="Times New Roman" w:hAnsi="Times New Roman" w:cs="Times New Roman"/>
          <w:i/>
          <w:iCs/>
          <w:sz w:val="24"/>
          <w:szCs w:val="24"/>
        </w:rPr>
        <w:t>χ</w:t>
      </w:r>
      <w:r w:rsidRPr="00DA3E20">
        <w:rPr>
          <w:rFonts w:ascii="Times New Roman" w:hAnsi="Times New Roman" w:cs="Times New Roman"/>
          <w:i/>
          <w:iCs/>
          <w:sz w:val="24"/>
          <w:szCs w:val="24"/>
          <w:vertAlign w:val="superscript"/>
        </w:rPr>
        <w:t>2</w:t>
      </w:r>
      <w:r w:rsidRPr="00DA3E20">
        <w:rPr>
          <w:rFonts w:ascii="Times New Roman" w:hAnsi="Times New Roman" w:cs="Times New Roman"/>
          <w:sz w:val="24"/>
          <w:szCs w:val="24"/>
        </w:rPr>
        <w:t xml:space="preserve"> = 9.295, </w:t>
      </w:r>
      <w:r w:rsidRPr="00DA3E20">
        <w:rPr>
          <w:rFonts w:ascii="Times New Roman" w:hAnsi="Times New Roman" w:cs="Times New Roman"/>
          <w:i/>
          <w:iCs/>
          <w:sz w:val="24"/>
          <w:szCs w:val="24"/>
        </w:rPr>
        <w:t>p</w:t>
      </w:r>
      <w:r w:rsidRPr="00DA3E20">
        <w:rPr>
          <w:rFonts w:ascii="Times New Roman" w:hAnsi="Times New Roman" w:cs="Times New Roman"/>
          <w:sz w:val="24"/>
          <w:szCs w:val="24"/>
        </w:rPr>
        <w:t xml:space="preserve"> = 0.026), though when looking how warming interacted with specific trimming treatments, the only significant interaction was with the 10 cm trim</w:t>
      </w:r>
      <w:r w:rsidR="0045143F" w:rsidRPr="00DA3E20">
        <w:rPr>
          <w:rFonts w:ascii="Times New Roman" w:hAnsi="Times New Roman" w:cs="Times New Roman"/>
          <w:sz w:val="24"/>
          <w:szCs w:val="24"/>
        </w:rPr>
        <w:t xml:space="preserve">; that is, comparing warmed vs </w:t>
      </w:r>
      <w:proofErr w:type="spellStart"/>
      <w:r w:rsidR="0045143F" w:rsidRPr="00DA3E20">
        <w:rPr>
          <w:rFonts w:ascii="Times New Roman" w:hAnsi="Times New Roman" w:cs="Times New Roman"/>
          <w:sz w:val="24"/>
          <w:szCs w:val="24"/>
        </w:rPr>
        <w:t>unwarmed</w:t>
      </w:r>
      <w:proofErr w:type="spellEnd"/>
      <w:r w:rsidR="0045143F" w:rsidRPr="00DA3E20">
        <w:rPr>
          <w:rFonts w:ascii="Times New Roman" w:hAnsi="Times New Roman" w:cs="Times New Roman"/>
          <w:sz w:val="24"/>
          <w:szCs w:val="24"/>
        </w:rPr>
        <w:t xml:space="preserve"> individuals both trimmed to 10 cm, warming decreased the risk of death. In the absence of warming, trimming to neither 10 nor 5 cm significantly affected risk of death</w:t>
      </w:r>
      <w:r w:rsidR="005B5899" w:rsidRPr="00DA3E20">
        <w:rPr>
          <w:rFonts w:ascii="Times New Roman" w:hAnsi="Times New Roman" w:cs="Times New Roman"/>
          <w:sz w:val="24"/>
          <w:szCs w:val="24"/>
        </w:rPr>
        <w:t>. T</w:t>
      </w:r>
      <w:r w:rsidR="0045143F" w:rsidRPr="00DA3E20">
        <w:rPr>
          <w:rFonts w:ascii="Times New Roman" w:hAnsi="Times New Roman" w:cs="Times New Roman"/>
          <w:sz w:val="24"/>
          <w:szCs w:val="24"/>
        </w:rPr>
        <w:t xml:space="preserve">rimming to 0 cm </w:t>
      </w:r>
      <w:r w:rsidR="005B5899" w:rsidRPr="00DA3E20">
        <w:rPr>
          <w:rFonts w:ascii="Times New Roman" w:hAnsi="Times New Roman" w:cs="Times New Roman"/>
          <w:sz w:val="24"/>
          <w:szCs w:val="24"/>
        </w:rPr>
        <w:t xml:space="preserve">again </w:t>
      </w:r>
      <w:r w:rsidR="0045143F" w:rsidRPr="00DA3E20">
        <w:rPr>
          <w:rFonts w:ascii="Times New Roman" w:hAnsi="Times New Roman" w:cs="Times New Roman"/>
          <w:sz w:val="24"/>
          <w:szCs w:val="24"/>
        </w:rPr>
        <w:t>substantially increased risk of death</w:t>
      </w:r>
      <w:r w:rsidR="005B5899" w:rsidRPr="00DA3E20">
        <w:rPr>
          <w:rFonts w:ascii="Times New Roman" w:hAnsi="Times New Roman" w:cs="Times New Roman"/>
          <w:sz w:val="24"/>
          <w:szCs w:val="24"/>
        </w:rPr>
        <w:t>, with no</w:t>
      </w:r>
      <w:r w:rsidR="008A2BDB" w:rsidRPr="00DA3E20">
        <w:rPr>
          <w:rFonts w:ascii="Times New Roman" w:hAnsi="Times New Roman" w:cs="Times New Roman"/>
          <w:sz w:val="24"/>
          <w:szCs w:val="24"/>
        </w:rPr>
        <w:t>ne of the</w:t>
      </w:r>
      <w:r w:rsidR="005B5899" w:rsidRPr="00DA3E20">
        <w:rPr>
          <w:rFonts w:ascii="Times New Roman" w:hAnsi="Times New Roman" w:cs="Times New Roman"/>
          <w:sz w:val="24"/>
          <w:szCs w:val="24"/>
        </w:rPr>
        <w:t xml:space="preserve"> individuals </w:t>
      </w:r>
      <w:r w:rsidR="008A2BDB" w:rsidRPr="00DA3E20">
        <w:rPr>
          <w:rFonts w:ascii="Times New Roman" w:hAnsi="Times New Roman" w:cs="Times New Roman"/>
          <w:sz w:val="24"/>
          <w:szCs w:val="24"/>
        </w:rPr>
        <w:t xml:space="preserve">that experienced this treatment </w:t>
      </w:r>
      <w:r w:rsidR="005B5899" w:rsidRPr="00DA3E20">
        <w:rPr>
          <w:rFonts w:ascii="Times New Roman" w:hAnsi="Times New Roman" w:cs="Times New Roman"/>
          <w:sz w:val="24"/>
          <w:szCs w:val="24"/>
        </w:rPr>
        <w:t>surviving beyond 6 weeks</w:t>
      </w:r>
      <w:r w:rsidR="0045143F" w:rsidRPr="00DA3E20">
        <w:rPr>
          <w:rFonts w:ascii="Times New Roman" w:hAnsi="Times New Roman" w:cs="Times New Roman"/>
          <w:sz w:val="24"/>
          <w:szCs w:val="24"/>
        </w:rPr>
        <w:t xml:space="preserve">. For </w:t>
      </w:r>
      <w:r w:rsidR="0045143F" w:rsidRPr="00DA3E20">
        <w:rPr>
          <w:rFonts w:ascii="Times New Roman" w:hAnsi="Times New Roman" w:cs="Times New Roman"/>
          <w:i/>
          <w:iCs/>
          <w:sz w:val="24"/>
          <w:szCs w:val="24"/>
        </w:rPr>
        <w:t xml:space="preserve">C. </w:t>
      </w:r>
      <w:proofErr w:type="spellStart"/>
      <w:r w:rsidR="0045143F" w:rsidRPr="00DA3E20">
        <w:rPr>
          <w:rFonts w:ascii="Times New Roman" w:hAnsi="Times New Roman" w:cs="Times New Roman"/>
          <w:i/>
          <w:iCs/>
          <w:sz w:val="24"/>
          <w:szCs w:val="24"/>
        </w:rPr>
        <w:t>acanthoides</w:t>
      </w:r>
      <w:proofErr w:type="spellEnd"/>
      <w:r w:rsidR="0045143F" w:rsidRPr="00DA3E20">
        <w:rPr>
          <w:rFonts w:ascii="Times New Roman" w:hAnsi="Times New Roman" w:cs="Times New Roman"/>
          <w:sz w:val="24"/>
          <w:szCs w:val="24"/>
        </w:rPr>
        <w:t xml:space="preserve"> in year 2, </w:t>
      </w:r>
      <w:r w:rsidR="00EA6683" w:rsidRPr="00DA3E20">
        <w:rPr>
          <w:rFonts w:ascii="Times New Roman" w:hAnsi="Times New Roman" w:cs="Times New Roman"/>
          <w:sz w:val="24"/>
          <w:szCs w:val="24"/>
        </w:rPr>
        <w:t xml:space="preserve">the </w:t>
      </w:r>
      <w:r w:rsidR="005B5899" w:rsidRPr="00DA3E20">
        <w:rPr>
          <w:rFonts w:ascii="Times New Roman" w:hAnsi="Times New Roman" w:cs="Times New Roman"/>
          <w:sz w:val="24"/>
          <w:szCs w:val="24"/>
        </w:rPr>
        <w:t>effects of warming/trimming interactions on the risk of death were not significant (</w:t>
      </w:r>
      <w:proofErr w:type="spellStart"/>
      <w:r w:rsidR="005B5899" w:rsidRPr="00DA3E20">
        <w:rPr>
          <w:rFonts w:ascii="Times New Roman" w:hAnsi="Times New Roman" w:cs="Times New Roman"/>
          <w:sz w:val="24"/>
          <w:szCs w:val="24"/>
        </w:rPr>
        <w:t>d.f.</w:t>
      </w:r>
      <w:proofErr w:type="spellEnd"/>
      <w:r w:rsidR="005B5899" w:rsidRPr="00DA3E20">
        <w:rPr>
          <w:rFonts w:ascii="Times New Roman" w:hAnsi="Times New Roman" w:cs="Times New Roman"/>
          <w:sz w:val="24"/>
          <w:szCs w:val="24"/>
        </w:rPr>
        <w:t xml:space="preserve"> = 3, </w:t>
      </w:r>
      <w:r w:rsidR="005B5899" w:rsidRPr="00DA3E20">
        <w:rPr>
          <w:rFonts w:ascii="Times New Roman" w:hAnsi="Times New Roman" w:cs="Times New Roman"/>
          <w:i/>
          <w:iCs/>
          <w:sz w:val="24"/>
          <w:szCs w:val="24"/>
        </w:rPr>
        <w:t>χ</w:t>
      </w:r>
      <w:r w:rsidR="005B5899" w:rsidRPr="00DA3E20">
        <w:rPr>
          <w:rFonts w:ascii="Times New Roman" w:hAnsi="Times New Roman" w:cs="Times New Roman"/>
          <w:i/>
          <w:iCs/>
          <w:sz w:val="24"/>
          <w:szCs w:val="24"/>
          <w:vertAlign w:val="superscript"/>
        </w:rPr>
        <w:t>2</w:t>
      </w:r>
      <w:r w:rsidR="005B5899" w:rsidRPr="00DA3E20">
        <w:rPr>
          <w:rFonts w:ascii="Times New Roman" w:hAnsi="Times New Roman" w:cs="Times New Roman"/>
          <w:sz w:val="24"/>
          <w:szCs w:val="24"/>
        </w:rPr>
        <w:t xml:space="preserve"> = 1.558, </w:t>
      </w:r>
      <w:r w:rsidR="005B5899" w:rsidRPr="00DA3E20">
        <w:rPr>
          <w:rFonts w:ascii="Times New Roman" w:hAnsi="Times New Roman" w:cs="Times New Roman"/>
          <w:i/>
          <w:iCs/>
          <w:sz w:val="24"/>
          <w:szCs w:val="24"/>
        </w:rPr>
        <w:t>p</w:t>
      </w:r>
      <w:r w:rsidR="005B5899" w:rsidRPr="00DA3E20">
        <w:rPr>
          <w:rFonts w:ascii="Times New Roman" w:hAnsi="Times New Roman" w:cs="Times New Roman"/>
          <w:sz w:val="24"/>
          <w:szCs w:val="24"/>
        </w:rPr>
        <w:t xml:space="preserve"> = 0.459). Neither warming nor the 10 cm and 5 cm trims significantly affected risk of death.</w:t>
      </w:r>
      <w:r w:rsidR="00067CE0" w:rsidRPr="00DA3E20">
        <w:rPr>
          <w:rFonts w:ascii="Times New Roman" w:hAnsi="Times New Roman" w:cs="Times New Roman"/>
          <w:sz w:val="24"/>
          <w:szCs w:val="24"/>
        </w:rPr>
        <w:t xml:space="preserve"> Treatment effects on the risk of death for both </w:t>
      </w:r>
      <w:r w:rsidR="00067CE0" w:rsidRPr="00DA3E20">
        <w:rPr>
          <w:rFonts w:ascii="Times New Roman" w:hAnsi="Times New Roman" w:cs="Times New Roman"/>
          <w:i/>
          <w:iCs/>
          <w:sz w:val="24"/>
          <w:szCs w:val="24"/>
        </w:rPr>
        <w:t>C. nutans</w:t>
      </w:r>
      <w:r w:rsidR="00067CE0" w:rsidRPr="00DA3E20">
        <w:rPr>
          <w:rFonts w:ascii="Times New Roman" w:hAnsi="Times New Roman" w:cs="Times New Roman"/>
          <w:sz w:val="24"/>
          <w:szCs w:val="24"/>
        </w:rPr>
        <w:t xml:space="preserve"> and </w:t>
      </w:r>
      <w:r w:rsidR="00067CE0" w:rsidRPr="00DA3E20">
        <w:rPr>
          <w:rFonts w:ascii="Times New Roman" w:hAnsi="Times New Roman" w:cs="Times New Roman"/>
          <w:i/>
          <w:iCs/>
          <w:sz w:val="24"/>
          <w:szCs w:val="24"/>
        </w:rPr>
        <w:t xml:space="preserve">C. </w:t>
      </w:r>
      <w:proofErr w:type="spellStart"/>
      <w:r w:rsidR="00067CE0" w:rsidRPr="00DA3E20">
        <w:rPr>
          <w:rFonts w:ascii="Times New Roman" w:hAnsi="Times New Roman" w:cs="Times New Roman"/>
          <w:i/>
          <w:iCs/>
          <w:sz w:val="24"/>
          <w:szCs w:val="24"/>
        </w:rPr>
        <w:t>acanthoides</w:t>
      </w:r>
      <w:proofErr w:type="spellEnd"/>
      <w:r w:rsidR="00067CE0" w:rsidRPr="00DA3E20">
        <w:rPr>
          <w:rFonts w:ascii="Times New Roman" w:hAnsi="Times New Roman" w:cs="Times New Roman"/>
          <w:sz w:val="24"/>
          <w:szCs w:val="24"/>
        </w:rPr>
        <w:t>, as estimated by the Cox models, are shown in detail in Table 3.</w:t>
      </w:r>
    </w:p>
    <w:p w14:paraId="2C92C634" w14:textId="77777777" w:rsidR="00E07499" w:rsidRPr="00DA3E20" w:rsidRDefault="00E07499"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Discussion</w:t>
      </w:r>
    </w:p>
    <w:p w14:paraId="1557798E" w14:textId="7B71EB83" w:rsidR="00956C45" w:rsidRPr="00DA3E20" w:rsidRDefault="00362899" w:rsidP="00122838">
      <w:pPr>
        <w:spacing w:after="0" w:line="480" w:lineRule="auto"/>
        <w:ind w:firstLine="284"/>
        <w:rPr>
          <w:rFonts w:ascii="Times New Roman" w:hAnsi="Times New Roman" w:cs="Times New Roman"/>
          <w:sz w:val="24"/>
          <w:szCs w:val="24"/>
        </w:rPr>
      </w:pPr>
      <w:commentRangeStart w:id="263"/>
      <w:commentRangeStart w:id="264"/>
      <w:commentRangeStart w:id="265"/>
      <w:r w:rsidRPr="00DA3E20">
        <w:rPr>
          <w:rFonts w:ascii="Times New Roman" w:hAnsi="Times New Roman" w:cs="Times New Roman"/>
          <w:sz w:val="24"/>
          <w:szCs w:val="24"/>
        </w:rPr>
        <w:t>I</w:t>
      </w:r>
      <w:r w:rsidR="00956C45" w:rsidRPr="00DA3E20">
        <w:rPr>
          <w:rFonts w:ascii="Times New Roman" w:hAnsi="Times New Roman" w:cs="Times New Roman"/>
          <w:sz w:val="24"/>
          <w:szCs w:val="24"/>
        </w:rPr>
        <w:t>nvasive species are</w:t>
      </w:r>
      <w:r w:rsidRPr="00DA3E20">
        <w:rPr>
          <w:rFonts w:ascii="Times New Roman" w:hAnsi="Times New Roman" w:cs="Times New Roman"/>
          <w:sz w:val="24"/>
          <w:szCs w:val="24"/>
        </w:rPr>
        <w:t xml:space="preserve"> often</w:t>
      </w:r>
      <w:r w:rsidR="00956C45" w:rsidRPr="00DA3E20">
        <w:rPr>
          <w:rFonts w:ascii="Times New Roman" w:hAnsi="Times New Roman" w:cs="Times New Roman"/>
          <w:sz w:val="24"/>
          <w:szCs w:val="24"/>
        </w:rPr>
        <w:t xml:space="preserve"> disturbance</w:t>
      </w:r>
      <w:r w:rsidRPr="00DA3E20">
        <w:rPr>
          <w:rFonts w:ascii="Times New Roman" w:hAnsi="Times New Roman" w:cs="Times New Roman"/>
          <w:sz w:val="24"/>
          <w:szCs w:val="24"/>
        </w:rPr>
        <w:t>-</w:t>
      </w:r>
      <w:r w:rsidR="00956C45" w:rsidRPr="00DA3E20">
        <w:rPr>
          <w:rFonts w:ascii="Times New Roman" w:hAnsi="Times New Roman" w:cs="Times New Roman"/>
          <w:sz w:val="24"/>
          <w:szCs w:val="24"/>
        </w:rPr>
        <w:t>adapte</w:t>
      </w:r>
      <w:r w:rsidRPr="00DA3E20">
        <w:rPr>
          <w:rFonts w:ascii="Times New Roman" w:hAnsi="Times New Roman" w:cs="Times New Roman"/>
          <w:sz w:val="24"/>
          <w:szCs w:val="24"/>
        </w:rPr>
        <w:t>d; this includes not only natural disturbances but</w:t>
      </w:r>
      <w:r w:rsidR="00B04A3F" w:rsidRPr="00DA3E20">
        <w:rPr>
          <w:rFonts w:ascii="Times New Roman" w:hAnsi="Times New Roman" w:cs="Times New Roman"/>
          <w:sz w:val="24"/>
          <w:szCs w:val="24"/>
        </w:rPr>
        <w:t>,</w:t>
      </w:r>
      <w:r w:rsidRPr="00DA3E20">
        <w:rPr>
          <w:rFonts w:ascii="Times New Roman" w:hAnsi="Times New Roman" w:cs="Times New Roman"/>
          <w:sz w:val="24"/>
          <w:szCs w:val="24"/>
        </w:rPr>
        <w:t xml:space="preserve"> unfortunately, </w:t>
      </w:r>
      <w:r w:rsidR="00956C45" w:rsidRPr="00DA3E20">
        <w:rPr>
          <w:rFonts w:ascii="Times New Roman" w:hAnsi="Times New Roman" w:cs="Times New Roman"/>
          <w:sz w:val="24"/>
          <w:szCs w:val="24"/>
        </w:rPr>
        <w:t>the disturbances we apply as part of management regimes</w:t>
      </w:r>
      <w:r w:rsidR="00B04A3F" w:rsidRPr="00DA3E20">
        <w:rPr>
          <w:rFonts w:ascii="Times New Roman" w:hAnsi="Times New Roman" w:cs="Times New Roman"/>
          <w:sz w:val="24"/>
          <w:szCs w:val="24"/>
        </w:rPr>
        <w:t xml:space="preserve">, </w:t>
      </w:r>
      <w:r w:rsidR="00E23A02" w:rsidRPr="00DA3E20">
        <w:rPr>
          <w:rFonts w:ascii="Times New Roman" w:hAnsi="Times New Roman" w:cs="Times New Roman"/>
          <w:sz w:val="24"/>
          <w:szCs w:val="24"/>
        </w:rPr>
        <w:t>which</w:t>
      </w:r>
      <w:r w:rsidR="00B04A3F" w:rsidRPr="00DA3E20">
        <w:rPr>
          <w:rFonts w:ascii="Times New Roman" w:hAnsi="Times New Roman" w:cs="Times New Roman"/>
          <w:sz w:val="24"/>
          <w:szCs w:val="24"/>
        </w:rPr>
        <w:t xml:space="preserve"> can make effective management of these species challenging</w:t>
      </w:r>
      <w:r w:rsidR="00956C45" w:rsidRPr="00DA3E20">
        <w:rPr>
          <w:rFonts w:ascii="Times New Roman" w:hAnsi="Times New Roman" w:cs="Times New Roman"/>
          <w:sz w:val="24"/>
          <w:szCs w:val="24"/>
        </w:rPr>
        <w:t>.</w:t>
      </w:r>
      <w:r w:rsidR="00B04A3F" w:rsidRPr="00DA3E20">
        <w:rPr>
          <w:rFonts w:ascii="Times New Roman" w:hAnsi="Times New Roman" w:cs="Times New Roman"/>
          <w:sz w:val="24"/>
          <w:szCs w:val="24"/>
        </w:rPr>
        <w:t xml:space="preserve"> </w:t>
      </w:r>
      <w:commentRangeEnd w:id="263"/>
      <w:r w:rsidR="008214E2" w:rsidRPr="00DA3E20">
        <w:rPr>
          <w:rStyle w:val="CommentReference"/>
        </w:rPr>
        <w:commentReference w:id="263"/>
      </w:r>
      <w:commentRangeEnd w:id="264"/>
      <w:r w:rsidR="00DD4163" w:rsidRPr="00DA3E20">
        <w:rPr>
          <w:rStyle w:val="CommentReference"/>
        </w:rPr>
        <w:commentReference w:id="264"/>
      </w:r>
      <w:commentRangeEnd w:id="265"/>
      <w:r w:rsidR="00B05E79">
        <w:rPr>
          <w:rStyle w:val="CommentReference"/>
        </w:rPr>
        <w:commentReference w:id="265"/>
      </w:r>
      <w:r w:rsidR="002C5787" w:rsidRPr="00DA3E20">
        <w:rPr>
          <w:rFonts w:ascii="Times New Roman" w:hAnsi="Times New Roman" w:cs="Times New Roman"/>
          <w:sz w:val="24"/>
          <w:szCs w:val="24"/>
        </w:rPr>
        <w:t>G</w:t>
      </w:r>
      <w:r w:rsidR="00B04A3F" w:rsidRPr="00DA3E20">
        <w:rPr>
          <w:rFonts w:ascii="Times New Roman" w:hAnsi="Times New Roman" w:cs="Times New Roman"/>
          <w:sz w:val="24"/>
          <w:szCs w:val="24"/>
        </w:rPr>
        <w:t xml:space="preserve">lobal change, including climate change, may also </w:t>
      </w:r>
      <w:r w:rsidR="002C5787" w:rsidRPr="00DA3E20">
        <w:rPr>
          <w:rFonts w:ascii="Times New Roman" w:hAnsi="Times New Roman" w:cs="Times New Roman"/>
          <w:sz w:val="24"/>
          <w:szCs w:val="24"/>
        </w:rPr>
        <w:t xml:space="preserve">act as a source of disturbance to which these species </w:t>
      </w:r>
      <w:r w:rsidR="00BF57BC" w:rsidRPr="00DA3E20">
        <w:rPr>
          <w:rFonts w:ascii="Times New Roman" w:hAnsi="Times New Roman" w:cs="Times New Roman"/>
          <w:sz w:val="24"/>
          <w:szCs w:val="24"/>
        </w:rPr>
        <w:t>may be</w:t>
      </w:r>
      <w:r w:rsidR="002C5787" w:rsidRPr="00DA3E20">
        <w:rPr>
          <w:rFonts w:ascii="Times New Roman" w:hAnsi="Times New Roman" w:cs="Times New Roman"/>
          <w:sz w:val="24"/>
          <w:szCs w:val="24"/>
        </w:rPr>
        <w:t xml:space="preserve"> tolerant, and </w:t>
      </w:r>
      <w:r w:rsidR="00547198" w:rsidRPr="00DA3E20">
        <w:rPr>
          <w:rFonts w:ascii="Times New Roman" w:hAnsi="Times New Roman" w:cs="Times New Roman"/>
          <w:sz w:val="24"/>
          <w:szCs w:val="24"/>
        </w:rPr>
        <w:t>can</w:t>
      </w:r>
      <w:r w:rsidR="00E23A02" w:rsidRPr="00DA3E20">
        <w:rPr>
          <w:rFonts w:ascii="Times New Roman" w:hAnsi="Times New Roman" w:cs="Times New Roman"/>
          <w:sz w:val="24"/>
          <w:szCs w:val="24"/>
        </w:rPr>
        <w:t xml:space="preserve"> even</w:t>
      </w:r>
      <w:r w:rsidR="002C5787" w:rsidRPr="00DA3E20">
        <w:rPr>
          <w:rFonts w:ascii="Times New Roman" w:hAnsi="Times New Roman" w:cs="Times New Roman"/>
          <w:sz w:val="24"/>
          <w:szCs w:val="24"/>
        </w:rPr>
        <w:t xml:space="preserve"> promote</w:t>
      </w:r>
      <w:r w:rsidR="00B04A3F" w:rsidRPr="00DA3E20">
        <w:rPr>
          <w:rFonts w:ascii="Times New Roman" w:hAnsi="Times New Roman" w:cs="Times New Roman"/>
          <w:sz w:val="24"/>
          <w:szCs w:val="24"/>
        </w:rPr>
        <w:t xml:space="preserve"> the</w:t>
      </w:r>
      <w:r w:rsidR="002C5787" w:rsidRPr="00DA3E20">
        <w:rPr>
          <w:rFonts w:ascii="Times New Roman" w:hAnsi="Times New Roman" w:cs="Times New Roman"/>
          <w:sz w:val="24"/>
          <w:szCs w:val="24"/>
        </w:rPr>
        <w:t>ir</w:t>
      </w:r>
      <w:r w:rsidR="00B04A3F" w:rsidRPr="00DA3E20">
        <w:rPr>
          <w:rFonts w:ascii="Times New Roman" w:hAnsi="Times New Roman" w:cs="Times New Roman"/>
          <w:sz w:val="24"/>
          <w:szCs w:val="24"/>
        </w:rPr>
        <w:t xml:space="preserve"> growth and spread. </w:t>
      </w:r>
      <w:r w:rsidR="00BF57BC" w:rsidRPr="00DA3E20">
        <w:rPr>
          <w:rFonts w:ascii="Times New Roman" w:hAnsi="Times New Roman" w:cs="Times New Roman"/>
          <w:sz w:val="24"/>
          <w:szCs w:val="24"/>
        </w:rPr>
        <w:t>Furthermore, d</w:t>
      </w:r>
      <w:r w:rsidR="002C5787" w:rsidRPr="00DA3E20">
        <w:rPr>
          <w:rFonts w:ascii="Times New Roman" w:hAnsi="Times New Roman" w:cs="Times New Roman"/>
          <w:sz w:val="24"/>
          <w:szCs w:val="24"/>
        </w:rPr>
        <w:t xml:space="preserve">isturbances from both management and climate change </w:t>
      </w:r>
      <w:r w:rsidR="00BF57BC" w:rsidRPr="00DA3E20">
        <w:rPr>
          <w:rFonts w:ascii="Times New Roman" w:hAnsi="Times New Roman" w:cs="Times New Roman"/>
          <w:sz w:val="24"/>
          <w:szCs w:val="24"/>
        </w:rPr>
        <w:t>may</w:t>
      </w:r>
      <w:r w:rsidR="002C5787" w:rsidRPr="00DA3E20">
        <w:rPr>
          <w:rFonts w:ascii="Times New Roman" w:hAnsi="Times New Roman" w:cs="Times New Roman"/>
          <w:sz w:val="24"/>
          <w:szCs w:val="24"/>
        </w:rPr>
        <w:t xml:space="preserve"> interact, </w:t>
      </w:r>
      <w:r w:rsidR="00E23A02" w:rsidRPr="00DA3E20">
        <w:rPr>
          <w:rFonts w:ascii="Times New Roman" w:hAnsi="Times New Roman" w:cs="Times New Roman"/>
          <w:sz w:val="24"/>
          <w:szCs w:val="24"/>
        </w:rPr>
        <w:t>in many cases reducing the effectiveness of management regimes</w:t>
      </w:r>
      <w:r w:rsidRPr="00DA3E20">
        <w:rPr>
          <w:rFonts w:ascii="Times New Roman" w:hAnsi="Times New Roman" w:cs="Times New Roman"/>
          <w:sz w:val="24"/>
          <w:szCs w:val="24"/>
        </w:rPr>
        <w:t>.</w:t>
      </w:r>
      <w:r w:rsidR="00BF57BC" w:rsidRPr="00DA3E20">
        <w:rPr>
          <w:rFonts w:ascii="Times New Roman" w:hAnsi="Times New Roman" w:cs="Times New Roman"/>
          <w:sz w:val="24"/>
          <w:szCs w:val="24"/>
        </w:rPr>
        <w:t xml:space="preserve"> </w:t>
      </w:r>
      <w:r w:rsidR="00E23A02" w:rsidRPr="00DA3E20">
        <w:rPr>
          <w:rFonts w:ascii="Times New Roman" w:hAnsi="Times New Roman" w:cs="Times New Roman"/>
          <w:sz w:val="24"/>
          <w:szCs w:val="24"/>
        </w:rPr>
        <w:t xml:space="preserve">Though studying these interactions </w:t>
      </w:r>
      <w:r w:rsidR="00547198" w:rsidRPr="00DA3E20">
        <w:rPr>
          <w:rFonts w:ascii="Times New Roman" w:hAnsi="Times New Roman" w:cs="Times New Roman"/>
          <w:sz w:val="24"/>
          <w:szCs w:val="24"/>
        </w:rPr>
        <w:t>can</w:t>
      </w:r>
      <w:r w:rsidR="00E23A02" w:rsidRPr="00DA3E20">
        <w:rPr>
          <w:rFonts w:ascii="Times New Roman" w:hAnsi="Times New Roman" w:cs="Times New Roman"/>
          <w:sz w:val="24"/>
          <w:szCs w:val="24"/>
        </w:rPr>
        <w:t xml:space="preserve"> be challenging, they may help provide critical insights on how to better tailor management regimes to their target species when said species</w:t>
      </w:r>
      <w:r w:rsidR="006052AA" w:rsidRPr="00DA3E20">
        <w:rPr>
          <w:rFonts w:ascii="Times New Roman" w:hAnsi="Times New Roman" w:cs="Times New Roman"/>
          <w:sz w:val="24"/>
          <w:szCs w:val="24"/>
        </w:rPr>
        <w:t xml:space="preserve"> may be harder to control in future climates</w:t>
      </w:r>
      <w:r w:rsidR="00BF57BC" w:rsidRPr="00DA3E20">
        <w:rPr>
          <w:rFonts w:ascii="Times New Roman" w:hAnsi="Times New Roman" w:cs="Times New Roman"/>
          <w:sz w:val="24"/>
          <w:szCs w:val="24"/>
        </w:rPr>
        <w:t>.</w:t>
      </w:r>
      <w:r w:rsidRPr="00DA3E20">
        <w:rPr>
          <w:rFonts w:ascii="Times New Roman" w:hAnsi="Times New Roman" w:cs="Times New Roman"/>
          <w:sz w:val="24"/>
          <w:szCs w:val="24"/>
        </w:rPr>
        <w:t xml:space="preserve"> Here, we</w:t>
      </w:r>
      <w:r w:rsidR="006052AA" w:rsidRPr="00DA3E20">
        <w:rPr>
          <w:rFonts w:ascii="Times New Roman" w:hAnsi="Times New Roman" w:cs="Times New Roman"/>
          <w:sz w:val="24"/>
          <w:szCs w:val="24"/>
        </w:rPr>
        <w:t xml:space="preserve"> investigate</w:t>
      </w:r>
      <w:r w:rsidR="008214E2" w:rsidRPr="00DA3E20">
        <w:rPr>
          <w:rFonts w:ascii="Times New Roman" w:hAnsi="Times New Roman" w:cs="Times New Roman"/>
          <w:sz w:val="24"/>
          <w:szCs w:val="24"/>
        </w:rPr>
        <w:t>d</w:t>
      </w:r>
      <w:r w:rsidR="006052AA" w:rsidRPr="00DA3E20">
        <w:rPr>
          <w:rFonts w:ascii="Times New Roman" w:hAnsi="Times New Roman" w:cs="Times New Roman"/>
          <w:sz w:val="24"/>
          <w:szCs w:val="24"/>
        </w:rPr>
        <w:t xml:space="preserve"> such an interaction by</w:t>
      </w:r>
      <w:r w:rsidRPr="00DA3E20">
        <w:rPr>
          <w:rFonts w:ascii="Times New Roman" w:hAnsi="Times New Roman" w:cs="Times New Roman"/>
          <w:sz w:val="24"/>
          <w:szCs w:val="24"/>
        </w:rPr>
        <w:t xml:space="preserve"> </w:t>
      </w:r>
      <w:r w:rsidR="00BF57BC" w:rsidRPr="00DA3E20">
        <w:rPr>
          <w:rFonts w:ascii="Times New Roman" w:hAnsi="Times New Roman" w:cs="Times New Roman"/>
          <w:sz w:val="24"/>
          <w:szCs w:val="24"/>
        </w:rPr>
        <w:t>examin</w:t>
      </w:r>
      <w:r w:rsidR="006052AA" w:rsidRPr="00DA3E20">
        <w:rPr>
          <w:rFonts w:ascii="Times New Roman" w:hAnsi="Times New Roman" w:cs="Times New Roman"/>
          <w:sz w:val="24"/>
          <w:szCs w:val="24"/>
        </w:rPr>
        <w:t>ing</w:t>
      </w:r>
      <w:r w:rsidR="00BF57BC" w:rsidRPr="00DA3E20">
        <w:rPr>
          <w:rFonts w:ascii="Times New Roman" w:hAnsi="Times New Roman" w:cs="Times New Roman"/>
          <w:sz w:val="24"/>
          <w:szCs w:val="24"/>
        </w:rPr>
        <w:t xml:space="preserve"> the extent to which</w:t>
      </w:r>
      <w:r w:rsidRPr="00DA3E20">
        <w:rPr>
          <w:rFonts w:ascii="Times New Roman" w:hAnsi="Times New Roman" w:cs="Times New Roman"/>
          <w:sz w:val="24"/>
          <w:szCs w:val="24"/>
        </w:rPr>
        <w:t xml:space="preserve"> </w:t>
      </w:r>
      <w:r w:rsidR="006052AA" w:rsidRPr="00DA3E20">
        <w:rPr>
          <w:rFonts w:ascii="Times New Roman" w:hAnsi="Times New Roman" w:cs="Times New Roman"/>
          <w:sz w:val="24"/>
          <w:szCs w:val="24"/>
        </w:rPr>
        <w:t>increased growing temperatures</w:t>
      </w:r>
      <w:r w:rsidR="00BF57BC" w:rsidRPr="00DA3E20">
        <w:rPr>
          <w:rFonts w:ascii="Times New Roman" w:hAnsi="Times New Roman" w:cs="Times New Roman"/>
          <w:sz w:val="24"/>
          <w:szCs w:val="24"/>
        </w:rPr>
        <w:t xml:space="preserve"> impact </w:t>
      </w:r>
      <w:r w:rsidR="006052AA" w:rsidRPr="00DA3E20">
        <w:rPr>
          <w:rFonts w:ascii="Times New Roman" w:hAnsi="Times New Roman" w:cs="Times New Roman"/>
          <w:sz w:val="24"/>
          <w:szCs w:val="24"/>
        </w:rPr>
        <w:t>the effectiveness of a mowing-based management regime</w:t>
      </w:r>
      <w:r w:rsidR="00BF57BC" w:rsidRPr="00DA3E20">
        <w:rPr>
          <w:rFonts w:ascii="Times New Roman" w:hAnsi="Times New Roman" w:cs="Times New Roman"/>
          <w:sz w:val="24"/>
          <w:szCs w:val="24"/>
        </w:rPr>
        <w:t xml:space="preserve"> using</w:t>
      </w:r>
      <w:r w:rsidRPr="00DA3E20">
        <w:rPr>
          <w:rFonts w:ascii="Times New Roman" w:hAnsi="Times New Roman" w:cs="Times New Roman"/>
          <w:sz w:val="24"/>
          <w:szCs w:val="24"/>
        </w:rPr>
        <w:t xml:space="preserve"> two </w:t>
      </w:r>
      <w:r w:rsidR="00DD4163" w:rsidRPr="00DA3E20">
        <w:rPr>
          <w:rFonts w:ascii="Times New Roman" w:hAnsi="Times New Roman" w:cs="Times New Roman"/>
          <w:sz w:val="24"/>
          <w:szCs w:val="24"/>
        </w:rPr>
        <w:t xml:space="preserve">widespread, common, invasive plant </w:t>
      </w:r>
      <w:r w:rsidRPr="00DA3E20">
        <w:rPr>
          <w:rFonts w:ascii="Times New Roman" w:hAnsi="Times New Roman" w:cs="Times New Roman"/>
          <w:sz w:val="24"/>
          <w:szCs w:val="24"/>
        </w:rPr>
        <w:t>species.</w:t>
      </w:r>
    </w:p>
    <w:p w14:paraId="3120B881" w14:textId="6B60D144" w:rsidR="00EC353A" w:rsidRPr="00DA3E20" w:rsidRDefault="009205A7" w:rsidP="00122838">
      <w:pPr>
        <w:spacing w:after="0" w:line="480" w:lineRule="auto"/>
        <w:ind w:firstLine="284"/>
        <w:rPr>
          <w:rFonts w:ascii="Times New Roman" w:hAnsi="Times New Roman" w:cs="Times New Roman"/>
          <w:sz w:val="24"/>
          <w:szCs w:val="24"/>
          <w:highlight w:val="yellow"/>
        </w:rPr>
      </w:pPr>
      <w:commentRangeStart w:id="266"/>
      <w:commentRangeStart w:id="267"/>
      <w:r w:rsidRPr="00DA3E20">
        <w:rPr>
          <w:rFonts w:ascii="Times New Roman" w:hAnsi="Times New Roman" w:cs="Times New Roman"/>
          <w:sz w:val="24"/>
          <w:szCs w:val="24"/>
        </w:rPr>
        <w:lastRenderedPageBreak/>
        <w:t>Our</w:t>
      </w:r>
      <w:commentRangeEnd w:id="266"/>
      <w:r w:rsidR="008F6444" w:rsidRPr="00DA3E20">
        <w:rPr>
          <w:rStyle w:val="CommentReference"/>
        </w:rPr>
        <w:commentReference w:id="266"/>
      </w:r>
      <w:commentRangeEnd w:id="267"/>
      <w:r w:rsidR="00956C45" w:rsidRPr="00DA3E20">
        <w:rPr>
          <w:rStyle w:val="CommentReference"/>
        </w:rPr>
        <w:commentReference w:id="267"/>
      </w:r>
      <w:r w:rsidRPr="00DA3E20">
        <w:rPr>
          <w:rFonts w:ascii="Times New Roman" w:hAnsi="Times New Roman" w:cs="Times New Roman"/>
          <w:sz w:val="24"/>
          <w:szCs w:val="24"/>
        </w:rPr>
        <w:t xml:space="preserve"> results indicate that</w:t>
      </w:r>
      <w:r w:rsidR="00EC353A" w:rsidRPr="00DA3E20">
        <w:rPr>
          <w:rFonts w:ascii="Times New Roman" w:hAnsi="Times New Roman" w:cs="Times New Roman"/>
          <w:sz w:val="24"/>
          <w:szCs w:val="24"/>
        </w:rPr>
        <w:t xml:space="preserve"> </w:t>
      </w:r>
      <w:r w:rsidR="00EC353A" w:rsidRPr="00DA3E20">
        <w:rPr>
          <w:rFonts w:ascii="Times New Roman" w:hAnsi="Times New Roman" w:cs="Times New Roman"/>
          <w:i/>
          <w:iCs/>
          <w:sz w:val="24"/>
          <w:szCs w:val="24"/>
        </w:rPr>
        <w:t>C. nutans</w:t>
      </w:r>
      <w:r w:rsidR="00EC353A" w:rsidRPr="00DA3E20">
        <w:rPr>
          <w:rFonts w:ascii="Times New Roman" w:hAnsi="Times New Roman" w:cs="Times New Roman"/>
          <w:sz w:val="24"/>
          <w:szCs w:val="24"/>
        </w:rPr>
        <w:t xml:space="preserve"> and </w:t>
      </w:r>
      <w:r w:rsidR="00EC353A" w:rsidRPr="00DA3E20">
        <w:rPr>
          <w:rFonts w:ascii="Times New Roman" w:hAnsi="Times New Roman" w:cs="Times New Roman"/>
          <w:i/>
          <w:iCs/>
          <w:sz w:val="24"/>
          <w:szCs w:val="24"/>
        </w:rPr>
        <w:t xml:space="preserve">C. </w:t>
      </w:r>
      <w:proofErr w:type="spellStart"/>
      <w:r w:rsidR="00EC353A" w:rsidRPr="00DA3E20">
        <w:rPr>
          <w:rFonts w:ascii="Times New Roman" w:hAnsi="Times New Roman" w:cs="Times New Roman"/>
          <w:i/>
          <w:iCs/>
          <w:sz w:val="24"/>
          <w:szCs w:val="24"/>
        </w:rPr>
        <w:t>acanthoides</w:t>
      </w:r>
      <w:proofErr w:type="spellEnd"/>
      <w:r w:rsidR="00EC353A" w:rsidRPr="00DA3E20">
        <w:rPr>
          <w:rFonts w:ascii="Times New Roman" w:hAnsi="Times New Roman" w:cs="Times New Roman"/>
          <w:sz w:val="24"/>
          <w:szCs w:val="24"/>
        </w:rPr>
        <w:t xml:space="preserve"> display a high degree of tolerance to mechanical damage, with </w:t>
      </w:r>
      <w:r w:rsidRPr="00DA3E20">
        <w:rPr>
          <w:rFonts w:ascii="Times New Roman" w:hAnsi="Times New Roman" w:cs="Times New Roman"/>
          <w:sz w:val="24"/>
          <w:szCs w:val="24"/>
        </w:rPr>
        <w:t xml:space="preserve">most individuals </w:t>
      </w:r>
      <w:r w:rsidR="00EC353A" w:rsidRPr="00DA3E20">
        <w:rPr>
          <w:rFonts w:ascii="Times New Roman" w:hAnsi="Times New Roman" w:cs="Times New Roman"/>
          <w:sz w:val="24"/>
          <w:szCs w:val="24"/>
        </w:rPr>
        <w:t xml:space="preserve">continuing to survive and regrow lost biomass </w:t>
      </w:r>
      <w:r w:rsidR="008F6444" w:rsidRPr="00DA3E20">
        <w:rPr>
          <w:rFonts w:ascii="Times New Roman" w:hAnsi="Times New Roman" w:cs="Times New Roman"/>
          <w:sz w:val="24"/>
          <w:szCs w:val="24"/>
        </w:rPr>
        <w:t xml:space="preserve">even </w:t>
      </w:r>
      <w:r w:rsidR="00EC353A" w:rsidRPr="00DA3E20">
        <w:rPr>
          <w:rFonts w:ascii="Times New Roman" w:hAnsi="Times New Roman" w:cs="Times New Roman"/>
          <w:sz w:val="24"/>
          <w:szCs w:val="24"/>
        </w:rPr>
        <w:t>after many disturbance events</w:t>
      </w:r>
      <w:r w:rsidRPr="00DA3E20">
        <w:rPr>
          <w:rFonts w:ascii="Times New Roman" w:hAnsi="Times New Roman" w:cs="Times New Roman"/>
          <w:sz w:val="24"/>
          <w:szCs w:val="24"/>
        </w:rPr>
        <w:t xml:space="preserve"> before finally succumbing to </w:t>
      </w:r>
      <w:r w:rsidR="00F80EE7" w:rsidRPr="00DA3E20">
        <w:rPr>
          <w:rFonts w:ascii="Times New Roman" w:hAnsi="Times New Roman" w:cs="Times New Roman"/>
          <w:sz w:val="24"/>
          <w:szCs w:val="24"/>
        </w:rPr>
        <w:t>the cumulative effects of weekly mowing treatments</w:t>
      </w:r>
      <w:r w:rsidR="00EC353A" w:rsidRPr="00DA3E20">
        <w:rPr>
          <w:rFonts w:ascii="Times New Roman" w:hAnsi="Times New Roman" w:cs="Times New Roman"/>
          <w:sz w:val="24"/>
          <w:szCs w:val="24"/>
        </w:rPr>
        <w:t xml:space="preserve">. </w:t>
      </w:r>
      <w:r w:rsidRPr="00DA3E20">
        <w:rPr>
          <w:rFonts w:ascii="Times New Roman" w:hAnsi="Times New Roman" w:cs="Times New Roman"/>
          <w:sz w:val="24"/>
          <w:szCs w:val="24"/>
        </w:rPr>
        <w:t xml:space="preserve">These findings </w:t>
      </w:r>
      <w:ins w:id="268" w:author="Trevor Drees" w:date="2025-07-23T22:14:00Z" w16du:dateUtc="2025-07-24T05:14:00Z">
        <w:r w:rsidR="00B05E79">
          <w:rPr>
            <w:rFonts w:ascii="Times New Roman" w:hAnsi="Times New Roman" w:cs="Times New Roman"/>
            <w:sz w:val="24"/>
            <w:szCs w:val="24"/>
          </w:rPr>
          <w:t xml:space="preserve">not only </w:t>
        </w:r>
      </w:ins>
      <w:r w:rsidRPr="00DA3E20">
        <w:rPr>
          <w:rFonts w:ascii="Times New Roman" w:hAnsi="Times New Roman" w:cs="Times New Roman"/>
          <w:sz w:val="24"/>
          <w:szCs w:val="24"/>
        </w:rPr>
        <w:t xml:space="preserve">align with previous </w:t>
      </w:r>
      <w:r w:rsidR="00FC28DD" w:rsidRPr="00DA3E20">
        <w:rPr>
          <w:rFonts w:ascii="Times New Roman" w:hAnsi="Times New Roman" w:cs="Times New Roman"/>
          <w:sz w:val="24"/>
          <w:szCs w:val="24"/>
        </w:rPr>
        <w:t>experiments</w:t>
      </w:r>
      <w:r w:rsidRPr="00DA3E20">
        <w:rPr>
          <w:rFonts w:ascii="Times New Roman" w:hAnsi="Times New Roman" w:cs="Times New Roman"/>
          <w:sz w:val="24"/>
          <w:szCs w:val="24"/>
        </w:rPr>
        <w:t xml:space="preserve"> indicating </w:t>
      </w:r>
      <w:r w:rsidR="00F80EE7" w:rsidRPr="00DA3E20">
        <w:rPr>
          <w:rFonts w:ascii="Times New Roman" w:hAnsi="Times New Roman" w:cs="Times New Roman"/>
          <w:sz w:val="24"/>
          <w:szCs w:val="24"/>
        </w:rPr>
        <w:t xml:space="preserve">the impressive degree to which these thistles can handle various forms of mechanical damage </w:t>
      </w:r>
      <w:r w:rsidRPr="00DA3E20">
        <w:rPr>
          <w:rFonts w:ascii="Times New Roman" w:hAnsi="Times New Roman" w:cs="Times New Roman"/>
          <w:sz w:val="24"/>
          <w:szCs w:val="24"/>
        </w:rPr>
        <w:t>(</w:t>
      </w:r>
      <w:r w:rsidR="00F80EE7" w:rsidRPr="00DA3E20">
        <w:rPr>
          <w:rFonts w:ascii="Times New Roman" w:hAnsi="Times New Roman" w:cs="Times New Roman"/>
          <w:sz w:val="24"/>
          <w:szCs w:val="24"/>
        </w:rPr>
        <w:t xml:space="preserve">Zhang </w:t>
      </w:r>
      <w:r w:rsidR="00F80EE7" w:rsidRPr="00DA3E20">
        <w:rPr>
          <w:rFonts w:ascii="Times New Roman" w:hAnsi="Times New Roman" w:cs="Times New Roman"/>
          <w:i/>
          <w:iCs/>
          <w:sz w:val="24"/>
          <w:szCs w:val="24"/>
        </w:rPr>
        <w:t>et al</w:t>
      </w:r>
      <w:r w:rsidR="00F80EE7" w:rsidRPr="00DA3E20">
        <w:rPr>
          <w:rFonts w:ascii="Times New Roman" w:hAnsi="Times New Roman" w:cs="Times New Roman"/>
          <w:sz w:val="24"/>
          <w:szCs w:val="24"/>
        </w:rPr>
        <w:t>. 2011a,</w:t>
      </w:r>
      <w:r w:rsidR="00F963D6" w:rsidRPr="00DA3E20">
        <w:rPr>
          <w:rFonts w:ascii="Times New Roman" w:hAnsi="Times New Roman" w:cs="Times New Roman"/>
          <w:sz w:val="24"/>
          <w:szCs w:val="24"/>
        </w:rPr>
        <w:t xml:space="preserve"> 2019,</w:t>
      </w:r>
      <w:r w:rsidR="00F80EE7" w:rsidRPr="00DA3E20">
        <w:rPr>
          <w:rFonts w:ascii="Times New Roman" w:hAnsi="Times New Roman" w:cs="Times New Roman"/>
          <w:sz w:val="24"/>
          <w:szCs w:val="24"/>
        </w:rPr>
        <w:t xml:space="preserve"> Zhang and Shea 2012</w:t>
      </w:r>
      <w:r w:rsidRPr="00DA3E20">
        <w:rPr>
          <w:rFonts w:ascii="Times New Roman" w:hAnsi="Times New Roman" w:cs="Times New Roman"/>
          <w:sz w:val="24"/>
          <w:szCs w:val="24"/>
        </w:rPr>
        <w:t>)</w:t>
      </w:r>
      <w:r w:rsidR="00FC28DD" w:rsidRPr="00DA3E20">
        <w:rPr>
          <w:rFonts w:ascii="Times New Roman" w:hAnsi="Times New Roman" w:cs="Times New Roman"/>
          <w:sz w:val="24"/>
          <w:szCs w:val="24"/>
        </w:rPr>
        <w:t xml:space="preserve"> such as mowing, trimming, </w:t>
      </w:r>
      <w:ins w:id="269" w:author="Trevor Drees" w:date="2025-07-23T22:14:00Z" w16du:dateUtc="2025-07-24T05:14:00Z">
        <w:r w:rsidR="00B05E79">
          <w:rPr>
            <w:rFonts w:ascii="Times New Roman" w:hAnsi="Times New Roman" w:cs="Times New Roman"/>
            <w:sz w:val="24"/>
            <w:szCs w:val="24"/>
          </w:rPr>
          <w:t xml:space="preserve">and </w:t>
        </w:r>
      </w:ins>
      <w:r w:rsidR="00FC28DD" w:rsidRPr="00DA3E20">
        <w:rPr>
          <w:rFonts w:ascii="Times New Roman" w:hAnsi="Times New Roman" w:cs="Times New Roman"/>
          <w:sz w:val="24"/>
          <w:szCs w:val="24"/>
        </w:rPr>
        <w:t xml:space="preserve">grazing, </w:t>
      </w:r>
      <w:ins w:id="270" w:author="Trevor Drees" w:date="2025-07-23T22:15:00Z" w16du:dateUtc="2025-07-24T05:15:00Z">
        <w:r w:rsidR="00B05E79">
          <w:rPr>
            <w:rFonts w:ascii="Times New Roman" w:hAnsi="Times New Roman" w:cs="Times New Roman"/>
            <w:sz w:val="24"/>
            <w:szCs w:val="24"/>
          </w:rPr>
          <w:t xml:space="preserve">but also </w:t>
        </w:r>
      </w:ins>
      <w:commentRangeStart w:id="271"/>
      <w:commentRangeStart w:id="272"/>
      <w:del w:id="273" w:author="Trevor Drees" w:date="2025-07-23T22:14:00Z" w16du:dateUtc="2025-07-24T05:14:00Z">
        <w:r w:rsidR="00FC28DD" w:rsidRPr="00DA3E20" w:rsidDel="00B05E79">
          <w:rPr>
            <w:rFonts w:ascii="Times New Roman" w:hAnsi="Times New Roman" w:cs="Times New Roman"/>
            <w:sz w:val="24"/>
            <w:szCs w:val="24"/>
          </w:rPr>
          <w:delText>etc</w:delText>
        </w:r>
        <w:commentRangeEnd w:id="271"/>
        <w:r w:rsidR="00DD4163" w:rsidRPr="00DA3E20" w:rsidDel="00B05E79">
          <w:rPr>
            <w:rStyle w:val="CommentReference"/>
          </w:rPr>
          <w:commentReference w:id="271"/>
        </w:r>
        <w:commentRangeEnd w:id="272"/>
        <w:r w:rsidR="00B05E79" w:rsidDel="00B05E79">
          <w:rPr>
            <w:rStyle w:val="CommentReference"/>
          </w:rPr>
          <w:commentReference w:id="272"/>
        </w:r>
      </w:del>
      <w:ins w:id="274" w:author="Trevor Drees" w:date="2025-07-23T22:14:00Z" w16du:dateUtc="2025-07-24T05:14:00Z">
        <w:r w:rsidR="00B05E79">
          <w:rPr>
            <w:rFonts w:ascii="Times New Roman" w:hAnsi="Times New Roman" w:cs="Times New Roman"/>
            <w:sz w:val="24"/>
            <w:szCs w:val="24"/>
          </w:rPr>
          <w:t>expand</w:t>
        </w:r>
      </w:ins>
      <w:ins w:id="275" w:author="Trevor Drees" w:date="2025-07-27T15:04:00Z" w16du:dateUtc="2025-07-27T22:04:00Z">
        <w:r w:rsidR="00334A1D">
          <w:rPr>
            <w:rFonts w:ascii="Times New Roman" w:hAnsi="Times New Roman" w:cs="Times New Roman"/>
            <w:sz w:val="24"/>
            <w:szCs w:val="24"/>
          </w:rPr>
          <w:t xml:space="preserve"> upon</w:t>
        </w:r>
      </w:ins>
      <w:ins w:id="276" w:author="Trevor Drees" w:date="2025-07-23T22:14:00Z" w16du:dateUtc="2025-07-24T05:14:00Z">
        <w:r w:rsidR="00B05E79">
          <w:rPr>
            <w:rFonts w:ascii="Times New Roman" w:hAnsi="Times New Roman" w:cs="Times New Roman"/>
            <w:sz w:val="24"/>
            <w:szCs w:val="24"/>
          </w:rPr>
          <w:t xml:space="preserve"> </w:t>
        </w:r>
      </w:ins>
      <w:ins w:id="277" w:author="Trevor Drees" w:date="2025-07-23T22:18:00Z" w16du:dateUtc="2025-07-24T05:18:00Z">
        <w:r w:rsidR="00B05E79">
          <w:rPr>
            <w:rFonts w:ascii="Times New Roman" w:hAnsi="Times New Roman" w:cs="Times New Roman"/>
            <w:sz w:val="24"/>
            <w:szCs w:val="24"/>
          </w:rPr>
          <w:t>these experiments by</w:t>
        </w:r>
      </w:ins>
      <w:ins w:id="278" w:author="Trevor Drees" w:date="2025-07-23T22:14:00Z" w16du:dateUtc="2025-07-24T05:14:00Z">
        <w:r w:rsidR="00B05E79">
          <w:rPr>
            <w:rFonts w:ascii="Times New Roman" w:hAnsi="Times New Roman" w:cs="Times New Roman"/>
            <w:sz w:val="24"/>
            <w:szCs w:val="24"/>
          </w:rPr>
          <w:t xml:space="preserve"> addressing intensity</w:t>
        </w:r>
      </w:ins>
      <w:ins w:id="279" w:author="Trevor Drees" w:date="2025-07-23T22:15:00Z" w16du:dateUtc="2025-07-24T05:15:00Z">
        <w:r w:rsidR="00B05E79">
          <w:rPr>
            <w:rFonts w:ascii="Times New Roman" w:hAnsi="Times New Roman" w:cs="Times New Roman"/>
            <w:sz w:val="24"/>
            <w:szCs w:val="24"/>
          </w:rPr>
          <w:t xml:space="preserve"> of said damage</w:t>
        </w:r>
      </w:ins>
      <w:r w:rsidRPr="00DA3E20">
        <w:rPr>
          <w:rFonts w:ascii="Times New Roman" w:hAnsi="Times New Roman" w:cs="Times New Roman"/>
          <w:sz w:val="24"/>
          <w:szCs w:val="24"/>
        </w:rPr>
        <w:t xml:space="preserve">. This </w:t>
      </w:r>
      <w:r w:rsidR="00F80EE7" w:rsidRPr="00DA3E20">
        <w:rPr>
          <w:rFonts w:ascii="Times New Roman" w:hAnsi="Times New Roman" w:cs="Times New Roman"/>
          <w:sz w:val="24"/>
          <w:szCs w:val="24"/>
        </w:rPr>
        <w:t xml:space="preserve">of course </w:t>
      </w:r>
      <w:r w:rsidRPr="00DA3E20">
        <w:rPr>
          <w:rFonts w:ascii="Times New Roman" w:hAnsi="Times New Roman" w:cs="Times New Roman"/>
          <w:sz w:val="24"/>
          <w:szCs w:val="24"/>
        </w:rPr>
        <w:t>means that management</w:t>
      </w:r>
      <w:r w:rsidR="00F80EE7" w:rsidRPr="00DA3E20">
        <w:rPr>
          <w:rFonts w:ascii="Times New Roman" w:hAnsi="Times New Roman" w:cs="Times New Roman"/>
          <w:sz w:val="24"/>
          <w:szCs w:val="24"/>
        </w:rPr>
        <w:t xml:space="preserve"> of these thistle species, as well as </w:t>
      </w:r>
      <w:commentRangeStart w:id="280"/>
      <w:commentRangeStart w:id="281"/>
      <w:commentRangeStart w:id="282"/>
      <w:commentRangeStart w:id="283"/>
      <w:r w:rsidR="00F80EE7" w:rsidRPr="00DA3E20">
        <w:rPr>
          <w:rFonts w:ascii="Times New Roman" w:hAnsi="Times New Roman" w:cs="Times New Roman"/>
          <w:sz w:val="24"/>
          <w:szCs w:val="24"/>
        </w:rPr>
        <w:t xml:space="preserve">other ruderals </w:t>
      </w:r>
      <w:commentRangeEnd w:id="280"/>
      <w:r w:rsidR="008214E2" w:rsidRPr="00DA3E20">
        <w:rPr>
          <w:rStyle w:val="CommentReference"/>
        </w:rPr>
        <w:commentReference w:id="280"/>
      </w:r>
      <w:commentRangeEnd w:id="281"/>
      <w:r w:rsidR="008214E2" w:rsidRPr="00DA3E20">
        <w:rPr>
          <w:rStyle w:val="CommentReference"/>
        </w:rPr>
        <w:commentReference w:id="281"/>
      </w:r>
      <w:commentRangeEnd w:id="282"/>
      <w:r w:rsidR="00DD4163" w:rsidRPr="00DA3E20">
        <w:rPr>
          <w:rStyle w:val="CommentReference"/>
        </w:rPr>
        <w:commentReference w:id="282"/>
      </w:r>
      <w:commentRangeEnd w:id="283"/>
      <w:r w:rsidR="00E4472E">
        <w:rPr>
          <w:rStyle w:val="CommentReference"/>
        </w:rPr>
        <w:commentReference w:id="283"/>
      </w:r>
      <w:r w:rsidR="00F80EE7" w:rsidRPr="00DA3E20">
        <w:rPr>
          <w:rFonts w:ascii="Times New Roman" w:hAnsi="Times New Roman" w:cs="Times New Roman"/>
          <w:sz w:val="24"/>
          <w:szCs w:val="24"/>
        </w:rPr>
        <w:t xml:space="preserve">with a similar </w:t>
      </w:r>
      <w:r w:rsidR="008F6444" w:rsidRPr="00DA3E20">
        <w:rPr>
          <w:rFonts w:ascii="Times New Roman" w:hAnsi="Times New Roman" w:cs="Times New Roman"/>
          <w:sz w:val="24"/>
          <w:szCs w:val="24"/>
        </w:rPr>
        <w:t xml:space="preserve">disturbance- adapted </w:t>
      </w:r>
      <w:r w:rsidR="00F80EE7" w:rsidRPr="00DA3E20">
        <w:rPr>
          <w:rFonts w:ascii="Times New Roman" w:hAnsi="Times New Roman" w:cs="Times New Roman"/>
          <w:sz w:val="24"/>
          <w:szCs w:val="24"/>
        </w:rPr>
        <w:t>biology,</w:t>
      </w:r>
      <w:r w:rsidRPr="00DA3E20">
        <w:rPr>
          <w:rFonts w:ascii="Times New Roman" w:hAnsi="Times New Roman" w:cs="Times New Roman"/>
          <w:sz w:val="24"/>
          <w:szCs w:val="24"/>
        </w:rPr>
        <w:t xml:space="preserve"> can be</w:t>
      </w:r>
      <w:r w:rsidR="00F80EE7" w:rsidRPr="00DA3E20">
        <w:rPr>
          <w:rFonts w:ascii="Times New Roman" w:hAnsi="Times New Roman" w:cs="Times New Roman"/>
          <w:sz w:val="24"/>
          <w:szCs w:val="24"/>
        </w:rPr>
        <w:t xml:space="preserve"> extremely</w:t>
      </w:r>
      <w:r w:rsidRPr="00DA3E20">
        <w:rPr>
          <w:rFonts w:ascii="Times New Roman" w:hAnsi="Times New Roman" w:cs="Times New Roman"/>
          <w:sz w:val="24"/>
          <w:szCs w:val="24"/>
        </w:rPr>
        <w:t xml:space="preserve"> challenging</w:t>
      </w:r>
      <w:r w:rsidR="00F80EE7" w:rsidRPr="00DA3E20">
        <w:rPr>
          <w:rFonts w:ascii="Times New Roman" w:hAnsi="Times New Roman" w:cs="Times New Roman"/>
          <w:sz w:val="24"/>
          <w:szCs w:val="24"/>
        </w:rPr>
        <w:t xml:space="preserve"> since</w:t>
      </w:r>
      <w:r w:rsidRPr="00DA3E20">
        <w:rPr>
          <w:rFonts w:ascii="Times New Roman" w:hAnsi="Times New Roman" w:cs="Times New Roman"/>
          <w:sz w:val="24"/>
          <w:szCs w:val="24"/>
        </w:rPr>
        <w:t xml:space="preserve"> considerable </w:t>
      </w:r>
      <w:r w:rsidR="00F80EE7" w:rsidRPr="00DA3E20">
        <w:rPr>
          <w:rFonts w:ascii="Times New Roman" w:hAnsi="Times New Roman" w:cs="Times New Roman"/>
          <w:sz w:val="24"/>
          <w:szCs w:val="24"/>
        </w:rPr>
        <w:t xml:space="preserve">time and </w:t>
      </w:r>
      <w:r w:rsidRPr="00DA3E20">
        <w:rPr>
          <w:rFonts w:ascii="Times New Roman" w:hAnsi="Times New Roman" w:cs="Times New Roman"/>
          <w:sz w:val="24"/>
          <w:szCs w:val="24"/>
        </w:rPr>
        <w:t>effort</w:t>
      </w:r>
      <w:r w:rsidR="00F80EE7" w:rsidRPr="00DA3E20">
        <w:rPr>
          <w:rFonts w:ascii="Times New Roman" w:hAnsi="Times New Roman" w:cs="Times New Roman"/>
          <w:sz w:val="24"/>
          <w:szCs w:val="24"/>
        </w:rPr>
        <w:t>s</w:t>
      </w:r>
      <w:r w:rsidRPr="00DA3E20">
        <w:rPr>
          <w:rFonts w:ascii="Times New Roman" w:hAnsi="Times New Roman" w:cs="Times New Roman"/>
          <w:sz w:val="24"/>
          <w:szCs w:val="24"/>
        </w:rPr>
        <w:t xml:space="preserve"> may be needed to </w:t>
      </w:r>
      <w:r w:rsidR="00EF02A5" w:rsidRPr="00DA3E20">
        <w:rPr>
          <w:rFonts w:ascii="Times New Roman" w:hAnsi="Times New Roman" w:cs="Times New Roman"/>
          <w:sz w:val="24"/>
          <w:szCs w:val="24"/>
        </w:rPr>
        <w:t>effectively control</w:t>
      </w:r>
      <w:r w:rsidRPr="00DA3E20">
        <w:rPr>
          <w:rFonts w:ascii="Times New Roman" w:hAnsi="Times New Roman" w:cs="Times New Roman"/>
          <w:sz w:val="24"/>
          <w:szCs w:val="24"/>
        </w:rPr>
        <w:t xml:space="preserve"> </w:t>
      </w:r>
      <w:r w:rsidR="00F80EE7" w:rsidRPr="00DA3E20">
        <w:rPr>
          <w:rFonts w:ascii="Times New Roman" w:hAnsi="Times New Roman" w:cs="Times New Roman"/>
          <w:sz w:val="24"/>
          <w:szCs w:val="24"/>
        </w:rPr>
        <w:t xml:space="preserve">their </w:t>
      </w:r>
      <w:r w:rsidRPr="00DA3E20">
        <w:rPr>
          <w:rFonts w:ascii="Times New Roman" w:hAnsi="Times New Roman" w:cs="Times New Roman"/>
          <w:sz w:val="24"/>
          <w:szCs w:val="24"/>
        </w:rPr>
        <w:t xml:space="preserve">populations. </w:t>
      </w:r>
    </w:p>
    <w:p w14:paraId="5D4CD45F" w14:textId="757472EE" w:rsidR="00122838" w:rsidRPr="00DA3E20" w:rsidRDefault="009205A7" w:rsidP="00122838">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However, despite the ability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to tolerate a high degree of mechanical damage,</w:t>
      </w:r>
      <w:r w:rsidR="003973D5" w:rsidRPr="00DA3E20">
        <w:rPr>
          <w:rFonts w:ascii="Times New Roman" w:hAnsi="Times New Roman" w:cs="Times New Roman"/>
          <w:sz w:val="24"/>
          <w:szCs w:val="24"/>
        </w:rPr>
        <w:t xml:space="preserve"> we demonstrate that repeated disturbance in the form of</w:t>
      </w:r>
      <w:r w:rsidR="00690861" w:rsidRPr="00DA3E20">
        <w:rPr>
          <w:rFonts w:ascii="Times New Roman" w:hAnsi="Times New Roman" w:cs="Times New Roman"/>
          <w:sz w:val="24"/>
          <w:szCs w:val="24"/>
        </w:rPr>
        <w:t xml:space="preserve"> </w:t>
      </w:r>
      <w:r w:rsidR="00481B05" w:rsidRPr="00DA3E20">
        <w:rPr>
          <w:rFonts w:ascii="Times New Roman" w:hAnsi="Times New Roman" w:cs="Times New Roman"/>
          <w:sz w:val="24"/>
          <w:szCs w:val="24"/>
        </w:rPr>
        <w:t>mowing</w:t>
      </w:r>
      <w:r w:rsidR="00690861" w:rsidRPr="00DA3E20">
        <w:rPr>
          <w:rFonts w:ascii="Times New Roman" w:hAnsi="Times New Roman" w:cs="Times New Roman"/>
          <w:sz w:val="24"/>
          <w:szCs w:val="24"/>
        </w:rPr>
        <w:t xml:space="preserve"> </w:t>
      </w:r>
      <w:r w:rsidR="003B69F6" w:rsidRPr="00DA3E20">
        <w:rPr>
          <w:rFonts w:ascii="Times New Roman" w:hAnsi="Times New Roman" w:cs="Times New Roman"/>
          <w:sz w:val="24"/>
          <w:szCs w:val="24"/>
        </w:rPr>
        <w:t xml:space="preserve">can </w:t>
      </w:r>
      <w:r w:rsidR="00EC353A" w:rsidRPr="00DA3E20">
        <w:rPr>
          <w:rFonts w:ascii="Times New Roman" w:hAnsi="Times New Roman" w:cs="Times New Roman"/>
          <w:sz w:val="24"/>
          <w:szCs w:val="24"/>
        </w:rPr>
        <w:t xml:space="preserve">still </w:t>
      </w:r>
      <w:r w:rsidR="003B69F6" w:rsidRPr="00DA3E20">
        <w:rPr>
          <w:rFonts w:ascii="Times New Roman" w:hAnsi="Times New Roman" w:cs="Times New Roman"/>
          <w:sz w:val="24"/>
          <w:szCs w:val="24"/>
        </w:rPr>
        <w:t>be</w:t>
      </w:r>
      <w:r w:rsidR="00690861" w:rsidRPr="00DA3E20">
        <w:rPr>
          <w:rFonts w:ascii="Times New Roman" w:hAnsi="Times New Roman" w:cs="Times New Roman"/>
          <w:sz w:val="24"/>
          <w:szCs w:val="24"/>
        </w:rPr>
        <w:t xml:space="preserve"> extremely effective at curbing </w:t>
      </w:r>
      <w:r w:rsidR="00A41778" w:rsidRPr="00DA3E20">
        <w:rPr>
          <w:rFonts w:ascii="Times New Roman" w:hAnsi="Times New Roman" w:cs="Times New Roman"/>
          <w:sz w:val="24"/>
          <w:szCs w:val="24"/>
        </w:rPr>
        <w:t xml:space="preserve">the </w:t>
      </w:r>
      <w:r w:rsidR="00976895" w:rsidRPr="00DA3E20">
        <w:rPr>
          <w:rFonts w:ascii="Times New Roman" w:hAnsi="Times New Roman" w:cs="Times New Roman"/>
          <w:sz w:val="24"/>
          <w:szCs w:val="24"/>
        </w:rPr>
        <w:t>survival, growth, and reproduction</w:t>
      </w:r>
      <w:r w:rsidR="00690861" w:rsidRPr="00DA3E20">
        <w:rPr>
          <w:rFonts w:ascii="Times New Roman" w:hAnsi="Times New Roman" w:cs="Times New Roman"/>
          <w:sz w:val="24"/>
          <w:szCs w:val="24"/>
        </w:rPr>
        <w:t xml:space="preserve"> of ruderal species like</w:t>
      </w:r>
      <w:r w:rsidRPr="00DA3E20">
        <w:rPr>
          <w:rFonts w:ascii="Times New Roman" w:hAnsi="Times New Roman" w:cs="Times New Roman"/>
          <w:sz w:val="24"/>
          <w:szCs w:val="24"/>
        </w:rPr>
        <w:t xml:space="preserve"> these</w:t>
      </w:r>
      <w:r w:rsidR="00690861" w:rsidRPr="00DA3E20">
        <w:rPr>
          <w:rFonts w:ascii="Times New Roman" w:hAnsi="Times New Roman" w:cs="Times New Roman"/>
          <w:sz w:val="24"/>
          <w:szCs w:val="24"/>
        </w:rPr>
        <w:t xml:space="preserve"> </w:t>
      </w:r>
      <w:r w:rsidR="003B69F6" w:rsidRPr="00DA3E20">
        <w:rPr>
          <w:rFonts w:ascii="Times New Roman" w:hAnsi="Times New Roman" w:cs="Times New Roman"/>
          <w:sz w:val="24"/>
          <w:szCs w:val="24"/>
        </w:rPr>
        <w:t xml:space="preserve">even when not combined with other management </w:t>
      </w:r>
      <w:r w:rsidR="00122838" w:rsidRPr="00DA3E20">
        <w:rPr>
          <w:rFonts w:ascii="Times New Roman" w:hAnsi="Times New Roman" w:cs="Times New Roman"/>
          <w:sz w:val="24"/>
          <w:szCs w:val="24"/>
        </w:rPr>
        <w:t>practices</w:t>
      </w:r>
      <w:r w:rsidR="003B69F6" w:rsidRPr="00DA3E20">
        <w:rPr>
          <w:rFonts w:ascii="Times New Roman" w:hAnsi="Times New Roman" w:cs="Times New Roman"/>
          <w:sz w:val="24"/>
          <w:szCs w:val="24"/>
        </w:rPr>
        <w:t>,</w:t>
      </w:r>
      <w:r w:rsidR="003973D5" w:rsidRPr="00DA3E20">
        <w:rPr>
          <w:rFonts w:ascii="Times New Roman" w:hAnsi="Times New Roman" w:cs="Times New Roman"/>
          <w:sz w:val="24"/>
          <w:szCs w:val="24"/>
        </w:rPr>
        <w:t xml:space="preserve"> provided the degree of disturbance is sufficient</w:t>
      </w:r>
      <w:r w:rsidR="00690861" w:rsidRPr="00DA3E20">
        <w:rPr>
          <w:rFonts w:ascii="Times New Roman" w:hAnsi="Times New Roman" w:cs="Times New Roman"/>
          <w:sz w:val="24"/>
          <w:szCs w:val="24"/>
        </w:rPr>
        <w:t xml:space="preserve">. </w:t>
      </w:r>
      <w:r w:rsidR="00ED3B59" w:rsidRPr="00DA3E20">
        <w:rPr>
          <w:rFonts w:ascii="Times New Roman" w:hAnsi="Times New Roman" w:cs="Times New Roman"/>
          <w:sz w:val="24"/>
          <w:szCs w:val="24"/>
        </w:rPr>
        <w:t xml:space="preserve">While only the </w:t>
      </w:r>
      <w:commentRangeStart w:id="284"/>
      <w:commentRangeStart w:id="285"/>
      <w:r w:rsidR="00EF02A5" w:rsidRPr="00DA3E20">
        <w:rPr>
          <w:rFonts w:ascii="Times New Roman" w:hAnsi="Times New Roman" w:cs="Times New Roman"/>
          <w:sz w:val="24"/>
          <w:szCs w:val="24"/>
        </w:rPr>
        <w:t>highe</w:t>
      </w:r>
      <w:ins w:id="286" w:author="Trevor Drees" w:date="2025-07-27T17:10:00Z" w16du:dateUtc="2025-07-28T00:10:00Z">
        <w:r w:rsidR="00657211">
          <w:rPr>
            <w:rFonts w:ascii="Times New Roman" w:hAnsi="Times New Roman" w:cs="Times New Roman"/>
            <w:sz w:val="24"/>
            <w:szCs w:val="24"/>
          </w:rPr>
          <w:t>st</w:t>
        </w:r>
      </w:ins>
      <w:del w:id="287" w:author="Trevor Drees" w:date="2025-07-27T17:10:00Z" w16du:dateUtc="2025-07-28T00:10:00Z">
        <w:r w:rsidR="00EF02A5" w:rsidRPr="00DA3E20" w:rsidDel="00657211">
          <w:rPr>
            <w:rFonts w:ascii="Times New Roman" w:hAnsi="Times New Roman" w:cs="Times New Roman"/>
            <w:sz w:val="24"/>
            <w:szCs w:val="24"/>
          </w:rPr>
          <w:delText>r</w:delText>
        </w:r>
      </w:del>
      <w:r w:rsidR="00EF02A5" w:rsidRPr="00DA3E20">
        <w:rPr>
          <w:rFonts w:ascii="Times New Roman" w:hAnsi="Times New Roman" w:cs="Times New Roman"/>
          <w:sz w:val="24"/>
          <w:szCs w:val="24"/>
        </w:rPr>
        <w:t>-</w:t>
      </w:r>
      <w:del w:id="288" w:author="Trevor Drees" w:date="2025-07-23T16:46:00Z" w16du:dateUtc="2025-07-23T23:46:00Z">
        <w:r w:rsidR="00EF02A5" w:rsidRPr="00DA3E20" w:rsidDel="00DB5569">
          <w:rPr>
            <w:rFonts w:ascii="Times New Roman" w:hAnsi="Times New Roman" w:cs="Times New Roman"/>
            <w:sz w:val="24"/>
            <w:szCs w:val="24"/>
          </w:rPr>
          <w:delText>severity</w:delText>
        </w:r>
      </w:del>
      <w:commentRangeEnd w:id="284"/>
      <w:ins w:id="289" w:author="Trevor Drees" w:date="2025-07-23T16:46:00Z" w16du:dateUtc="2025-07-23T23:46:00Z">
        <w:r w:rsidR="00DB5569">
          <w:rPr>
            <w:rFonts w:ascii="Times New Roman" w:hAnsi="Times New Roman" w:cs="Times New Roman"/>
            <w:sz w:val="24"/>
            <w:szCs w:val="24"/>
          </w:rPr>
          <w:t>intensity</w:t>
        </w:r>
      </w:ins>
      <w:r w:rsidR="00DD4163" w:rsidRPr="00DA3E20">
        <w:rPr>
          <w:rStyle w:val="CommentReference"/>
        </w:rPr>
        <w:commentReference w:id="284"/>
      </w:r>
      <w:commentRangeEnd w:id="285"/>
      <w:r w:rsidR="00DB5569">
        <w:rPr>
          <w:rStyle w:val="CommentReference"/>
        </w:rPr>
        <w:commentReference w:id="285"/>
      </w:r>
      <w:r w:rsidR="00ED3B59" w:rsidRPr="00DA3E20">
        <w:rPr>
          <w:rFonts w:ascii="Times New Roman" w:hAnsi="Times New Roman" w:cs="Times New Roman"/>
          <w:sz w:val="24"/>
          <w:szCs w:val="24"/>
        </w:rPr>
        <w:t xml:space="preserve"> </w:t>
      </w:r>
      <w:r w:rsidR="00CA132E" w:rsidRPr="00DA3E20">
        <w:rPr>
          <w:rFonts w:ascii="Times New Roman" w:hAnsi="Times New Roman" w:cs="Times New Roman"/>
          <w:sz w:val="24"/>
          <w:szCs w:val="24"/>
        </w:rPr>
        <w:t xml:space="preserve">mowing </w:t>
      </w:r>
      <w:r w:rsidR="00ED3B59" w:rsidRPr="00DA3E20">
        <w:rPr>
          <w:rFonts w:ascii="Times New Roman" w:hAnsi="Times New Roman" w:cs="Times New Roman"/>
          <w:sz w:val="24"/>
          <w:szCs w:val="24"/>
        </w:rPr>
        <w:t xml:space="preserve">treatments </w:t>
      </w:r>
      <w:r w:rsidR="00122838" w:rsidRPr="00DA3E20">
        <w:rPr>
          <w:rFonts w:ascii="Times New Roman" w:hAnsi="Times New Roman" w:cs="Times New Roman"/>
          <w:sz w:val="24"/>
          <w:szCs w:val="24"/>
        </w:rPr>
        <w:t xml:space="preserve">featured in this experiment </w:t>
      </w:r>
      <w:r w:rsidR="00CA132E" w:rsidRPr="00DA3E20">
        <w:rPr>
          <w:rFonts w:ascii="Times New Roman" w:hAnsi="Times New Roman" w:cs="Times New Roman"/>
          <w:sz w:val="24"/>
          <w:szCs w:val="24"/>
        </w:rPr>
        <w:t>significantly reduced thistle lifespans</w:t>
      </w:r>
      <w:r w:rsidR="00ED3B59" w:rsidRPr="00DA3E20">
        <w:rPr>
          <w:rFonts w:ascii="Times New Roman" w:hAnsi="Times New Roman" w:cs="Times New Roman"/>
          <w:sz w:val="24"/>
          <w:szCs w:val="24"/>
        </w:rPr>
        <w:t xml:space="preserve">, all </w:t>
      </w:r>
      <w:r w:rsidR="00122838" w:rsidRPr="00DA3E20">
        <w:rPr>
          <w:rFonts w:ascii="Times New Roman" w:hAnsi="Times New Roman" w:cs="Times New Roman"/>
          <w:sz w:val="24"/>
          <w:szCs w:val="24"/>
        </w:rPr>
        <w:t>of them</w:t>
      </w:r>
      <w:r w:rsidR="00CA132E" w:rsidRPr="00DA3E20">
        <w:rPr>
          <w:rFonts w:ascii="Times New Roman" w:hAnsi="Times New Roman" w:cs="Times New Roman"/>
          <w:sz w:val="24"/>
          <w:szCs w:val="24"/>
        </w:rPr>
        <w:t xml:space="preserve"> </w:t>
      </w:r>
      <w:r w:rsidR="00ED3B59" w:rsidRPr="00DA3E20">
        <w:rPr>
          <w:rFonts w:ascii="Times New Roman" w:hAnsi="Times New Roman" w:cs="Times New Roman"/>
          <w:sz w:val="24"/>
          <w:szCs w:val="24"/>
        </w:rPr>
        <w:t xml:space="preserve">were extremely effective at preventing </w:t>
      </w:r>
      <w:r w:rsidR="00F963D6" w:rsidRPr="00DA3E20">
        <w:rPr>
          <w:rFonts w:ascii="Times New Roman" w:hAnsi="Times New Roman" w:cs="Times New Roman"/>
          <w:sz w:val="24"/>
          <w:szCs w:val="24"/>
        </w:rPr>
        <w:t>flowering and seed production when maintained through</w:t>
      </w:r>
      <w:r w:rsidR="008F6444" w:rsidRPr="00DA3E20">
        <w:rPr>
          <w:rFonts w:ascii="Times New Roman" w:hAnsi="Times New Roman" w:cs="Times New Roman"/>
          <w:sz w:val="24"/>
          <w:szCs w:val="24"/>
        </w:rPr>
        <w:t>out</w:t>
      </w:r>
      <w:r w:rsidR="00F963D6" w:rsidRPr="00DA3E20">
        <w:rPr>
          <w:rFonts w:ascii="Times New Roman" w:hAnsi="Times New Roman" w:cs="Times New Roman"/>
          <w:sz w:val="24"/>
          <w:szCs w:val="24"/>
        </w:rPr>
        <w:t xml:space="preserve"> the reproductive season</w:t>
      </w:r>
      <w:r w:rsidR="00E74DE3" w:rsidRPr="00DA3E20">
        <w:rPr>
          <w:rFonts w:ascii="Times New Roman" w:hAnsi="Times New Roman" w:cs="Times New Roman"/>
          <w:sz w:val="24"/>
          <w:szCs w:val="24"/>
        </w:rPr>
        <w:t xml:space="preserve">, ensuring </w:t>
      </w:r>
      <w:r w:rsidR="00EF02A5" w:rsidRPr="00DA3E20">
        <w:rPr>
          <w:rFonts w:ascii="Times New Roman" w:hAnsi="Times New Roman" w:cs="Times New Roman"/>
          <w:sz w:val="24"/>
          <w:szCs w:val="24"/>
        </w:rPr>
        <w:t xml:space="preserve">that </w:t>
      </w:r>
      <w:r w:rsidR="00E74DE3" w:rsidRPr="00DA3E20">
        <w:rPr>
          <w:rFonts w:ascii="Times New Roman" w:hAnsi="Times New Roman" w:cs="Times New Roman"/>
          <w:sz w:val="24"/>
          <w:szCs w:val="24"/>
        </w:rPr>
        <w:t>populations d</w:t>
      </w:r>
      <w:r w:rsidR="00F32FFA" w:rsidRPr="00DA3E20">
        <w:rPr>
          <w:rFonts w:ascii="Times New Roman" w:hAnsi="Times New Roman" w:cs="Times New Roman"/>
          <w:sz w:val="24"/>
          <w:szCs w:val="24"/>
        </w:rPr>
        <w:t>id</w:t>
      </w:r>
      <w:r w:rsidR="00E74DE3" w:rsidRPr="00DA3E20">
        <w:rPr>
          <w:rFonts w:ascii="Times New Roman" w:hAnsi="Times New Roman" w:cs="Times New Roman"/>
          <w:sz w:val="24"/>
          <w:szCs w:val="24"/>
        </w:rPr>
        <w:t xml:space="preserve"> not grow</w:t>
      </w:r>
      <w:r w:rsidR="00ED3B59" w:rsidRPr="00DA3E20">
        <w:rPr>
          <w:rFonts w:ascii="Times New Roman" w:hAnsi="Times New Roman" w:cs="Times New Roman"/>
          <w:sz w:val="24"/>
          <w:szCs w:val="24"/>
        </w:rPr>
        <w:t xml:space="preserve">. </w:t>
      </w:r>
      <w:r w:rsidR="00844E21" w:rsidRPr="00DA3E20">
        <w:rPr>
          <w:rFonts w:ascii="Times New Roman" w:hAnsi="Times New Roman" w:cs="Times New Roman"/>
          <w:sz w:val="24"/>
          <w:szCs w:val="24"/>
        </w:rPr>
        <w:t xml:space="preserve">This is likely because at </w:t>
      </w:r>
      <w:r w:rsidR="00976895" w:rsidRPr="00DA3E20">
        <w:rPr>
          <w:rFonts w:ascii="Times New Roman" w:hAnsi="Times New Roman" w:cs="Times New Roman"/>
          <w:sz w:val="24"/>
          <w:szCs w:val="24"/>
        </w:rPr>
        <w:t xml:space="preserve">the early stages of </w:t>
      </w:r>
      <w:r w:rsidR="00844E21" w:rsidRPr="00DA3E20">
        <w:rPr>
          <w:rFonts w:ascii="Times New Roman" w:hAnsi="Times New Roman" w:cs="Times New Roman"/>
          <w:sz w:val="24"/>
          <w:szCs w:val="24"/>
        </w:rPr>
        <w:t>reproduction</w:t>
      </w:r>
      <w:r w:rsidR="00976895" w:rsidRPr="00DA3E20">
        <w:rPr>
          <w:rFonts w:ascii="Times New Roman" w:hAnsi="Times New Roman" w:cs="Times New Roman"/>
          <w:sz w:val="24"/>
          <w:szCs w:val="24"/>
        </w:rPr>
        <w:t>,</w:t>
      </w:r>
      <w:r w:rsidR="00844E21" w:rsidRPr="00DA3E20">
        <w:rPr>
          <w:rFonts w:ascii="Times New Roman" w:hAnsi="Times New Roman" w:cs="Times New Roman"/>
          <w:sz w:val="24"/>
          <w:szCs w:val="24"/>
        </w:rPr>
        <w:t xml:space="preserve"> </w:t>
      </w:r>
      <w:r w:rsidR="00EF02A5" w:rsidRPr="00DA3E20">
        <w:rPr>
          <w:rFonts w:ascii="Times New Roman" w:hAnsi="Times New Roman" w:cs="Times New Roman"/>
          <w:sz w:val="24"/>
          <w:szCs w:val="24"/>
        </w:rPr>
        <w:t>individuals</w:t>
      </w:r>
      <w:r w:rsidR="00844E21" w:rsidRPr="00DA3E20">
        <w:rPr>
          <w:rFonts w:ascii="Times New Roman" w:hAnsi="Times New Roman" w:cs="Times New Roman"/>
          <w:sz w:val="24"/>
          <w:szCs w:val="24"/>
        </w:rPr>
        <w:t xml:space="preserve"> ha</w:t>
      </w:r>
      <w:r w:rsidR="00EF02A5" w:rsidRPr="00DA3E20">
        <w:rPr>
          <w:rFonts w:ascii="Times New Roman" w:hAnsi="Times New Roman" w:cs="Times New Roman"/>
          <w:sz w:val="24"/>
          <w:szCs w:val="24"/>
        </w:rPr>
        <w:t>ve</w:t>
      </w:r>
      <w:r w:rsidR="00844E21" w:rsidRPr="00DA3E20">
        <w:rPr>
          <w:rFonts w:ascii="Times New Roman" w:hAnsi="Times New Roman" w:cs="Times New Roman"/>
          <w:sz w:val="24"/>
          <w:szCs w:val="24"/>
        </w:rPr>
        <w:t xml:space="preserve"> already invested much of </w:t>
      </w:r>
      <w:r w:rsidR="00EF02A5" w:rsidRPr="00DA3E20">
        <w:rPr>
          <w:rFonts w:ascii="Times New Roman" w:hAnsi="Times New Roman" w:cs="Times New Roman"/>
          <w:sz w:val="24"/>
          <w:szCs w:val="24"/>
        </w:rPr>
        <w:t>their</w:t>
      </w:r>
      <w:r w:rsidR="00844E21" w:rsidRPr="00DA3E20">
        <w:rPr>
          <w:rFonts w:ascii="Times New Roman" w:hAnsi="Times New Roman" w:cs="Times New Roman"/>
          <w:sz w:val="24"/>
          <w:szCs w:val="24"/>
        </w:rPr>
        <w:t xml:space="preserve"> energy in bolting or flowering, so</w:t>
      </w:r>
      <w:r w:rsidR="00976895" w:rsidRPr="00DA3E20">
        <w:rPr>
          <w:rFonts w:ascii="Times New Roman" w:hAnsi="Times New Roman" w:cs="Times New Roman"/>
          <w:sz w:val="24"/>
          <w:szCs w:val="24"/>
        </w:rPr>
        <w:t xml:space="preserve"> </w:t>
      </w:r>
      <w:r w:rsidR="00844E21" w:rsidRPr="00DA3E20">
        <w:rPr>
          <w:rFonts w:ascii="Times New Roman" w:hAnsi="Times New Roman" w:cs="Times New Roman"/>
          <w:sz w:val="24"/>
          <w:szCs w:val="24"/>
        </w:rPr>
        <w:t>mechanical damage from mowing</w:t>
      </w:r>
      <w:r w:rsidR="00976895" w:rsidRPr="00DA3E20">
        <w:rPr>
          <w:rFonts w:ascii="Times New Roman" w:hAnsi="Times New Roman" w:cs="Times New Roman"/>
          <w:sz w:val="24"/>
          <w:szCs w:val="24"/>
        </w:rPr>
        <w:t xml:space="preserve"> may </w:t>
      </w:r>
      <w:r w:rsidR="00844E21" w:rsidRPr="00DA3E20">
        <w:rPr>
          <w:rFonts w:ascii="Times New Roman" w:hAnsi="Times New Roman" w:cs="Times New Roman"/>
          <w:sz w:val="24"/>
          <w:szCs w:val="24"/>
        </w:rPr>
        <w:t xml:space="preserve">further </w:t>
      </w:r>
      <w:r w:rsidR="00976895" w:rsidRPr="00DA3E20">
        <w:rPr>
          <w:rFonts w:ascii="Times New Roman" w:hAnsi="Times New Roman" w:cs="Times New Roman"/>
          <w:sz w:val="24"/>
          <w:szCs w:val="24"/>
        </w:rPr>
        <w:t>weaken root reserves</w:t>
      </w:r>
      <w:r w:rsidR="00844E21" w:rsidRPr="00DA3E20">
        <w:rPr>
          <w:rFonts w:ascii="Times New Roman" w:hAnsi="Times New Roman" w:cs="Times New Roman"/>
          <w:sz w:val="24"/>
          <w:szCs w:val="24"/>
        </w:rPr>
        <w:t xml:space="preserve"> and deplete resources available for reproduction (Sheley </w:t>
      </w:r>
      <w:r w:rsidR="00844E21" w:rsidRPr="00DA3E20">
        <w:rPr>
          <w:rFonts w:ascii="Times New Roman" w:hAnsi="Times New Roman" w:cs="Times New Roman"/>
          <w:i/>
          <w:iCs/>
          <w:sz w:val="24"/>
          <w:szCs w:val="24"/>
        </w:rPr>
        <w:t>et al.</w:t>
      </w:r>
      <w:r w:rsidR="00844E21" w:rsidRPr="00DA3E20">
        <w:rPr>
          <w:rFonts w:ascii="Times New Roman" w:hAnsi="Times New Roman" w:cs="Times New Roman"/>
          <w:sz w:val="24"/>
          <w:szCs w:val="24"/>
        </w:rPr>
        <w:t xml:space="preserve"> 2003)</w:t>
      </w:r>
      <w:r w:rsidR="00976895" w:rsidRPr="00DA3E20">
        <w:rPr>
          <w:rFonts w:ascii="Times New Roman" w:hAnsi="Times New Roman" w:cs="Times New Roman"/>
          <w:sz w:val="24"/>
          <w:szCs w:val="24"/>
        </w:rPr>
        <w:t>.</w:t>
      </w:r>
      <w:r w:rsidR="00122838" w:rsidRPr="00DA3E20">
        <w:rPr>
          <w:rFonts w:ascii="Times New Roman" w:hAnsi="Times New Roman" w:cs="Times New Roman"/>
          <w:sz w:val="24"/>
          <w:szCs w:val="24"/>
        </w:rPr>
        <w:t xml:space="preserve"> Furthermore, repeated mowing ensures that heights of the target species remain quite low so that even if individuals set seed below the height of mowing, dispersal of those seeds via wind or gravity will be limited due to the</w:t>
      </w:r>
      <w:r w:rsidR="00DD4163" w:rsidRPr="00DA3E20">
        <w:rPr>
          <w:rFonts w:ascii="Times New Roman" w:hAnsi="Times New Roman" w:cs="Times New Roman"/>
          <w:sz w:val="24"/>
          <w:szCs w:val="24"/>
        </w:rPr>
        <w:t>ir</w:t>
      </w:r>
      <w:r w:rsidR="00122838" w:rsidRPr="00DA3E20">
        <w:rPr>
          <w:rFonts w:ascii="Times New Roman" w:hAnsi="Times New Roman" w:cs="Times New Roman"/>
          <w:sz w:val="24"/>
          <w:szCs w:val="24"/>
        </w:rPr>
        <w:t xml:space="preserve"> significantly reduced </w:t>
      </w:r>
      <w:r w:rsidR="00122838" w:rsidRPr="00DA3E20">
        <w:rPr>
          <w:rFonts w:ascii="Times New Roman" w:hAnsi="Times New Roman" w:cs="Times New Roman"/>
          <w:sz w:val="24"/>
          <w:szCs w:val="24"/>
        </w:rPr>
        <w:lastRenderedPageBreak/>
        <w:t>height</w:t>
      </w:r>
      <w:del w:id="290" w:author="Trevor Drees" w:date="2025-07-23T16:51:00Z" w16du:dateUtc="2025-07-23T23:51:00Z">
        <w:r w:rsidR="00EF02A5" w:rsidRPr="00DA3E20" w:rsidDel="00CC1251">
          <w:rPr>
            <w:rFonts w:ascii="Times New Roman" w:hAnsi="Times New Roman" w:cs="Times New Roman"/>
            <w:sz w:val="24"/>
            <w:szCs w:val="24"/>
          </w:rPr>
          <w:delText xml:space="preserve"> </w:delText>
        </w:r>
        <w:commentRangeStart w:id="291"/>
        <w:commentRangeStart w:id="292"/>
        <w:r w:rsidR="00EF02A5" w:rsidRPr="00DA3E20" w:rsidDel="00CC1251">
          <w:rPr>
            <w:rFonts w:ascii="Times New Roman" w:hAnsi="Times New Roman" w:cs="Times New Roman"/>
            <w:sz w:val="24"/>
            <w:szCs w:val="24"/>
          </w:rPr>
          <w:delText xml:space="preserve">and physical barriers provided by the </w:delText>
        </w:r>
        <w:commentRangeStart w:id="293"/>
        <w:commentRangeStart w:id="294"/>
        <w:r w:rsidR="00EF02A5" w:rsidRPr="00DA3E20" w:rsidDel="00CC1251">
          <w:rPr>
            <w:rFonts w:ascii="Times New Roman" w:hAnsi="Times New Roman" w:cs="Times New Roman"/>
            <w:sz w:val="24"/>
            <w:szCs w:val="24"/>
          </w:rPr>
          <w:delText>surrounding vegetation</w:delText>
        </w:r>
      </w:del>
      <w:commentRangeEnd w:id="291"/>
      <w:r w:rsidR="00DD4163" w:rsidRPr="00DA3E20">
        <w:rPr>
          <w:rStyle w:val="CommentReference"/>
        </w:rPr>
        <w:commentReference w:id="291"/>
      </w:r>
      <w:commentRangeEnd w:id="292"/>
      <w:r w:rsidR="00CC1251">
        <w:rPr>
          <w:rStyle w:val="CommentReference"/>
        </w:rPr>
        <w:commentReference w:id="292"/>
      </w:r>
      <w:r w:rsidR="00122838" w:rsidRPr="00DA3E20">
        <w:rPr>
          <w:rFonts w:ascii="Times New Roman" w:hAnsi="Times New Roman" w:cs="Times New Roman"/>
          <w:sz w:val="24"/>
          <w:szCs w:val="24"/>
        </w:rPr>
        <w:t xml:space="preserve">; </w:t>
      </w:r>
      <w:commentRangeEnd w:id="293"/>
      <w:r w:rsidR="008214E2" w:rsidRPr="00DA3E20">
        <w:rPr>
          <w:rStyle w:val="CommentReference"/>
        </w:rPr>
        <w:commentReference w:id="293"/>
      </w:r>
      <w:commentRangeEnd w:id="294"/>
      <w:r w:rsidR="00CC1251">
        <w:rPr>
          <w:rStyle w:val="CommentReference"/>
        </w:rPr>
        <w:commentReference w:id="294"/>
      </w:r>
      <w:r w:rsidR="00122838" w:rsidRPr="00DA3E20">
        <w:rPr>
          <w:rFonts w:ascii="Times New Roman" w:hAnsi="Times New Roman" w:cs="Times New Roman"/>
          <w:sz w:val="24"/>
          <w:szCs w:val="24"/>
        </w:rPr>
        <w:t>this in turn keeps future individuals of the target species in relatively close proximity</w:t>
      </w:r>
      <w:r w:rsidR="00EF02A5" w:rsidRPr="00DA3E20">
        <w:rPr>
          <w:rFonts w:ascii="Times New Roman" w:hAnsi="Times New Roman" w:cs="Times New Roman"/>
          <w:sz w:val="24"/>
          <w:szCs w:val="24"/>
        </w:rPr>
        <w:t xml:space="preserve"> to the parent plants</w:t>
      </w:r>
      <w:r w:rsidR="00122838" w:rsidRPr="00DA3E20">
        <w:rPr>
          <w:rFonts w:ascii="Times New Roman" w:hAnsi="Times New Roman" w:cs="Times New Roman"/>
          <w:sz w:val="24"/>
          <w:szCs w:val="24"/>
        </w:rPr>
        <w:t>, reducing the size of the management area and thus the resources needed for said management.</w:t>
      </w:r>
      <w:r w:rsidR="004C18D2" w:rsidRPr="00DA3E20">
        <w:rPr>
          <w:rFonts w:ascii="Times New Roman" w:hAnsi="Times New Roman" w:cs="Times New Roman"/>
          <w:sz w:val="24"/>
          <w:szCs w:val="24"/>
        </w:rPr>
        <w:t xml:space="preserve"> </w:t>
      </w:r>
      <w:r w:rsidR="000A797E" w:rsidRPr="00DA3E20">
        <w:rPr>
          <w:rFonts w:ascii="Times New Roman" w:hAnsi="Times New Roman" w:cs="Times New Roman"/>
          <w:sz w:val="24"/>
          <w:szCs w:val="24"/>
        </w:rPr>
        <w:t>It is worth noting, however</w:t>
      </w:r>
      <w:r w:rsidR="004C18D2" w:rsidRPr="00DA3E20">
        <w:rPr>
          <w:rFonts w:ascii="Times New Roman" w:hAnsi="Times New Roman" w:cs="Times New Roman"/>
          <w:sz w:val="24"/>
          <w:szCs w:val="24"/>
        </w:rPr>
        <w:t>,</w:t>
      </w:r>
      <w:r w:rsidR="000A797E" w:rsidRPr="00DA3E20">
        <w:rPr>
          <w:rFonts w:ascii="Times New Roman" w:hAnsi="Times New Roman" w:cs="Times New Roman"/>
          <w:sz w:val="24"/>
          <w:szCs w:val="24"/>
        </w:rPr>
        <w:t xml:space="preserve"> that</w:t>
      </w:r>
      <w:r w:rsidR="004C18D2" w:rsidRPr="00DA3E20">
        <w:rPr>
          <w:rFonts w:ascii="Times New Roman" w:hAnsi="Times New Roman" w:cs="Times New Roman"/>
          <w:sz w:val="24"/>
          <w:szCs w:val="24"/>
        </w:rPr>
        <w:t xml:space="preserve"> </w:t>
      </w:r>
      <w:r w:rsidR="000A797E" w:rsidRPr="00DA3E20">
        <w:rPr>
          <w:rFonts w:ascii="Times New Roman" w:hAnsi="Times New Roman" w:cs="Times New Roman"/>
          <w:sz w:val="24"/>
          <w:szCs w:val="24"/>
        </w:rPr>
        <w:t>repeated mowing has high time and labor costs compared to less frequent mowing regimes; thus, while we demonstrate that it can be extremely effective at curbing a target species, it may not be a viable option if management resources are limited.</w:t>
      </w:r>
    </w:p>
    <w:p w14:paraId="3B89FDF7" w14:textId="667AC937" w:rsidR="00690861" w:rsidRPr="00DA3E20" w:rsidRDefault="00EC1DA2" w:rsidP="00EC1DA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O</w:t>
      </w:r>
      <w:r w:rsidR="004E6F24" w:rsidRPr="00DA3E20">
        <w:rPr>
          <w:rFonts w:ascii="Times New Roman" w:hAnsi="Times New Roman" w:cs="Times New Roman"/>
          <w:sz w:val="24"/>
          <w:szCs w:val="24"/>
        </w:rPr>
        <w:t xml:space="preserve">ne particularly interesting finding of our study is that sometimes, management efforts to curb the </w:t>
      </w:r>
      <w:r w:rsidR="00827F7F" w:rsidRPr="00DA3E20">
        <w:rPr>
          <w:rFonts w:ascii="Times New Roman" w:hAnsi="Times New Roman" w:cs="Times New Roman"/>
          <w:sz w:val="24"/>
          <w:szCs w:val="24"/>
        </w:rPr>
        <w:t xml:space="preserve">growth or </w:t>
      </w:r>
      <w:r w:rsidR="004E6F24" w:rsidRPr="00DA3E20">
        <w:rPr>
          <w:rFonts w:ascii="Times New Roman" w:hAnsi="Times New Roman" w:cs="Times New Roman"/>
          <w:sz w:val="24"/>
          <w:szCs w:val="24"/>
        </w:rPr>
        <w:t xml:space="preserve">spread of </w:t>
      </w:r>
      <w:r w:rsidR="00A33F21" w:rsidRPr="00DA3E20">
        <w:rPr>
          <w:rFonts w:ascii="Times New Roman" w:hAnsi="Times New Roman" w:cs="Times New Roman"/>
          <w:sz w:val="24"/>
          <w:szCs w:val="24"/>
        </w:rPr>
        <w:t>weedy or invasive plants</w:t>
      </w:r>
      <w:r w:rsidR="004E6F24" w:rsidRPr="00DA3E20">
        <w:rPr>
          <w:rFonts w:ascii="Times New Roman" w:hAnsi="Times New Roman" w:cs="Times New Roman"/>
          <w:sz w:val="24"/>
          <w:szCs w:val="24"/>
        </w:rPr>
        <w:t xml:space="preserve"> may </w:t>
      </w:r>
      <w:r w:rsidR="00827F7F" w:rsidRPr="00DA3E20">
        <w:rPr>
          <w:rFonts w:ascii="Times New Roman" w:hAnsi="Times New Roman" w:cs="Times New Roman"/>
          <w:sz w:val="24"/>
          <w:szCs w:val="24"/>
        </w:rPr>
        <w:t>have unintended consequences that</w:t>
      </w:r>
      <w:r w:rsidR="0047103C" w:rsidRPr="00DA3E20">
        <w:rPr>
          <w:rFonts w:ascii="Times New Roman" w:hAnsi="Times New Roman" w:cs="Times New Roman"/>
          <w:sz w:val="24"/>
          <w:szCs w:val="24"/>
        </w:rPr>
        <w:t xml:space="preserve"> can</w:t>
      </w:r>
      <w:r w:rsidR="00827F7F" w:rsidRPr="00DA3E20">
        <w:rPr>
          <w:rFonts w:ascii="Times New Roman" w:hAnsi="Times New Roman" w:cs="Times New Roman"/>
          <w:sz w:val="24"/>
          <w:szCs w:val="24"/>
        </w:rPr>
        <w:t xml:space="preserve"> reduce the effectiveness of said efforts</w:t>
      </w:r>
      <w:r w:rsidR="00690861" w:rsidRPr="00DA3E20">
        <w:rPr>
          <w:rFonts w:ascii="Times New Roman" w:hAnsi="Times New Roman" w:cs="Times New Roman"/>
          <w:sz w:val="24"/>
          <w:szCs w:val="24"/>
        </w:rPr>
        <w:t xml:space="preserve">. </w:t>
      </w:r>
      <w:r w:rsidR="004E6F24" w:rsidRPr="00DA3E20">
        <w:rPr>
          <w:rFonts w:ascii="Times New Roman" w:hAnsi="Times New Roman" w:cs="Times New Roman"/>
          <w:sz w:val="24"/>
          <w:szCs w:val="24"/>
        </w:rPr>
        <w:t>We demonstrate that</w:t>
      </w:r>
      <w:r w:rsidR="00690861" w:rsidRPr="00DA3E20">
        <w:rPr>
          <w:rFonts w:ascii="Times New Roman" w:hAnsi="Times New Roman" w:cs="Times New Roman"/>
          <w:sz w:val="24"/>
          <w:szCs w:val="24"/>
        </w:rPr>
        <w:t xml:space="preserve">, </w:t>
      </w:r>
      <w:r w:rsidR="004E6F24" w:rsidRPr="00DA3E20">
        <w:rPr>
          <w:rFonts w:ascii="Times New Roman" w:hAnsi="Times New Roman" w:cs="Times New Roman"/>
          <w:sz w:val="24"/>
          <w:szCs w:val="24"/>
        </w:rPr>
        <w:t>for</w:t>
      </w:r>
      <w:r w:rsidR="00690861" w:rsidRPr="00DA3E20">
        <w:rPr>
          <w:rFonts w:ascii="Times New Roman" w:hAnsi="Times New Roman" w:cs="Times New Roman"/>
          <w:sz w:val="24"/>
          <w:szCs w:val="24"/>
        </w:rPr>
        <w:t xml:space="preserve"> </w:t>
      </w:r>
      <w:r w:rsidR="00690861" w:rsidRPr="00DA3E20">
        <w:rPr>
          <w:rFonts w:ascii="Times New Roman" w:hAnsi="Times New Roman" w:cs="Times New Roman"/>
          <w:i/>
          <w:iCs/>
          <w:sz w:val="24"/>
          <w:szCs w:val="24"/>
        </w:rPr>
        <w:t>C. nutans</w:t>
      </w:r>
      <w:r w:rsidR="00690861" w:rsidRPr="00DA3E20">
        <w:rPr>
          <w:rFonts w:ascii="Times New Roman" w:hAnsi="Times New Roman" w:cs="Times New Roman"/>
          <w:sz w:val="24"/>
          <w:szCs w:val="24"/>
        </w:rPr>
        <w:t xml:space="preserve">, while </w:t>
      </w:r>
      <w:r w:rsidR="00B74E77" w:rsidRPr="00DA3E20">
        <w:rPr>
          <w:rFonts w:ascii="Times New Roman" w:hAnsi="Times New Roman" w:cs="Times New Roman"/>
          <w:sz w:val="24"/>
          <w:szCs w:val="24"/>
        </w:rPr>
        <w:t>mowing</w:t>
      </w:r>
      <w:r w:rsidR="00690861" w:rsidRPr="00DA3E20">
        <w:rPr>
          <w:rFonts w:ascii="Times New Roman" w:hAnsi="Times New Roman" w:cs="Times New Roman"/>
          <w:sz w:val="24"/>
          <w:szCs w:val="24"/>
        </w:rPr>
        <w:t xml:space="preserve"> </w:t>
      </w:r>
      <w:r w:rsidR="00B74E77" w:rsidRPr="00DA3E20">
        <w:rPr>
          <w:rFonts w:ascii="Times New Roman" w:hAnsi="Times New Roman" w:cs="Times New Roman"/>
          <w:sz w:val="24"/>
          <w:szCs w:val="24"/>
        </w:rPr>
        <w:t>at</w:t>
      </w:r>
      <w:r w:rsidR="00690861" w:rsidRPr="00DA3E20">
        <w:rPr>
          <w:rFonts w:ascii="Times New Roman" w:hAnsi="Times New Roman" w:cs="Times New Roman"/>
          <w:sz w:val="24"/>
          <w:szCs w:val="24"/>
        </w:rPr>
        <w:t xml:space="preserve"> </w:t>
      </w:r>
      <w:del w:id="295" w:author="Trevor Drees" w:date="2025-07-27T17:09:00Z" w16du:dateUtc="2025-07-28T00:09:00Z">
        <w:r w:rsidR="00690861" w:rsidRPr="00DA3E20" w:rsidDel="009F4AC0">
          <w:rPr>
            <w:rFonts w:ascii="Times New Roman" w:hAnsi="Times New Roman" w:cs="Times New Roman"/>
            <w:sz w:val="24"/>
            <w:szCs w:val="24"/>
          </w:rPr>
          <w:delText xml:space="preserve">5 and </w:delText>
        </w:r>
      </w:del>
      <w:r w:rsidR="00690861" w:rsidRPr="00DA3E20">
        <w:rPr>
          <w:rFonts w:ascii="Times New Roman" w:hAnsi="Times New Roman" w:cs="Times New Roman"/>
          <w:sz w:val="24"/>
          <w:szCs w:val="24"/>
        </w:rPr>
        <w:t>0 cm</w:t>
      </w:r>
      <w:ins w:id="296" w:author="Trevor Drees" w:date="2025-07-27T17:09:00Z" w16du:dateUtc="2025-07-28T00:09:00Z">
        <w:r w:rsidR="009F4AC0">
          <w:rPr>
            <w:rFonts w:ascii="Times New Roman" w:hAnsi="Times New Roman" w:cs="Times New Roman"/>
            <w:sz w:val="24"/>
            <w:szCs w:val="24"/>
          </w:rPr>
          <w:t xml:space="preserve"> substantially</w:t>
        </w:r>
      </w:ins>
      <w:r w:rsidR="00690861" w:rsidRPr="00DA3E20">
        <w:rPr>
          <w:rFonts w:ascii="Times New Roman" w:hAnsi="Times New Roman" w:cs="Times New Roman"/>
          <w:sz w:val="24"/>
          <w:szCs w:val="24"/>
        </w:rPr>
        <w:t xml:space="preserve"> </w:t>
      </w:r>
      <w:r w:rsidR="00F16389" w:rsidRPr="00DA3E20">
        <w:rPr>
          <w:rFonts w:ascii="Times New Roman" w:hAnsi="Times New Roman" w:cs="Times New Roman"/>
          <w:sz w:val="24"/>
          <w:szCs w:val="24"/>
        </w:rPr>
        <w:t>increased the risk of death</w:t>
      </w:r>
      <w:r w:rsidR="00690861" w:rsidRPr="00DA3E20">
        <w:rPr>
          <w:rFonts w:ascii="Times New Roman" w:hAnsi="Times New Roman" w:cs="Times New Roman"/>
          <w:sz w:val="24"/>
          <w:szCs w:val="24"/>
        </w:rPr>
        <w:t xml:space="preserve">, </w:t>
      </w:r>
      <w:r w:rsidR="00B74E77" w:rsidRPr="00DA3E20">
        <w:rPr>
          <w:rFonts w:ascii="Times New Roman" w:hAnsi="Times New Roman" w:cs="Times New Roman"/>
          <w:sz w:val="24"/>
          <w:szCs w:val="24"/>
        </w:rPr>
        <w:t>mowing</w:t>
      </w:r>
      <w:r w:rsidR="00690861" w:rsidRPr="00DA3E20">
        <w:rPr>
          <w:rFonts w:ascii="Times New Roman" w:hAnsi="Times New Roman" w:cs="Times New Roman"/>
          <w:sz w:val="24"/>
          <w:szCs w:val="24"/>
        </w:rPr>
        <w:t xml:space="preserve"> </w:t>
      </w:r>
      <w:r w:rsidR="00B74E77" w:rsidRPr="00DA3E20">
        <w:rPr>
          <w:rFonts w:ascii="Times New Roman" w:hAnsi="Times New Roman" w:cs="Times New Roman"/>
          <w:sz w:val="24"/>
          <w:szCs w:val="24"/>
        </w:rPr>
        <w:t>at</w:t>
      </w:r>
      <w:r w:rsidR="00690861" w:rsidRPr="00DA3E20">
        <w:rPr>
          <w:rFonts w:ascii="Times New Roman" w:hAnsi="Times New Roman" w:cs="Times New Roman"/>
          <w:sz w:val="24"/>
          <w:szCs w:val="24"/>
        </w:rPr>
        <w:t xml:space="preserve"> </w:t>
      </w:r>
      <w:del w:id="297" w:author="Trevor Drees" w:date="2025-07-27T17:09:00Z" w16du:dateUtc="2025-07-28T00:09:00Z">
        <w:r w:rsidR="00690861" w:rsidRPr="00DA3E20" w:rsidDel="009F4AC0">
          <w:rPr>
            <w:rFonts w:ascii="Times New Roman" w:hAnsi="Times New Roman" w:cs="Times New Roman"/>
            <w:sz w:val="24"/>
            <w:szCs w:val="24"/>
          </w:rPr>
          <w:delText xml:space="preserve">10 </w:delText>
        </w:r>
      </w:del>
      <w:ins w:id="298" w:author="Trevor Drees" w:date="2025-07-27T17:09:00Z" w16du:dateUtc="2025-07-28T00:09:00Z">
        <w:r w:rsidR="009F4AC0">
          <w:rPr>
            <w:rFonts w:ascii="Times New Roman" w:hAnsi="Times New Roman" w:cs="Times New Roman"/>
            <w:sz w:val="24"/>
            <w:szCs w:val="24"/>
          </w:rPr>
          <w:t>5</w:t>
        </w:r>
        <w:r w:rsidR="009F4AC0" w:rsidRPr="00DA3E20">
          <w:rPr>
            <w:rFonts w:ascii="Times New Roman" w:hAnsi="Times New Roman" w:cs="Times New Roman"/>
            <w:sz w:val="24"/>
            <w:szCs w:val="24"/>
          </w:rPr>
          <w:t xml:space="preserve"> </w:t>
        </w:r>
      </w:ins>
      <w:r w:rsidR="00690861" w:rsidRPr="00DA3E20">
        <w:rPr>
          <w:rFonts w:ascii="Times New Roman" w:hAnsi="Times New Roman" w:cs="Times New Roman"/>
          <w:sz w:val="24"/>
          <w:szCs w:val="24"/>
        </w:rPr>
        <w:t xml:space="preserve">cm </w:t>
      </w:r>
      <w:r w:rsidR="00F16389" w:rsidRPr="00DA3E20">
        <w:rPr>
          <w:rFonts w:ascii="Times New Roman" w:hAnsi="Times New Roman" w:cs="Times New Roman"/>
          <w:sz w:val="24"/>
          <w:szCs w:val="24"/>
        </w:rPr>
        <w:t>decreased</w:t>
      </w:r>
      <w:r w:rsidR="00CB2539" w:rsidRPr="00DA3E20">
        <w:rPr>
          <w:rFonts w:ascii="Times New Roman" w:hAnsi="Times New Roman" w:cs="Times New Roman"/>
          <w:sz w:val="24"/>
          <w:szCs w:val="24"/>
        </w:rPr>
        <w:t xml:space="preserve"> the risk of death</w:t>
      </w:r>
      <w:r w:rsidR="00F16389" w:rsidRPr="00DA3E20">
        <w:rPr>
          <w:rFonts w:ascii="Times New Roman" w:hAnsi="Times New Roman" w:cs="Times New Roman"/>
          <w:sz w:val="24"/>
          <w:szCs w:val="24"/>
        </w:rPr>
        <w:t xml:space="preserve"> and </w:t>
      </w:r>
      <w:r w:rsidR="00B74E77" w:rsidRPr="00DA3E20">
        <w:rPr>
          <w:rFonts w:ascii="Times New Roman" w:hAnsi="Times New Roman" w:cs="Times New Roman"/>
          <w:sz w:val="24"/>
          <w:szCs w:val="24"/>
        </w:rPr>
        <w:t>thus increased average</w:t>
      </w:r>
      <w:r w:rsidR="00F16389" w:rsidRPr="00DA3E20">
        <w:rPr>
          <w:rFonts w:ascii="Times New Roman" w:hAnsi="Times New Roman" w:cs="Times New Roman"/>
          <w:sz w:val="24"/>
          <w:szCs w:val="24"/>
        </w:rPr>
        <w:t xml:space="preserve"> lifespan</w:t>
      </w:r>
      <w:r w:rsidR="00481B05" w:rsidRPr="00DA3E20">
        <w:rPr>
          <w:rFonts w:ascii="Times New Roman" w:hAnsi="Times New Roman" w:cs="Times New Roman"/>
          <w:sz w:val="24"/>
          <w:szCs w:val="24"/>
        </w:rPr>
        <w:t>;</w:t>
      </w:r>
      <w:r w:rsidR="00690861" w:rsidRPr="00DA3E20">
        <w:rPr>
          <w:rFonts w:ascii="Times New Roman" w:hAnsi="Times New Roman" w:cs="Times New Roman"/>
          <w:sz w:val="24"/>
          <w:szCs w:val="24"/>
        </w:rPr>
        <w:t xml:space="preserve"> Zhang </w:t>
      </w:r>
      <w:r w:rsidR="00690861" w:rsidRPr="00DA3E20">
        <w:rPr>
          <w:rFonts w:ascii="Times New Roman" w:hAnsi="Times New Roman" w:cs="Times New Roman"/>
          <w:i/>
          <w:iCs/>
          <w:sz w:val="24"/>
          <w:szCs w:val="24"/>
        </w:rPr>
        <w:t>et al</w:t>
      </w:r>
      <w:r w:rsidR="00CB2539" w:rsidRPr="00DA3E20">
        <w:rPr>
          <w:rFonts w:ascii="Times New Roman" w:hAnsi="Times New Roman" w:cs="Times New Roman"/>
          <w:sz w:val="24"/>
          <w:szCs w:val="24"/>
        </w:rPr>
        <w:t>.</w:t>
      </w:r>
      <w:r w:rsidR="00690861" w:rsidRPr="00DA3E20">
        <w:rPr>
          <w:rFonts w:ascii="Times New Roman" w:hAnsi="Times New Roman" w:cs="Times New Roman"/>
          <w:sz w:val="24"/>
          <w:szCs w:val="24"/>
        </w:rPr>
        <w:t xml:space="preserve"> </w:t>
      </w:r>
      <w:r w:rsidR="00481B05" w:rsidRPr="00DA3E20">
        <w:rPr>
          <w:rFonts w:ascii="Times New Roman" w:hAnsi="Times New Roman" w:cs="Times New Roman"/>
          <w:sz w:val="24"/>
          <w:szCs w:val="24"/>
        </w:rPr>
        <w:t>(2011a) demonstrate similar behavio</w:t>
      </w:r>
      <w:del w:id="299" w:author="Trevor Drees" w:date="2025-07-27T17:02:00Z" w16du:dateUtc="2025-07-28T00:02:00Z">
        <w:r w:rsidR="00481B05" w:rsidRPr="00DA3E20" w:rsidDel="009F4AC0">
          <w:rPr>
            <w:rFonts w:ascii="Times New Roman" w:hAnsi="Times New Roman" w:cs="Times New Roman"/>
            <w:sz w:val="24"/>
            <w:szCs w:val="24"/>
          </w:rPr>
          <w:delText>u</w:delText>
        </w:r>
      </w:del>
      <w:r w:rsidR="00481B05" w:rsidRPr="00DA3E20">
        <w:rPr>
          <w:rFonts w:ascii="Times New Roman" w:hAnsi="Times New Roman" w:cs="Times New Roman"/>
          <w:sz w:val="24"/>
          <w:szCs w:val="24"/>
        </w:rPr>
        <w:t>r</w:t>
      </w:r>
      <w:r w:rsidR="00690861" w:rsidRPr="00DA3E20">
        <w:rPr>
          <w:rFonts w:ascii="Times New Roman" w:hAnsi="Times New Roman" w:cs="Times New Roman"/>
          <w:sz w:val="24"/>
          <w:szCs w:val="24"/>
        </w:rPr>
        <w:t xml:space="preserve"> in both</w:t>
      </w:r>
      <w:r w:rsidR="004E6F24" w:rsidRPr="00DA3E20">
        <w:rPr>
          <w:rFonts w:ascii="Times New Roman" w:hAnsi="Times New Roman" w:cs="Times New Roman"/>
          <w:sz w:val="24"/>
          <w:szCs w:val="24"/>
        </w:rPr>
        <w:t xml:space="preserve"> </w:t>
      </w:r>
      <w:r w:rsidR="004E6F24" w:rsidRPr="00DA3E20">
        <w:rPr>
          <w:rFonts w:ascii="Times New Roman" w:hAnsi="Times New Roman" w:cs="Times New Roman"/>
          <w:i/>
          <w:iCs/>
          <w:sz w:val="24"/>
          <w:szCs w:val="24"/>
        </w:rPr>
        <w:t xml:space="preserve">C. nutans </w:t>
      </w:r>
      <w:r w:rsidR="004E6F24" w:rsidRPr="00DA3E20">
        <w:rPr>
          <w:rFonts w:ascii="Times New Roman" w:hAnsi="Times New Roman" w:cs="Times New Roman"/>
          <w:sz w:val="24"/>
          <w:szCs w:val="24"/>
        </w:rPr>
        <w:t xml:space="preserve">and </w:t>
      </w:r>
      <w:r w:rsidR="004E6F24" w:rsidRPr="00DA3E20">
        <w:rPr>
          <w:rFonts w:ascii="Times New Roman" w:hAnsi="Times New Roman" w:cs="Times New Roman"/>
          <w:i/>
          <w:iCs/>
          <w:sz w:val="24"/>
          <w:szCs w:val="24"/>
        </w:rPr>
        <w:t xml:space="preserve">C. </w:t>
      </w:r>
      <w:proofErr w:type="spellStart"/>
      <w:r w:rsidR="004E6F24" w:rsidRPr="00DA3E20">
        <w:rPr>
          <w:rFonts w:ascii="Times New Roman" w:hAnsi="Times New Roman" w:cs="Times New Roman"/>
          <w:i/>
          <w:iCs/>
          <w:sz w:val="24"/>
          <w:szCs w:val="24"/>
        </w:rPr>
        <w:t>acanthoides</w:t>
      </w:r>
      <w:proofErr w:type="spellEnd"/>
      <w:r w:rsidR="00690861" w:rsidRPr="00DA3E20">
        <w:rPr>
          <w:rFonts w:ascii="Times New Roman" w:hAnsi="Times New Roman" w:cs="Times New Roman"/>
          <w:sz w:val="24"/>
          <w:szCs w:val="24"/>
        </w:rPr>
        <w:t xml:space="preserve"> </w:t>
      </w:r>
      <w:r w:rsidR="00E355F6" w:rsidRPr="00DA3E20">
        <w:rPr>
          <w:rFonts w:ascii="Times New Roman" w:hAnsi="Times New Roman" w:cs="Times New Roman"/>
          <w:sz w:val="24"/>
          <w:szCs w:val="24"/>
        </w:rPr>
        <w:t>with</w:t>
      </w:r>
      <w:r w:rsidR="00690861" w:rsidRPr="00DA3E20">
        <w:rPr>
          <w:rFonts w:ascii="Times New Roman" w:hAnsi="Times New Roman" w:cs="Times New Roman"/>
          <w:sz w:val="24"/>
          <w:szCs w:val="24"/>
        </w:rPr>
        <w:t xml:space="preserve"> a </w:t>
      </w:r>
      <w:r w:rsidR="004E6F24" w:rsidRPr="00DA3E20">
        <w:rPr>
          <w:rFonts w:ascii="Times New Roman" w:hAnsi="Times New Roman" w:cs="Times New Roman"/>
          <w:sz w:val="24"/>
          <w:szCs w:val="24"/>
        </w:rPr>
        <w:t>5</w:t>
      </w:r>
      <w:r w:rsidR="00690861" w:rsidRPr="00DA3E20">
        <w:rPr>
          <w:rFonts w:ascii="Times New Roman" w:hAnsi="Times New Roman" w:cs="Times New Roman"/>
          <w:sz w:val="24"/>
          <w:szCs w:val="24"/>
        </w:rPr>
        <w:t xml:space="preserve"> cm </w:t>
      </w:r>
      <w:r w:rsidR="00B74E77" w:rsidRPr="00DA3E20">
        <w:rPr>
          <w:rFonts w:ascii="Times New Roman" w:hAnsi="Times New Roman" w:cs="Times New Roman"/>
          <w:sz w:val="24"/>
          <w:szCs w:val="24"/>
        </w:rPr>
        <w:t>mow</w:t>
      </w:r>
      <w:r w:rsidR="00E355F6" w:rsidRPr="00DA3E20">
        <w:rPr>
          <w:rFonts w:ascii="Times New Roman" w:hAnsi="Times New Roman" w:cs="Times New Roman"/>
          <w:sz w:val="24"/>
          <w:szCs w:val="24"/>
        </w:rPr>
        <w:t>ing treatment</w:t>
      </w:r>
      <w:r w:rsidR="00ED3B59" w:rsidRPr="00DA3E20">
        <w:rPr>
          <w:rFonts w:ascii="Times New Roman" w:hAnsi="Times New Roman" w:cs="Times New Roman"/>
          <w:sz w:val="24"/>
          <w:szCs w:val="24"/>
        </w:rPr>
        <w:t>.</w:t>
      </w:r>
      <w:r w:rsidR="00501B57" w:rsidRPr="00DA3E20">
        <w:rPr>
          <w:rFonts w:ascii="Times New Roman" w:hAnsi="Times New Roman" w:cs="Times New Roman"/>
          <w:sz w:val="24"/>
          <w:szCs w:val="24"/>
        </w:rPr>
        <w:t xml:space="preserve"> </w:t>
      </w:r>
      <w:r w:rsidR="00A33F21" w:rsidRPr="00DA3E20">
        <w:rPr>
          <w:rFonts w:ascii="Times New Roman" w:hAnsi="Times New Roman" w:cs="Times New Roman"/>
          <w:sz w:val="24"/>
          <w:szCs w:val="24"/>
        </w:rPr>
        <w:t xml:space="preserve">In this case, </w:t>
      </w:r>
      <w:r w:rsidR="00F16389" w:rsidRPr="00DA3E20">
        <w:rPr>
          <w:rFonts w:ascii="Times New Roman" w:hAnsi="Times New Roman" w:cs="Times New Roman"/>
          <w:sz w:val="24"/>
          <w:szCs w:val="24"/>
        </w:rPr>
        <w:t xml:space="preserve">selecting a weak mowing regime may </w:t>
      </w:r>
      <w:proofErr w:type="gramStart"/>
      <w:r w:rsidR="00B74E77" w:rsidRPr="00DA3E20">
        <w:rPr>
          <w:rFonts w:ascii="Times New Roman" w:hAnsi="Times New Roman" w:cs="Times New Roman"/>
          <w:sz w:val="24"/>
          <w:szCs w:val="24"/>
        </w:rPr>
        <w:t>actually</w:t>
      </w:r>
      <w:r w:rsidR="00F16389" w:rsidRPr="00DA3E20">
        <w:rPr>
          <w:rFonts w:ascii="Times New Roman" w:hAnsi="Times New Roman" w:cs="Times New Roman"/>
          <w:sz w:val="24"/>
          <w:szCs w:val="24"/>
        </w:rPr>
        <w:t xml:space="preserve"> extend</w:t>
      </w:r>
      <w:proofErr w:type="gramEnd"/>
      <w:r w:rsidR="00F16389" w:rsidRPr="00DA3E20">
        <w:rPr>
          <w:rFonts w:ascii="Times New Roman" w:hAnsi="Times New Roman" w:cs="Times New Roman"/>
          <w:sz w:val="24"/>
          <w:szCs w:val="24"/>
        </w:rPr>
        <w:t xml:space="preserve"> the lifespan of the target species, and require a</w:t>
      </w:r>
      <w:r w:rsidR="00501B57" w:rsidRPr="00DA3E20">
        <w:rPr>
          <w:rFonts w:ascii="Times New Roman" w:hAnsi="Times New Roman" w:cs="Times New Roman"/>
          <w:sz w:val="24"/>
          <w:szCs w:val="24"/>
        </w:rPr>
        <w:t xml:space="preserve"> larger number of </w:t>
      </w:r>
      <w:r w:rsidR="00F16389" w:rsidRPr="00DA3E20">
        <w:rPr>
          <w:rFonts w:ascii="Times New Roman" w:hAnsi="Times New Roman" w:cs="Times New Roman"/>
          <w:sz w:val="24"/>
          <w:szCs w:val="24"/>
        </w:rPr>
        <w:t>treatments (and thus effort) to be effective</w:t>
      </w:r>
      <w:r w:rsidR="00B74E77" w:rsidRPr="00DA3E20">
        <w:rPr>
          <w:rFonts w:ascii="Times New Roman" w:hAnsi="Times New Roman" w:cs="Times New Roman"/>
          <w:sz w:val="24"/>
          <w:szCs w:val="24"/>
        </w:rPr>
        <w:t xml:space="preserve"> at eliminating existing individuals</w:t>
      </w:r>
      <w:r w:rsidR="00501B57" w:rsidRPr="00DA3E20">
        <w:rPr>
          <w:rFonts w:ascii="Times New Roman" w:hAnsi="Times New Roman" w:cs="Times New Roman"/>
          <w:sz w:val="24"/>
          <w:szCs w:val="24"/>
        </w:rPr>
        <w:t>.</w:t>
      </w:r>
      <w:r w:rsidR="00A23F50" w:rsidRPr="00DA3E20">
        <w:rPr>
          <w:rFonts w:ascii="Times New Roman" w:hAnsi="Times New Roman" w:cs="Times New Roman"/>
          <w:sz w:val="24"/>
          <w:szCs w:val="24"/>
        </w:rPr>
        <w:t xml:space="preserve"> </w:t>
      </w:r>
      <w:r w:rsidRPr="00DA3E20">
        <w:rPr>
          <w:rFonts w:ascii="Times New Roman" w:hAnsi="Times New Roman" w:cs="Times New Roman"/>
          <w:sz w:val="24"/>
          <w:szCs w:val="24"/>
        </w:rPr>
        <w:t xml:space="preserve">Duration of the treatments is important as well, as trimming needs to continue through the reproductive season; we find that individuals that were trimmed repeatedly still produced buds, which would have likely developed into flowers and set seed if </w:t>
      </w:r>
      <w:r w:rsidR="00E355F6" w:rsidRPr="00DA3E20">
        <w:rPr>
          <w:rFonts w:ascii="Times New Roman" w:hAnsi="Times New Roman" w:cs="Times New Roman"/>
          <w:sz w:val="24"/>
          <w:szCs w:val="24"/>
        </w:rPr>
        <w:t xml:space="preserve">mowing </w:t>
      </w:r>
      <w:r w:rsidR="008F6444" w:rsidRPr="00DA3E20">
        <w:rPr>
          <w:rFonts w:ascii="Times New Roman" w:hAnsi="Times New Roman" w:cs="Times New Roman"/>
          <w:sz w:val="24"/>
          <w:szCs w:val="24"/>
        </w:rPr>
        <w:t xml:space="preserve">had </w:t>
      </w:r>
      <w:r w:rsidR="00E355F6" w:rsidRPr="00DA3E20">
        <w:rPr>
          <w:rFonts w:ascii="Times New Roman" w:hAnsi="Times New Roman" w:cs="Times New Roman"/>
          <w:sz w:val="24"/>
          <w:szCs w:val="24"/>
        </w:rPr>
        <w:t>ceased</w:t>
      </w:r>
      <w:r w:rsidRPr="00DA3E20">
        <w:rPr>
          <w:rFonts w:ascii="Times New Roman" w:hAnsi="Times New Roman" w:cs="Times New Roman"/>
          <w:sz w:val="24"/>
          <w:szCs w:val="24"/>
        </w:rPr>
        <w:t>. Had the repeated mowing treatments been</w:t>
      </w:r>
      <w:r w:rsidR="00B74E77" w:rsidRPr="00DA3E20">
        <w:rPr>
          <w:rFonts w:ascii="Times New Roman" w:hAnsi="Times New Roman" w:cs="Times New Roman"/>
          <w:sz w:val="24"/>
          <w:szCs w:val="24"/>
        </w:rPr>
        <w:t xml:space="preserve"> </w:t>
      </w:r>
      <w:r w:rsidR="00E355F6" w:rsidRPr="00DA3E20">
        <w:rPr>
          <w:rFonts w:ascii="Times New Roman" w:hAnsi="Times New Roman" w:cs="Times New Roman"/>
          <w:sz w:val="24"/>
          <w:szCs w:val="24"/>
        </w:rPr>
        <w:t xml:space="preserve">terminated </w:t>
      </w:r>
      <w:r w:rsidR="00B74E77" w:rsidRPr="00DA3E20">
        <w:rPr>
          <w:rFonts w:ascii="Times New Roman" w:hAnsi="Times New Roman" w:cs="Times New Roman"/>
          <w:sz w:val="24"/>
          <w:szCs w:val="24"/>
        </w:rPr>
        <w:t xml:space="preserve">before or part of the way through the reproductive season, these efforts would have </w:t>
      </w:r>
      <w:r w:rsidR="00EB6CFC" w:rsidRPr="00DA3E20">
        <w:rPr>
          <w:rFonts w:ascii="Times New Roman" w:hAnsi="Times New Roman" w:cs="Times New Roman"/>
          <w:sz w:val="24"/>
          <w:szCs w:val="24"/>
        </w:rPr>
        <w:t>not been particularly fruitful</w:t>
      </w:r>
      <w:r w:rsidR="00B74E77" w:rsidRPr="00DA3E20">
        <w:rPr>
          <w:rFonts w:ascii="Times New Roman" w:hAnsi="Times New Roman" w:cs="Times New Roman"/>
          <w:sz w:val="24"/>
          <w:szCs w:val="24"/>
        </w:rPr>
        <w:t xml:space="preserve"> </w:t>
      </w:r>
      <w:r w:rsidR="00431865" w:rsidRPr="00DA3E20">
        <w:rPr>
          <w:rFonts w:ascii="Times New Roman" w:hAnsi="Times New Roman" w:cs="Times New Roman"/>
          <w:sz w:val="24"/>
          <w:szCs w:val="24"/>
        </w:rPr>
        <w:t xml:space="preserve">(and prior efforts would have been wasted) </w:t>
      </w:r>
      <w:r w:rsidR="00B74E77" w:rsidRPr="00DA3E20">
        <w:rPr>
          <w:rFonts w:ascii="Times New Roman" w:hAnsi="Times New Roman" w:cs="Times New Roman"/>
          <w:sz w:val="24"/>
          <w:szCs w:val="24"/>
        </w:rPr>
        <w:t>since individuals would</w:t>
      </w:r>
      <w:r w:rsidR="00EB6CFC" w:rsidRPr="00DA3E20">
        <w:rPr>
          <w:rFonts w:ascii="Times New Roman" w:hAnsi="Times New Roman" w:cs="Times New Roman"/>
          <w:sz w:val="24"/>
          <w:szCs w:val="24"/>
        </w:rPr>
        <w:t xml:space="preserve"> still</w:t>
      </w:r>
      <w:r w:rsidR="00B74E77" w:rsidRPr="00DA3E20">
        <w:rPr>
          <w:rFonts w:ascii="Times New Roman" w:hAnsi="Times New Roman" w:cs="Times New Roman"/>
          <w:sz w:val="24"/>
          <w:szCs w:val="24"/>
        </w:rPr>
        <w:t xml:space="preserve"> likely have reproduced</w:t>
      </w:r>
      <w:r w:rsidRPr="00DA3E20">
        <w:rPr>
          <w:rFonts w:ascii="Times New Roman" w:hAnsi="Times New Roman" w:cs="Times New Roman"/>
          <w:sz w:val="24"/>
          <w:szCs w:val="24"/>
        </w:rPr>
        <w:t xml:space="preserve">. </w:t>
      </w:r>
      <w:r w:rsidR="00501B57" w:rsidRPr="00DA3E20">
        <w:rPr>
          <w:rFonts w:ascii="Times New Roman" w:hAnsi="Times New Roman" w:cs="Times New Roman"/>
          <w:sz w:val="24"/>
          <w:szCs w:val="24"/>
        </w:rPr>
        <w:t xml:space="preserve">In </w:t>
      </w:r>
      <w:r w:rsidR="00A33F21" w:rsidRPr="00DA3E20">
        <w:rPr>
          <w:rFonts w:ascii="Times New Roman" w:hAnsi="Times New Roman" w:cs="Times New Roman"/>
          <w:sz w:val="24"/>
          <w:szCs w:val="24"/>
        </w:rPr>
        <w:t>other</w:t>
      </w:r>
      <w:r w:rsidR="00501B57" w:rsidRPr="00DA3E20">
        <w:rPr>
          <w:rFonts w:ascii="Times New Roman" w:hAnsi="Times New Roman" w:cs="Times New Roman"/>
          <w:sz w:val="24"/>
          <w:szCs w:val="24"/>
        </w:rPr>
        <w:t xml:space="preserve"> cases, </w:t>
      </w:r>
      <w:r w:rsidR="00A33F21" w:rsidRPr="00DA3E20">
        <w:rPr>
          <w:rFonts w:ascii="Times New Roman" w:hAnsi="Times New Roman" w:cs="Times New Roman"/>
          <w:sz w:val="24"/>
          <w:szCs w:val="24"/>
        </w:rPr>
        <w:t xml:space="preserve">the timing of the mowing may make matters worse; </w:t>
      </w:r>
      <w:r w:rsidR="00DF5606" w:rsidRPr="00DA3E20">
        <w:rPr>
          <w:rFonts w:ascii="Times New Roman" w:hAnsi="Times New Roman" w:cs="Times New Roman"/>
          <w:sz w:val="24"/>
          <w:szCs w:val="24"/>
        </w:rPr>
        <w:t>mowing</w:t>
      </w:r>
      <w:r w:rsidR="00A33F21" w:rsidRPr="00DA3E20">
        <w:rPr>
          <w:rFonts w:ascii="Times New Roman" w:hAnsi="Times New Roman" w:cs="Times New Roman"/>
          <w:sz w:val="24"/>
          <w:szCs w:val="24"/>
        </w:rPr>
        <w:t xml:space="preserve"> </w:t>
      </w:r>
      <w:r w:rsidR="00DF5606" w:rsidRPr="00DA3E20">
        <w:rPr>
          <w:rFonts w:ascii="Times New Roman" w:hAnsi="Times New Roman" w:cs="Times New Roman"/>
          <w:sz w:val="24"/>
          <w:szCs w:val="24"/>
        </w:rPr>
        <w:t>during or after seed set,</w:t>
      </w:r>
      <w:r w:rsidR="00A33F21" w:rsidRPr="00DA3E20">
        <w:rPr>
          <w:rFonts w:ascii="Times New Roman" w:hAnsi="Times New Roman" w:cs="Times New Roman"/>
          <w:sz w:val="24"/>
          <w:szCs w:val="24"/>
        </w:rPr>
        <w:t xml:space="preserve"> rather than </w:t>
      </w:r>
      <w:r w:rsidR="00B74E77" w:rsidRPr="00DA3E20">
        <w:rPr>
          <w:rFonts w:ascii="Times New Roman" w:hAnsi="Times New Roman" w:cs="Times New Roman"/>
          <w:sz w:val="24"/>
          <w:szCs w:val="24"/>
        </w:rPr>
        <w:t>before</w:t>
      </w:r>
      <w:r w:rsidR="00A33F21" w:rsidRPr="00DA3E20">
        <w:rPr>
          <w:rFonts w:ascii="Times New Roman" w:hAnsi="Times New Roman" w:cs="Times New Roman"/>
          <w:sz w:val="24"/>
          <w:szCs w:val="24"/>
        </w:rPr>
        <w:t>,</w:t>
      </w:r>
      <w:r w:rsidR="00DF5606" w:rsidRPr="00DA3E20">
        <w:rPr>
          <w:rFonts w:ascii="Times New Roman" w:hAnsi="Times New Roman" w:cs="Times New Roman"/>
          <w:sz w:val="24"/>
          <w:szCs w:val="24"/>
        </w:rPr>
        <w:t xml:space="preserve"> can actually facilitate the spread of </w:t>
      </w:r>
      <w:r w:rsidR="00F4048C" w:rsidRPr="00DA3E20">
        <w:rPr>
          <w:rFonts w:ascii="Times New Roman" w:hAnsi="Times New Roman" w:cs="Times New Roman"/>
          <w:sz w:val="24"/>
          <w:szCs w:val="24"/>
        </w:rPr>
        <w:t>the target species</w:t>
      </w:r>
      <w:r w:rsidR="00501B57" w:rsidRPr="00DA3E20">
        <w:rPr>
          <w:rFonts w:ascii="Times New Roman" w:hAnsi="Times New Roman" w:cs="Times New Roman"/>
          <w:sz w:val="24"/>
          <w:szCs w:val="24"/>
        </w:rPr>
        <w:t xml:space="preserve"> by aiding </w:t>
      </w:r>
      <w:r w:rsidR="00F4048C" w:rsidRPr="00DA3E20">
        <w:rPr>
          <w:rFonts w:ascii="Times New Roman" w:hAnsi="Times New Roman" w:cs="Times New Roman"/>
          <w:sz w:val="24"/>
          <w:szCs w:val="24"/>
        </w:rPr>
        <w:t>its</w:t>
      </w:r>
      <w:r w:rsidR="00501B57" w:rsidRPr="00DA3E20">
        <w:rPr>
          <w:rFonts w:ascii="Times New Roman" w:hAnsi="Times New Roman" w:cs="Times New Roman"/>
          <w:sz w:val="24"/>
          <w:szCs w:val="24"/>
        </w:rPr>
        <w:t xml:space="preserve"> dispersal;</w:t>
      </w:r>
      <w:r w:rsidR="00ED3B59" w:rsidRPr="00DA3E20">
        <w:rPr>
          <w:rFonts w:ascii="Times New Roman" w:hAnsi="Times New Roman" w:cs="Times New Roman"/>
          <w:sz w:val="24"/>
          <w:szCs w:val="24"/>
        </w:rPr>
        <w:t xml:space="preserve"> </w:t>
      </w:r>
      <w:r w:rsidR="00501B57" w:rsidRPr="00DA3E20">
        <w:rPr>
          <w:rFonts w:ascii="Times New Roman" w:hAnsi="Times New Roman" w:cs="Times New Roman"/>
          <w:sz w:val="24"/>
          <w:szCs w:val="24"/>
        </w:rPr>
        <w:t xml:space="preserve">this </w:t>
      </w:r>
      <w:r w:rsidR="00F4048C" w:rsidRPr="00DA3E20">
        <w:rPr>
          <w:rFonts w:ascii="Times New Roman" w:hAnsi="Times New Roman" w:cs="Times New Roman"/>
          <w:sz w:val="24"/>
          <w:szCs w:val="24"/>
        </w:rPr>
        <w:t>becomes</w:t>
      </w:r>
      <w:r w:rsidR="00ED3B59" w:rsidRPr="00DA3E20">
        <w:rPr>
          <w:rFonts w:ascii="Times New Roman" w:hAnsi="Times New Roman" w:cs="Times New Roman"/>
          <w:sz w:val="24"/>
          <w:szCs w:val="24"/>
        </w:rPr>
        <w:t xml:space="preserve"> more complicated when different </w:t>
      </w:r>
      <w:r w:rsidR="00F4048C" w:rsidRPr="00DA3E20">
        <w:rPr>
          <w:rFonts w:ascii="Times New Roman" w:hAnsi="Times New Roman" w:cs="Times New Roman"/>
          <w:sz w:val="24"/>
          <w:szCs w:val="24"/>
        </w:rPr>
        <w:t>species</w:t>
      </w:r>
      <w:r w:rsidR="00ED3B59" w:rsidRPr="00DA3E20">
        <w:rPr>
          <w:rFonts w:ascii="Times New Roman" w:hAnsi="Times New Roman" w:cs="Times New Roman"/>
          <w:sz w:val="24"/>
          <w:szCs w:val="24"/>
        </w:rPr>
        <w:t xml:space="preserve"> </w:t>
      </w:r>
      <w:r w:rsidR="00F4048C" w:rsidRPr="00DA3E20">
        <w:rPr>
          <w:rFonts w:ascii="Times New Roman" w:hAnsi="Times New Roman" w:cs="Times New Roman"/>
          <w:sz w:val="24"/>
          <w:szCs w:val="24"/>
        </w:rPr>
        <w:t>with staggered reproductive cycles occupy the same area</w:t>
      </w:r>
      <w:r w:rsidR="00ED3B59" w:rsidRPr="00DA3E20">
        <w:rPr>
          <w:rFonts w:ascii="Times New Roman" w:hAnsi="Times New Roman" w:cs="Times New Roman"/>
          <w:sz w:val="24"/>
          <w:szCs w:val="24"/>
        </w:rPr>
        <w:t>, as</w:t>
      </w:r>
      <w:r w:rsidR="00F4048C" w:rsidRPr="00DA3E20">
        <w:rPr>
          <w:rFonts w:ascii="Times New Roman" w:hAnsi="Times New Roman" w:cs="Times New Roman"/>
          <w:sz w:val="24"/>
          <w:szCs w:val="24"/>
        </w:rPr>
        <w:t xml:space="preserve"> the timing of </w:t>
      </w:r>
      <w:r w:rsidR="00F4048C" w:rsidRPr="00DA3E20">
        <w:rPr>
          <w:rFonts w:ascii="Times New Roman" w:hAnsi="Times New Roman" w:cs="Times New Roman"/>
          <w:sz w:val="24"/>
          <w:szCs w:val="24"/>
        </w:rPr>
        <w:lastRenderedPageBreak/>
        <w:t>mowing events may be sufficient to curb reproduction of one species but may facilitate the spread of others</w:t>
      </w:r>
      <w:r w:rsidR="00ED3B59" w:rsidRPr="00DA3E20">
        <w:rPr>
          <w:rFonts w:ascii="Times New Roman" w:hAnsi="Times New Roman" w:cs="Times New Roman"/>
          <w:sz w:val="24"/>
          <w:szCs w:val="24"/>
        </w:rPr>
        <w:t xml:space="preserve"> </w:t>
      </w:r>
      <w:r w:rsidR="00C72245" w:rsidRPr="00DA3E20">
        <w:rPr>
          <w:rFonts w:ascii="Times New Roman" w:hAnsi="Times New Roman" w:cs="Times New Roman"/>
          <w:sz w:val="24"/>
          <w:szCs w:val="24"/>
        </w:rPr>
        <w:t>(Donald 2006)</w:t>
      </w:r>
      <w:r w:rsidR="00501B57" w:rsidRPr="00DA3E20">
        <w:rPr>
          <w:rFonts w:ascii="Times New Roman" w:hAnsi="Times New Roman" w:cs="Times New Roman"/>
          <w:sz w:val="24"/>
          <w:szCs w:val="24"/>
        </w:rPr>
        <w:t>.</w:t>
      </w:r>
      <w:r w:rsidR="00F4048C" w:rsidRPr="00DA3E20">
        <w:rPr>
          <w:rFonts w:ascii="Times New Roman" w:hAnsi="Times New Roman" w:cs="Times New Roman"/>
          <w:sz w:val="24"/>
          <w:szCs w:val="24"/>
        </w:rPr>
        <w:t xml:space="preserve"> Th</w:t>
      </w:r>
      <w:r w:rsidR="00BA7E65" w:rsidRPr="00DA3E20">
        <w:rPr>
          <w:rFonts w:ascii="Times New Roman" w:hAnsi="Times New Roman" w:cs="Times New Roman"/>
          <w:sz w:val="24"/>
          <w:szCs w:val="24"/>
        </w:rPr>
        <w:t>is</w:t>
      </w:r>
      <w:r w:rsidR="00B74E77" w:rsidRPr="00DA3E20">
        <w:rPr>
          <w:rFonts w:ascii="Times New Roman" w:hAnsi="Times New Roman" w:cs="Times New Roman"/>
          <w:sz w:val="24"/>
          <w:szCs w:val="24"/>
        </w:rPr>
        <w:t xml:space="preserve"> idea of management efforts having unintended consequences that reduce their effectiveness or backfire completely</w:t>
      </w:r>
      <w:r w:rsidR="00F4048C" w:rsidRPr="00DA3E20">
        <w:rPr>
          <w:rFonts w:ascii="Times New Roman" w:hAnsi="Times New Roman" w:cs="Times New Roman"/>
          <w:sz w:val="24"/>
          <w:szCs w:val="24"/>
        </w:rPr>
        <w:t xml:space="preserve"> is not limited to mechanical methods of control</w:t>
      </w:r>
      <w:r w:rsidR="003C5863" w:rsidRPr="00DA3E20">
        <w:rPr>
          <w:rFonts w:ascii="Times New Roman" w:hAnsi="Times New Roman" w:cs="Times New Roman"/>
          <w:sz w:val="24"/>
          <w:szCs w:val="24"/>
        </w:rPr>
        <w:t xml:space="preserve"> such as mowing</w:t>
      </w:r>
      <w:r w:rsidR="009602A4" w:rsidRPr="00DA3E20">
        <w:rPr>
          <w:rFonts w:ascii="Times New Roman" w:hAnsi="Times New Roman" w:cs="Times New Roman"/>
          <w:sz w:val="24"/>
          <w:szCs w:val="24"/>
        </w:rPr>
        <w:t xml:space="preserve"> (see Owen </w:t>
      </w:r>
      <w:r w:rsidR="009602A4" w:rsidRPr="00DA3E20">
        <w:rPr>
          <w:rFonts w:ascii="Times New Roman" w:hAnsi="Times New Roman" w:cs="Times New Roman"/>
          <w:i/>
          <w:iCs/>
          <w:sz w:val="24"/>
          <w:szCs w:val="24"/>
        </w:rPr>
        <w:t xml:space="preserve">et </w:t>
      </w:r>
      <w:commentRangeStart w:id="300"/>
      <w:commentRangeStart w:id="301"/>
      <w:r w:rsidR="009602A4" w:rsidRPr="00DA3E20">
        <w:rPr>
          <w:rFonts w:ascii="Times New Roman" w:hAnsi="Times New Roman" w:cs="Times New Roman"/>
          <w:i/>
          <w:iCs/>
          <w:sz w:val="24"/>
          <w:szCs w:val="24"/>
          <w:rPrChange w:id="302" w:author="Trevor Drees" w:date="2025-07-23T16:12:00Z" w16du:dateUtc="2025-07-23T23:12:00Z">
            <w:rPr>
              <w:rFonts w:ascii="Times New Roman" w:hAnsi="Times New Roman" w:cs="Times New Roman"/>
              <w:sz w:val="24"/>
              <w:szCs w:val="24"/>
            </w:rPr>
          </w:rPrChange>
        </w:rPr>
        <w:t>al</w:t>
      </w:r>
      <w:r w:rsidR="009602A4" w:rsidRPr="00DA3E20">
        <w:rPr>
          <w:rFonts w:ascii="Times New Roman" w:hAnsi="Times New Roman" w:cs="Times New Roman"/>
          <w:sz w:val="24"/>
          <w:szCs w:val="24"/>
        </w:rPr>
        <w:t xml:space="preserve">. </w:t>
      </w:r>
      <w:commentRangeEnd w:id="300"/>
      <w:r w:rsidR="009E4125" w:rsidRPr="00DA3E20">
        <w:rPr>
          <w:rStyle w:val="CommentReference"/>
        </w:rPr>
        <w:commentReference w:id="300"/>
      </w:r>
      <w:commentRangeEnd w:id="301"/>
      <w:r w:rsidR="0094048C" w:rsidRPr="00DA3E20">
        <w:rPr>
          <w:rStyle w:val="CommentReference"/>
        </w:rPr>
        <w:commentReference w:id="301"/>
      </w:r>
      <w:r w:rsidR="009602A4" w:rsidRPr="00DA3E20">
        <w:rPr>
          <w:rFonts w:ascii="Times New Roman" w:hAnsi="Times New Roman" w:cs="Times New Roman"/>
          <w:sz w:val="24"/>
          <w:szCs w:val="24"/>
        </w:rPr>
        <w:t xml:space="preserve">2005, Rinella </w:t>
      </w:r>
      <w:r w:rsidR="009602A4" w:rsidRPr="00DA3E20">
        <w:rPr>
          <w:rFonts w:ascii="Times New Roman" w:hAnsi="Times New Roman" w:cs="Times New Roman"/>
          <w:i/>
          <w:iCs/>
          <w:sz w:val="24"/>
          <w:szCs w:val="24"/>
        </w:rPr>
        <w:t>et al</w:t>
      </w:r>
      <w:r w:rsidR="009602A4" w:rsidRPr="00DA3E20">
        <w:rPr>
          <w:rFonts w:ascii="Times New Roman" w:hAnsi="Times New Roman" w:cs="Times New Roman"/>
          <w:sz w:val="24"/>
          <w:szCs w:val="24"/>
        </w:rPr>
        <w:t xml:space="preserve">. 2009, Ofosu </w:t>
      </w:r>
      <w:r w:rsidR="009602A4" w:rsidRPr="00DA3E20">
        <w:rPr>
          <w:rFonts w:ascii="Times New Roman" w:hAnsi="Times New Roman" w:cs="Times New Roman"/>
          <w:i/>
          <w:iCs/>
          <w:sz w:val="24"/>
          <w:szCs w:val="24"/>
        </w:rPr>
        <w:t>et al</w:t>
      </w:r>
      <w:r w:rsidR="009602A4" w:rsidRPr="00DA3E20">
        <w:rPr>
          <w:rFonts w:ascii="Times New Roman" w:hAnsi="Times New Roman" w:cs="Times New Roman"/>
          <w:sz w:val="24"/>
          <w:szCs w:val="24"/>
        </w:rPr>
        <w:t>. 2023 for examples regarding herbicide use), nor is it limited to</w:t>
      </w:r>
      <w:r w:rsidR="00BA7E65" w:rsidRPr="00DA3E20">
        <w:rPr>
          <w:rFonts w:ascii="Times New Roman" w:hAnsi="Times New Roman" w:cs="Times New Roman"/>
          <w:sz w:val="24"/>
          <w:szCs w:val="24"/>
        </w:rPr>
        <w:t xml:space="preserve"> plant</w:t>
      </w:r>
      <w:r w:rsidR="009602A4" w:rsidRPr="00DA3E20">
        <w:rPr>
          <w:rFonts w:ascii="Times New Roman" w:hAnsi="Times New Roman" w:cs="Times New Roman"/>
          <w:sz w:val="24"/>
          <w:szCs w:val="24"/>
        </w:rPr>
        <w:t>s</w:t>
      </w:r>
      <w:r w:rsidR="00BA7E65" w:rsidRPr="00DA3E20">
        <w:rPr>
          <w:rFonts w:ascii="Times New Roman" w:hAnsi="Times New Roman" w:cs="Times New Roman"/>
          <w:sz w:val="24"/>
          <w:szCs w:val="24"/>
        </w:rPr>
        <w:t xml:space="preserve"> </w:t>
      </w:r>
      <w:r w:rsidR="00431865" w:rsidRPr="00DA3E20">
        <w:rPr>
          <w:rFonts w:ascii="Times New Roman" w:hAnsi="Times New Roman" w:cs="Times New Roman"/>
          <w:sz w:val="24"/>
          <w:szCs w:val="24"/>
        </w:rPr>
        <w:t xml:space="preserve">(e.g. </w:t>
      </w:r>
      <w:r w:rsidR="009602A4" w:rsidRPr="00DA3E20">
        <w:rPr>
          <w:rFonts w:ascii="Times New Roman" w:hAnsi="Times New Roman" w:cs="Times New Roman"/>
          <w:sz w:val="24"/>
          <w:szCs w:val="24"/>
        </w:rPr>
        <w:t xml:space="preserve">Messing and Wright 2006, </w:t>
      </w:r>
      <w:r w:rsidR="004073E1" w:rsidRPr="00DA3E20">
        <w:rPr>
          <w:rFonts w:ascii="Times New Roman" w:hAnsi="Times New Roman" w:cs="Times New Roman"/>
          <w:sz w:val="24"/>
          <w:szCs w:val="24"/>
        </w:rPr>
        <w:t xml:space="preserve">Bergstrom </w:t>
      </w:r>
      <w:r w:rsidR="004073E1" w:rsidRPr="00DA3E20">
        <w:rPr>
          <w:rFonts w:ascii="Times New Roman" w:hAnsi="Times New Roman" w:cs="Times New Roman"/>
          <w:i/>
          <w:iCs/>
          <w:sz w:val="24"/>
          <w:szCs w:val="24"/>
        </w:rPr>
        <w:t xml:space="preserve">et al. </w:t>
      </w:r>
      <w:r w:rsidR="004073E1" w:rsidRPr="00DA3E20">
        <w:rPr>
          <w:rFonts w:ascii="Times New Roman" w:hAnsi="Times New Roman" w:cs="Times New Roman"/>
          <w:sz w:val="24"/>
          <w:szCs w:val="24"/>
        </w:rPr>
        <w:t xml:space="preserve">2009, </w:t>
      </w:r>
      <w:r w:rsidR="00CA4B0E" w:rsidRPr="00DA3E20">
        <w:rPr>
          <w:rFonts w:ascii="Times New Roman" w:hAnsi="Times New Roman" w:cs="Times New Roman"/>
          <w:sz w:val="24"/>
          <w:szCs w:val="24"/>
        </w:rPr>
        <w:t xml:space="preserve">Zipkin </w:t>
      </w:r>
      <w:r w:rsidR="00CA4B0E" w:rsidRPr="00DA3E20">
        <w:rPr>
          <w:rFonts w:ascii="Times New Roman" w:hAnsi="Times New Roman" w:cs="Times New Roman"/>
          <w:i/>
          <w:iCs/>
          <w:sz w:val="24"/>
          <w:szCs w:val="24"/>
        </w:rPr>
        <w:t>et al</w:t>
      </w:r>
      <w:r w:rsidR="00CA4B0E" w:rsidRPr="00DA3E20">
        <w:rPr>
          <w:rFonts w:ascii="Times New Roman" w:hAnsi="Times New Roman" w:cs="Times New Roman"/>
          <w:sz w:val="24"/>
          <w:szCs w:val="24"/>
        </w:rPr>
        <w:t xml:space="preserve">. 2009, </w:t>
      </w:r>
      <w:r w:rsidR="00BA7E65" w:rsidRPr="00DA3E20">
        <w:rPr>
          <w:rFonts w:ascii="Times New Roman" w:hAnsi="Times New Roman" w:cs="Times New Roman"/>
          <w:sz w:val="24"/>
          <w:szCs w:val="24"/>
        </w:rPr>
        <w:t xml:space="preserve">Howerton </w:t>
      </w:r>
      <w:r w:rsidR="00BA7E65" w:rsidRPr="00DA3E20">
        <w:rPr>
          <w:rFonts w:ascii="Times New Roman" w:hAnsi="Times New Roman" w:cs="Times New Roman"/>
          <w:i/>
          <w:iCs/>
          <w:sz w:val="24"/>
          <w:szCs w:val="24"/>
        </w:rPr>
        <w:t>et al.</w:t>
      </w:r>
      <w:r w:rsidR="00BA7E65" w:rsidRPr="00DA3E20">
        <w:rPr>
          <w:rFonts w:ascii="Times New Roman" w:hAnsi="Times New Roman" w:cs="Times New Roman"/>
          <w:sz w:val="24"/>
          <w:szCs w:val="24"/>
        </w:rPr>
        <w:t xml:space="preserve"> 2024</w:t>
      </w:r>
      <w:r w:rsidR="00431865" w:rsidRPr="00DA3E20">
        <w:rPr>
          <w:rFonts w:ascii="Times New Roman" w:hAnsi="Times New Roman" w:cs="Times New Roman"/>
          <w:sz w:val="24"/>
          <w:szCs w:val="24"/>
        </w:rPr>
        <w:t>)</w:t>
      </w:r>
      <w:r w:rsidR="00F4048C" w:rsidRPr="00DA3E20">
        <w:rPr>
          <w:rFonts w:ascii="Times New Roman" w:hAnsi="Times New Roman" w:cs="Times New Roman"/>
          <w:sz w:val="24"/>
          <w:szCs w:val="24"/>
        </w:rPr>
        <w:t xml:space="preserve">. </w:t>
      </w:r>
    </w:p>
    <w:p w14:paraId="7CECC5F9" w14:textId="2B2842D8" w:rsidR="009343B0" w:rsidRPr="00DA3E20" w:rsidRDefault="0099629E"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While our experiment</w:t>
      </w:r>
      <w:r w:rsidR="005D68BA" w:rsidRPr="00DA3E20">
        <w:rPr>
          <w:rFonts w:ascii="Times New Roman" w:hAnsi="Times New Roman" w:cs="Times New Roman"/>
          <w:sz w:val="24"/>
          <w:szCs w:val="24"/>
        </w:rPr>
        <w:t xml:space="preserve"> found that increased growing temperatures increased maximum thistle height, there was </w:t>
      </w:r>
      <w:r w:rsidR="00C12586" w:rsidRPr="00DA3E20">
        <w:rPr>
          <w:rFonts w:ascii="Times New Roman" w:hAnsi="Times New Roman" w:cs="Times New Roman"/>
          <w:sz w:val="24"/>
          <w:szCs w:val="24"/>
        </w:rPr>
        <w:t>no</w:t>
      </w:r>
      <w:r w:rsidR="005D68BA" w:rsidRPr="00DA3E20">
        <w:rPr>
          <w:rFonts w:ascii="Times New Roman" w:hAnsi="Times New Roman" w:cs="Times New Roman"/>
          <w:sz w:val="24"/>
          <w:szCs w:val="24"/>
        </w:rPr>
        <w:t xml:space="preserve"> evidence that these increased temperatures significantly impacted the effectiveness of most mowing treatments at curbing survival and reproduction</w:t>
      </w:r>
      <w:r w:rsidR="00C12586" w:rsidRPr="00DA3E20">
        <w:rPr>
          <w:rFonts w:ascii="Times New Roman" w:hAnsi="Times New Roman" w:cs="Times New Roman"/>
          <w:sz w:val="24"/>
          <w:szCs w:val="24"/>
        </w:rPr>
        <w:t xml:space="preserve">, save for the 10 cm mowing treatment on </w:t>
      </w:r>
      <w:r w:rsidR="005D68BA" w:rsidRPr="00DA3E20">
        <w:rPr>
          <w:rFonts w:ascii="Times New Roman" w:hAnsi="Times New Roman" w:cs="Times New Roman"/>
          <w:i/>
          <w:iCs/>
          <w:sz w:val="24"/>
          <w:szCs w:val="24"/>
        </w:rPr>
        <w:t xml:space="preserve">C. </w:t>
      </w:r>
      <w:proofErr w:type="spellStart"/>
      <w:r w:rsidR="005D68BA" w:rsidRPr="00DA3E20">
        <w:rPr>
          <w:rFonts w:ascii="Times New Roman" w:hAnsi="Times New Roman" w:cs="Times New Roman"/>
          <w:i/>
          <w:iCs/>
          <w:sz w:val="24"/>
          <w:szCs w:val="24"/>
        </w:rPr>
        <w:t>acanthoides</w:t>
      </w:r>
      <w:proofErr w:type="spellEnd"/>
      <w:r w:rsidR="00C12586" w:rsidRPr="00DA3E20">
        <w:rPr>
          <w:rFonts w:ascii="Times New Roman" w:hAnsi="Times New Roman" w:cs="Times New Roman"/>
          <w:sz w:val="24"/>
          <w:szCs w:val="24"/>
        </w:rPr>
        <w:t>; here</w:t>
      </w:r>
      <w:r w:rsidR="005D68BA" w:rsidRPr="00DA3E20">
        <w:rPr>
          <w:rFonts w:ascii="Times New Roman" w:hAnsi="Times New Roman" w:cs="Times New Roman"/>
          <w:sz w:val="24"/>
          <w:szCs w:val="24"/>
        </w:rPr>
        <w:t>,</w:t>
      </w:r>
      <w:r w:rsidR="00C12586" w:rsidRPr="00DA3E20">
        <w:rPr>
          <w:rFonts w:ascii="Times New Roman" w:hAnsi="Times New Roman" w:cs="Times New Roman"/>
          <w:sz w:val="24"/>
          <w:szCs w:val="24"/>
        </w:rPr>
        <w:t xml:space="preserve"> we found that</w:t>
      </w:r>
      <w:r w:rsidR="005D68BA" w:rsidRPr="00DA3E20">
        <w:rPr>
          <w:rFonts w:ascii="Times New Roman" w:hAnsi="Times New Roman" w:cs="Times New Roman"/>
          <w:sz w:val="24"/>
          <w:szCs w:val="24"/>
        </w:rPr>
        <w:t xml:space="preserve"> warming decreased the risk of death and thus reduced the effectiveness of mowing.</w:t>
      </w:r>
      <w:r w:rsidR="00C12586" w:rsidRPr="00DA3E20">
        <w:rPr>
          <w:rFonts w:ascii="Times New Roman" w:hAnsi="Times New Roman" w:cs="Times New Roman"/>
          <w:sz w:val="24"/>
          <w:szCs w:val="24"/>
        </w:rPr>
        <w:t xml:space="preserve"> </w:t>
      </w:r>
      <w:commentRangeStart w:id="303"/>
      <w:commentRangeStart w:id="304"/>
      <w:commentRangeStart w:id="305"/>
      <w:commentRangeStart w:id="306"/>
      <w:commentRangeStart w:id="307"/>
      <w:r w:rsidR="00C12586" w:rsidRPr="00DA3E20">
        <w:rPr>
          <w:rFonts w:ascii="Times New Roman" w:hAnsi="Times New Roman" w:cs="Times New Roman"/>
          <w:sz w:val="24"/>
          <w:szCs w:val="24"/>
        </w:rPr>
        <w:t>The lack of warming-mowing interactions may be in part due to the resource constraints on the experiment resulting in low sample sizes, reducing statistical power and making these interactions difficult to detect</w:t>
      </w:r>
      <w:r w:rsidR="00214E0A" w:rsidRPr="00DA3E20">
        <w:rPr>
          <w:rFonts w:ascii="Times New Roman" w:hAnsi="Times New Roman" w:cs="Times New Roman"/>
          <w:sz w:val="24"/>
          <w:szCs w:val="24"/>
        </w:rPr>
        <w:t>; repetition of this experiment at a larger scaler may help provide more clarity on whether these interactions truly exist.</w:t>
      </w:r>
      <w:commentRangeEnd w:id="303"/>
      <w:r w:rsidR="00C25A34" w:rsidRPr="00DA3E20">
        <w:rPr>
          <w:rStyle w:val="CommentReference"/>
        </w:rPr>
        <w:commentReference w:id="303"/>
      </w:r>
      <w:commentRangeEnd w:id="304"/>
      <w:r w:rsidR="00B96F2C" w:rsidRPr="00DA3E20">
        <w:rPr>
          <w:rStyle w:val="CommentReference"/>
        </w:rPr>
        <w:commentReference w:id="304"/>
      </w:r>
      <w:commentRangeEnd w:id="305"/>
      <w:r w:rsidR="009E4125" w:rsidRPr="00DA3E20">
        <w:rPr>
          <w:rStyle w:val="CommentReference"/>
        </w:rPr>
        <w:commentReference w:id="305"/>
      </w:r>
      <w:commentRangeEnd w:id="306"/>
      <w:r w:rsidR="008B3F37" w:rsidRPr="00DA3E20">
        <w:rPr>
          <w:rStyle w:val="CommentReference"/>
        </w:rPr>
        <w:commentReference w:id="306"/>
      </w:r>
      <w:commentRangeEnd w:id="307"/>
      <w:r w:rsidR="009C62EE">
        <w:rPr>
          <w:rStyle w:val="CommentReference"/>
        </w:rPr>
        <w:commentReference w:id="307"/>
      </w:r>
      <w:r w:rsidR="005D68BA" w:rsidRPr="00DA3E20">
        <w:rPr>
          <w:rFonts w:ascii="Times New Roman" w:hAnsi="Times New Roman" w:cs="Times New Roman"/>
          <w:sz w:val="24"/>
          <w:szCs w:val="24"/>
        </w:rPr>
        <w:t xml:space="preserve"> </w:t>
      </w:r>
      <w:r w:rsidR="00C12586" w:rsidRPr="00DA3E20">
        <w:rPr>
          <w:rFonts w:ascii="Times New Roman" w:hAnsi="Times New Roman" w:cs="Times New Roman"/>
          <w:sz w:val="24"/>
          <w:szCs w:val="24"/>
        </w:rPr>
        <w:t xml:space="preserve">Interestingly, </w:t>
      </w:r>
      <w:r w:rsidR="00D740C5" w:rsidRPr="00DA3E20">
        <w:rPr>
          <w:rFonts w:ascii="Times New Roman" w:hAnsi="Times New Roman" w:cs="Times New Roman"/>
          <w:sz w:val="24"/>
          <w:szCs w:val="24"/>
        </w:rPr>
        <w:t xml:space="preserve">Keller and Shea </w:t>
      </w:r>
      <w:r w:rsidR="005D68BA" w:rsidRPr="00DA3E20">
        <w:rPr>
          <w:rFonts w:ascii="Times New Roman" w:hAnsi="Times New Roman" w:cs="Times New Roman"/>
          <w:sz w:val="24"/>
          <w:szCs w:val="24"/>
        </w:rPr>
        <w:t>(</w:t>
      </w:r>
      <w:r w:rsidR="00D740C5" w:rsidRPr="00DA3E20">
        <w:rPr>
          <w:rFonts w:ascii="Times New Roman" w:hAnsi="Times New Roman" w:cs="Times New Roman"/>
          <w:sz w:val="24"/>
          <w:szCs w:val="24"/>
        </w:rPr>
        <w:t xml:space="preserve">2022) </w:t>
      </w:r>
      <w:r w:rsidR="005D68BA" w:rsidRPr="00DA3E20">
        <w:rPr>
          <w:rFonts w:ascii="Times New Roman" w:hAnsi="Times New Roman" w:cs="Times New Roman"/>
          <w:sz w:val="24"/>
          <w:szCs w:val="24"/>
        </w:rPr>
        <w:t>demonstrate</w:t>
      </w:r>
      <w:r w:rsidRPr="00DA3E20">
        <w:rPr>
          <w:rFonts w:ascii="Times New Roman" w:hAnsi="Times New Roman" w:cs="Times New Roman"/>
          <w:sz w:val="24"/>
          <w:szCs w:val="24"/>
        </w:rPr>
        <w:t xml:space="preserve"> that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increased growing temperatures </w:t>
      </w:r>
      <w:r w:rsidR="00214E0A" w:rsidRPr="00DA3E20">
        <w:rPr>
          <w:rFonts w:ascii="Times New Roman" w:hAnsi="Times New Roman" w:cs="Times New Roman"/>
          <w:sz w:val="24"/>
          <w:szCs w:val="24"/>
        </w:rPr>
        <w:t>did indeed reduce</w:t>
      </w:r>
      <w:r w:rsidRPr="00DA3E20">
        <w:rPr>
          <w:rFonts w:ascii="Times New Roman" w:hAnsi="Times New Roman" w:cs="Times New Roman"/>
          <w:sz w:val="24"/>
          <w:szCs w:val="24"/>
        </w:rPr>
        <w:t xml:space="preserve"> the effectiveness of mowing treatments</w:t>
      </w:r>
      <w:r w:rsidR="00214E0A" w:rsidRPr="00DA3E20">
        <w:rPr>
          <w:rFonts w:ascii="Times New Roman" w:hAnsi="Times New Roman" w:cs="Times New Roman"/>
          <w:sz w:val="24"/>
          <w:szCs w:val="24"/>
        </w:rPr>
        <w:t>; however,</w:t>
      </w:r>
      <w:r w:rsidRPr="00DA3E20">
        <w:rPr>
          <w:rFonts w:ascii="Times New Roman" w:hAnsi="Times New Roman" w:cs="Times New Roman"/>
          <w:sz w:val="24"/>
          <w:szCs w:val="24"/>
        </w:rPr>
        <w:t xml:space="preserve"> </w:t>
      </w:r>
      <w:r w:rsidR="00C12586" w:rsidRPr="00DA3E20">
        <w:rPr>
          <w:rFonts w:ascii="Times New Roman" w:hAnsi="Times New Roman" w:cs="Times New Roman"/>
          <w:sz w:val="24"/>
          <w:szCs w:val="24"/>
        </w:rPr>
        <w:t>the nature of the mowing regime in that experiment is</w:t>
      </w:r>
      <w:r w:rsidR="00214E0A" w:rsidRPr="00DA3E20">
        <w:rPr>
          <w:rFonts w:ascii="Times New Roman" w:hAnsi="Times New Roman" w:cs="Times New Roman"/>
          <w:sz w:val="24"/>
          <w:szCs w:val="24"/>
        </w:rPr>
        <w:t xml:space="preserve"> substantially</w:t>
      </w:r>
      <w:r w:rsidR="00C12586" w:rsidRPr="00DA3E20">
        <w:rPr>
          <w:rFonts w:ascii="Times New Roman" w:hAnsi="Times New Roman" w:cs="Times New Roman"/>
          <w:sz w:val="24"/>
          <w:szCs w:val="24"/>
        </w:rPr>
        <w:t xml:space="preserve"> different, focusing on a single mowing event</w:t>
      </w:r>
      <w:r w:rsidR="00214E0A" w:rsidRPr="00DA3E20">
        <w:rPr>
          <w:rFonts w:ascii="Times New Roman" w:hAnsi="Times New Roman" w:cs="Times New Roman"/>
          <w:sz w:val="24"/>
          <w:szCs w:val="24"/>
        </w:rPr>
        <w:t xml:space="preserve"> rather than the repeated mowing featured here</w:t>
      </w:r>
      <w:r w:rsidRPr="00DA3E20">
        <w:rPr>
          <w:rFonts w:ascii="Times New Roman" w:hAnsi="Times New Roman" w:cs="Times New Roman"/>
          <w:sz w:val="24"/>
          <w:szCs w:val="24"/>
        </w:rPr>
        <w:t>.</w:t>
      </w:r>
      <w:r w:rsidR="005D68BA" w:rsidRPr="00DA3E20">
        <w:rPr>
          <w:rFonts w:ascii="Times New Roman" w:hAnsi="Times New Roman" w:cs="Times New Roman"/>
          <w:sz w:val="24"/>
          <w:szCs w:val="24"/>
        </w:rPr>
        <w:t xml:space="preserve"> </w:t>
      </w:r>
      <w:r w:rsidR="00C12586" w:rsidRPr="00DA3E20">
        <w:rPr>
          <w:rFonts w:ascii="Times New Roman" w:hAnsi="Times New Roman" w:cs="Times New Roman"/>
          <w:sz w:val="24"/>
          <w:szCs w:val="24"/>
        </w:rPr>
        <w:t>This implies that</w:t>
      </w:r>
      <w:r w:rsidR="00967477" w:rsidRPr="00DA3E20">
        <w:rPr>
          <w:rFonts w:ascii="Times New Roman" w:hAnsi="Times New Roman" w:cs="Times New Roman"/>
          <w:sz w:val="24"/>
          <w:szCs w:val="24"/>
        </w:rPr>
        <w:t xml:space="preserve"> </w:t>
      </w:r>
      <w:r w:rsidR="00214E0A" w:rsidRPr="00DA3E20">
        <w:rPr>
          <w:rFonts w:ascii="Times New Roman" w:hAnsi="Times New Roman" w:cs="Times New Roman"/>
          <w:sz w:val="24"/>
          <w:szCs w:val="24"/>
        </w:rPr>
        <w:t>increased growing temperatures</w:t>
      </w:r>
      <w:r w:rsidR="00C12586" w:rsidRPr="00DA3E20">
        <w:rPr>
          <w:rFonts w:ascii="Times New Roman" w:hAnsi="Times New Roman" w:cs="Times New Roman"/>
          <w:sz w:val="24"/>
          <w:szCs w:val="24"/>
        </w:rPr>
        <w:t xml:space="preserve"> may have vastly different implications</w:t>
      </w:r>
      <w:r w:rsidR="00214E0A" w:rsidRPr="00DA3E20">
        <w:rPr>
          <w:rFonts w:ascii="Times New Roman" w:hAnsi="Times New Roman" w:cs="Times New Roman"/>
          <w:sz w:val="24"/>
          <w:szCs w:val="24"/>
        </w:rPr>
        <w:t xml:space="preserve"> regarding </w:t>
      </w:r>
      <w:r w:rsidR="00E3388C" w:rsidRPr="00DA3E20">
        <w:rPr>
          <w:rFonts w:ascii="Times New Roman" w:hAnsi="Times New Roman" w:cs="Times New Roman"/>
          <w:sz w:val="24"/>
          <w:szCs w:val="24"/>
        </w:rPr>
        <w:t>mowing effectiveness</w:t>
      </w:r>
      <w:r w:rsidR="00C12586" w:rsidRPr="00DA3E20">
        <w:rPr>
          <w:rFonts w:ascii="Times New Roman" w:hAnsi="Times New Roman" w:cs="Times New Roman"/>
          <w:sz w:val="24"/>
          <w:szCs w:val="24"/>
        </w:rPr>
        <w:t xml:space="preserve"> for </w:t>
      </w:r>
      <w:r w:rsidR="00214E0A" w:rsidRPr="00DA3E20">
        <w:rPr>
          <w:rFonts w:ascii="Times New Roman" w:hAnsi="Times New Roman" w:cs="Times New Roman"/>
          <w:sz w:val="24"/>
          <w:szCs w:val="24"/>
        </w:rPr>
        <w:t xml:space="preserve">a single but severe disturbance event timed to a specific part of </w:t>
      </w:r>
      <w:r w:rsidR="00967477" w:rsidRPr="00DA3E20">
        <w:rPr>
          <w:rFonts w:ascii="Times New Roman" w:hAnsi="Times New Roman" w:cs="Times New Roman"/>
          <w:sz w:val="24"/>
          <w:szCs w:val="24"/>
        </w:rPr>
        <w:t xml:space="preserve">the </w:t>
      </w:r>
      <w:r w:rsidR="00214E0A" w:rsidRPr="00DA3E20">
        <w:rPr>
          <w:rFonts w:ascii="Times New Roman" w:hAnsi="Times New Roman" w:cs="Times New Roman"/>
          <w:sz w:val="24"/>
          <w:szCs w:val="24"/>
        </w:rPr>
        <w:t xml:space="preserve">life cycle versus repeated but less severe disturbances. </w:t>
      </w:r>
      <w:r w:rsidR="00E3388C" w:rsidRPr="00DA3E20">
        <w:rPr>
          <w:rFonts w:ascii="Times New Roman" w:hAnsi="Times New Roman" w:cs="Times New Roman"/>
          <w:sz w:val="24"/>
          <w:szCs w:val="24"/>
        </w:rPr>
        <w:t>This phenomenon</w:t>
      </w:r>
      <w:r w:rsidR="00214E0A" w:rsidRPr="00DA3E20">
        <w:rPr>
          <w:rFonts w:ascii="Times New Roman" w:hAnsi="Times New Roman" w:cs="Times New Roman"/>
          <w:sz w:val="24"/>
          <w:szCs w:val="24"/>
        </w:rPr>
        <w:t xml:space="preserve"> merits further investigation</w:t>
      </w:r>
      <w:ins w:id="308" w:author="Shea, Katriona" w:date="2025-07-18T01:14:00Z" w16du:dateUtc="2025-07-18T05:14:00Z">
        <w:r w:rsidR="003E2BD2" w:rsidRPr="00DA3E20">
          <w:rPr>
            <w:rFonts w:ascii="Times New Roman" w:hAnsi="Times New Roman" w:cs="Times New Roman"/>
            <w:sz w:val="24"/>
            <w:szCs w:val="24"/>
          </w:rPr>
          <w:t xml:space="preserve"> </w:t>
        </w:r>
      </w:ins>
      <w:r w:rsidR="00950C7A" w:rsidRPr="00DA3E20">
        <w:rPr>
          <w:rFonts w:ascii="Times New Roman" w:hAnsi="Times New Roman" w:cs="Times New Roman"/>
          <w:sz w:val="24"/>
          <w:szCs w:val="24"/>
        </w:rPr>
        <w:t xml:space="preserve">since </w:t>
      </w:r>
      <w:r w:rsidR="00214E0A" w:rsidRPr="00DA3E20">
        <w:rPr>
          <w:rFonts w:ascii="Times New Roman" w:hAnsi="Times New Roman" w:cs="Times New Roman"/>
          <w:sz w:val="24"/>
          <w:szCs w:val="24"/>
        </w:rPr>
        <w:t>it may shed light on which sort of mowing regime</w:t>
      </w:r>
      <w:r w:rsidR="00950C7A" w:rsidRPr="00DA3E20">
        <w:rPr>
          <w:rFonts w:ascii="Times New Roman" w:hAnsi="Times New Roman" w:cs="Times New Roman"/>
          <w:sz w:val="24"/>
          <w:szCs w:val="24"/>
        </w:rPr>
        <w:t>, or even other management regimes,</w:t>
      </w:r>
      <w:r w:rsidR="00214E0A" w:rsidRPr="00DA3E20">
        <w:rPr>
          <w:rFonts w:ascii="Times New Roman" w:hAnsi="Times New Roman" w:cs="Times New Roman"/>
          <w:sz w:val="24"/>
          <w:szCs w:val="24"/>
        </w:rPr>
        <w:t xml:space="preserve"> might be more effective</w:t>
      </w:r>
      <w:r w:rsidR="00967477" w:rsidRPr="00DA3E20">
        <w:rPr>
          <w:rFonts w:ascii="Times New Roman" w:hAnsi="Times New Roman" w:cs="Times New Roman"/>
          <w:sz w:val="24"/>
          <w:szCs w:val="24"/>
        </w:rPr>
        <w:t xml:space="preserve"> against these sort</w:t>
      </w:r>
      <w:ins w:id="309" w:author="van der Heide, Emma Rae" w:date="2025-07-15T10:42:00Z" w16du:dateUtc="2025-07-15T14:42:00Z">
        <w:r w:rsidR="009E4125" w:rsidRPr="00DA3E20">
          <w:rPr>
            <w:rFonts w:ascii="Times New Roman" w:hAnsi="Times New Roman" w:cs="Times New Roman"/>
            <w:sz w:val="24"/>
            <w:szCs w:val="24"/>
          </w:rPr>
          <w:t>s</w:t>
        </w:r>
      </w:ins>
      <w:r w:rsidR="00967477" w:rsidRPr="00DA3E20">
        <w:rPr>
          <w:rFonts w:ascii="Times New Roman" w:hAnsi="Times New Roman" w:cs="Times New Roman"/>
          <w:sz w:val="24"/>
          <w:szCs w:val="24"/>
        </w:rPr>
        <w:t xml:space="preserve"> of </w:t>
      </w:r>
      <w:r w:rsidR="00331EE6" w:rsidRPr="00DA3E20">
        <w:rPr>
          <w:rFonts w:ascii="Times New Roman" w:hAnsi="Times New Roman" w:cs="Times New Roman"/>
          <w:sz w:val="24"/>
          <w:szCs w:val="24"/>
        </w:rPr>
        <w:t>weedy</w:t>
      </w:r>
      <w:r w:rsidR="00C57E47" w:rsidRPr="00DA3E20">
        <w:rPr>
          <w:rFonts w:ascii="Times New Roman" w:hAnsi="Times New Roman" w:cs="Times New Roman"/>
          <w:sz w:val="24"/>
          <w:szCs w:val="24"/>
        </w:rPr>
        <w:t xml:space="preserve"> and/or </w:t>
      </w:r>
      <w:r w:rsidR="00331EE6" w:rsidRPr="00DA3E20">
        <w:rPr>
          <w:rFonts w:ascii="Times New Roman" w:hAnsi="Times New Roman" w:cs="Times New Roman"/>
          <w:sz w:val="24"/>
          <w:szCs w:val="24"/>
        </w:rPr>
        <w:t>invasive ruderals</w:t>
      </w:r>
      <w:r w:rsidR="00214E0A" w:rsidRPr="00DA3E20">
        <w:rPr>
          <w:rFonts w:ascii="Times New Roman" w:hAnsi="Times New Roman" w:cs="Times New Roman"/>
          <w:sz w:val="24"/>
          <w:szCs w:val="24"/>
        </w:rPr>
        <w:t xml:space="preserve"> in future climates.</w:t>
      </w:r>
    </w:p>
    <w:p w14:paraId="0D2B2205" w14:textId="664B49D7" w:rsidR="00355733" w:rsidRPr="00DA3E20" w:rsidDel="008B3F37" w:rsidRDefault="00355733" w:rsidP="00604784">
      <w:pPr>
        <w:spacing w:after="0" w:line="480" w:lineRule="auto"/>
        <w:ind w:firstLine="284"/>
        <w:rPr>
          <w:del w:id="310" w:author="Shea, Katriona" w:date="2025-07-18T08:04:00Z" w16du:dateUtc="2025-07-18T12:04:00Z"/>
          <w:rFonts w:ascii="Times New Roman" w:hAnsi="Times New Roman" w:cs="Times New Roman"/>
          <w:sz w:val="24"/>
          <w:szCs w:val="24"/>
        </w:rPr>
      </w:pPr>
      <w:r w:rsidRPr="00DA3E20">
        <w:rPr>
          <w:rFonts w:ascii="Times New Roman" w:hAnsi="Times New Roman" w:cs="Times New Roman"/>
          <w:sz w:val="24"/>
          <w:szCs w:val="24"/>
        </w:rPr>
        <w:lastRenderedPageBreak/>
        <w:t xml:space="preserve">In summary, we find that while </w:t>
      </w:r>
      <w:ins w:id="311" w:author="Trevor Drees" w:date="2025-07-23T21:35:00Z" w16du:dateUtc="2025-07-24T04:35:00Z">
        <w:r w:rsidR="00493FA5">
          <w:rPr>
            <w:rFonts w:ascii="Times New Roman" w:hAnsi="Times New Roman" w:cs="Times New Roman"/>
            <w:sz w:val="24"/>
            <w:szCs w:val="24"/>
          </w:rPr>
          <w:t xml:space="preserve">some </w:t>
        </w:r>
      </w:ins>
      <w:commentRangeStart w:id="312"/>
      <w:commentRangeStart w:id="313"/>
      <w:r w:rsidR="00E928FB" w:rsidRPr="00DA3E20">
        <w:rPr>
          <w:rFonts w:ascii="Times New Roman" w:hAnsi="Times New Roman" w:cs="Times New Roman"/>
          <w:sz w:val="24"/>
          <w:szCs w:val="24"/>
        </w:rPr>
        <w:t>weedy/</w:t>
      </w:r>
      <w:r w:rsidRPr="00DA3E20">
        <w:rPr>
          <w:rFonts w:ascii="Times New Roman" w:hAnsi="Times New Roman" w:cs="Times New Roman"/>
          <w:sz w:val="24"/>
          <w:szCs w:val="24"/>
        </w:rPr>
        <w:t xml:space="preserve">invasive ruderals </w:t>
      </w:r>
      <w:del w:id="314" w:author="Trevor Drees" w:date="2025-07-23T21:35:00Z" w16du:dateUtc="2025-07-24T04:35:00Z">
        <w:r w:rsidRPr="00DA3E20" w:rsidDel="00493FA5">
          <w:rPr>
            <w:rFonts w:ascii="Times New Roman" w:hAnsi="Times New Roman" w:cs="Times New Roman"/>
            <w:sz w:val="24"/>
            <w:szCs w:val="24"/>
          </w:rPr>
          <w:delText xml:space="preserve">like </w:delText>
        </w:r>
      </w:del>
      <w:ins w:id="315" w:author="Trevor Drees" w:date="2025-07-23T21:35:00Z" w16du:dateUtc="2025-07-24T04:35:00Z">
        <w:r w:rsidR="00493FA5">
          <w:rPr>
            <w:rFonts w:ascii="Times New Roman" w:hAnsi="Times New Roman" w:cs="Times New Roman"/>
            <w:sz w:val="24"/>
            <w:szCs w:val="24"/>
          </w:rPr>
          <w:t>such as</w:t>
        </w:r>
        <w:r w:rsidR="00493FA5" w:rsidRPr="00DA3E20">
          <w:rPr>
            <w:rFonts w:ascii="Times New Roman" w:hAnsi="Times New Roman" w:cs="Times New Roman"/>
            <w:sz w:val="24"/>
            <w:szCs w:val="24"/>
          </w:rPr>
          <w:t xml:space="preserve"> </w:t>
        </w:r>
      </w:ins>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commentRangeEnd w:id="312"/>
      <w:r w:rsidR="009E4125" w:rsidRPr="00DA3E20">
        <w:rPr>
          <w:rStyle w:val="CommentReference"/>
        </w:rPr>
        <w:commentReference w:id="312"/>
      </w:r>
      <w:commentRangeEnd w:id="313"/>
      <w:r w:rsidR="00493FA5">
        <w:rPr>
          <w:rStyle w:val="CommentReference"/>
        </w:rPr>
        <w:commentReference w:id="313"/>
      </w:r>
      <w:r w:rsidRPr="00DA3E20">
        <w:rPr>
          <w:rFonts w:ascii="Times New Roman" w:hAnsi="Times New Roman" w:cs="Times New Roman"/>
          <w:sz w:val="24"/>
          <w:szCs w:val="24"/>
        </w:rPr>
        <w:t xml:space="preserve">are capable of withstanding repeated disturbance events via regular mowing, they can still be managed with mowing treatments. However, the strength of the mowing must be sufficient to significantly reduce survival and </w:t>
      </w:r>
      <w:proofErr w:type="gramStart"/>
      <w:r w:rsidRPr="00DA3E20">
        <w:rPr>
          <w:rFonts w:ascii="Times New Roman" w:hAnsi="Times New Roman" w:cs="Times New Roman"/>
          <w:sz w:val="24"/>
          <w:szCs w:val="24"/>
        </w:rPr>
        <w:t>reproduction, and</w:t>
      </w:r>
      <w:proofErr w:type="gramEnd"/>
      <w:r w:rsidRPr="00DA3E20">
        <w:rPr>
          <w:rFonts w:ascii="Times New Roman" w:hAnsi="Times New Roman" w:cs="Times New Roman"/>
          <w:sz w:val="24"/>
          <w:szCs w:val="24"/>
        </w:rPr>
        <w:t xml:space="preserve"> also must be performed repeatedly throughout the reproductive season; failure to do either of these may render management </w:t>
      </w:r>
      <w:r w:rsidR="003A0206" w:rsidRPr="00DA3E20">
        <w:rPr>
          <w:rFonts w:ascii="Times New Roman" w:hAnsi="Times New Roman" w:cs="Times New Roman"/>
          <w:sz w:val="24"/>
          <w:szCs w:val="24"/>
        </w:rPr>
        <w:t xml:space="preserve">efforts </w:t>
      </w:r>
      <w:r w:rsidRPr="00DA3E20">
        <w:rPr>
          <w:rFonts w:ascii="Times New Roman" w:hAnsi="Times New Roman" w:cs="Times New Roman"/>
          <w:sz w:val="24"/>
          <w:szCs w:val="24"/>
        </w:rPr>
        <w:t>less effective</w:t>
      </w:r>
      <w:r w:rsidR="00C25A34" w:rsidRPr="00DA3E20">
        <w:rPr>
          <w:rFonts w:ascii="Times New Roman" w:hAnsi="Times New Roman" w:cs="Times New Roman"/>
          <w:sz w:val="24"/>
          <w:szCs w:val="24"/>
        </w:rPr>
        <w:t>, waste effort,</w:t>
      </w:r>
      <w:r w:rsidRPr="00DA3E20">
        <w:rPr>
          <w:rFonts w:ascii="Times New Roman" w:hAnsi="Times New Roman" w:cs="Times New Roman"/>
          <w:sz w:val="24"/>
          <w:szCs w:val="24"/>
        </w:rPr>
        <w:t xml:space="preserve"> or exacerbate existing </w:t>
      </w:r>
      <w:r w:rsidR="003A0206" w:rsidRPr="00DA3E20">
        <w:rPr>
          <w:rFonts w:ascii="Times New Roman" w:hAnsi="Times New Roman" w:cs="Times New Roman"/>
          <w:sz w:val="24"/>
          <w:szCs w:val="24"/>
        </w:rPr>
        <w:t>infestations</w:t>
      </w:r>
      <w:r w:rsidRPr="00DA3E20">
        <w:rPr>
          <w:rFonts w:ascii="Times New Roman" w:hAnsi="Times New Roman" w:cs="Times New Roman"/>
          <w:sz w:val="24"/>
          <w:szCs w:val="24"/>
        </w:rPr>
        <w:t xml:space="preserve">. </w:t>
      </w:r>
      <w:r w:rsidR="005F4F11" w:rsidRPr="00DA3E20">
        <w:rPr>
          <w:rFonts w:ascii="Times New Roman" w:hAnsi="Times New Roman" w:cs="Times New Roman"/>
          <w:sz w:val="24"/>
          <w:szCs w:val="24"/>
        </w:rPr>
        <w:t>Though our experiment provides little evidence that increased</w:t>
      </w:r>
      <w:r w:rsidR="003A0206" w:rsidRPr="00DA3E20">
        <w:rPr>
          <w:rFonts w:ascii="Times New Roman" w:hAnsi="Times New Roman" w:cs="Times New Roman"/>
          <w:sz w:val="24"/>
          <w:szCs w:val="24"/>
        </w:rPr>
        <w:t xml:space="preserve"> growing temperatures impact the effectiveness of</w:t>
      </w:r>
      <w:r w:rsidR="005F4F11" w:rsidRPr="00DA3E20">
        <w:rPr>
          <w:rFonts w:ascii="Times New Roman" w:hAnsi="Times New Roman" w:cs="Times New Roman"/>
          <w:sz w:val="24"/>
          <w:szCs w:val="24"/>
        </w:rPr>
        <w:t xml:space="preserve"> repeated</w:t>
      </w:r>
      <w:r w:rsidR="003A0206" w:rsidRPr="00DA3E20">
        <w:rPr>
          <w:rFonts w:ascii="Times New Roman" w:hAnsi="Times New Roman" w:cs="Times New Roman"/>
          <w:sz w:val="24"/>
          <w:szCs w:val="24"/>
        </w:rPr>
        <w:t xml:space="preserve"> </w:t>
      </w:r>
      <w:r w:rsidR="005F4F11" w:rsidRPr="00DA3E20">
        <w:rPr>
          <w:rFonts w:ascii="Times New Roman" w:hAnsi="Times New Roman" w:cs="Times New Roman"/>
          <w:sz w:val="24"/>
          <w:szCs w:val="24"/>
        </w:rPr>
        <w:t>low-</w:t>
      </w:r>
      <w:del w:id="316" w:author="Trevor Drees" w:date="2025-07-27T17:01:00Z" w16du:dateUtc="2025-07-28T00:01:00Z">
        <w:r w:rsidR="005F4F11" w:rsidRPr="00DA3E20" w:rsidDel="009F4AC0">
          <w:rPr>
            <w:rFonts w:ascii="Times New Roman" w:hAnsi="Times New Roman" w:cs="Times New Roman"/>
            <w:sz w:val="24"/>
            <w:szCs w:val="24"/>
          </w:rPr>
          <w:delText xml:space="preserve">severity </w:delText>
        </w:r>
      </w:del>
      <w:ins w:id="317" w:author="Trevor Drees" w:date="2025-07-27T17:01:00Z" w16du:dateUtc="2025-07-28T00:01:00Z">
        <w:r w:rsidR="009F4AC0">
          <w:rPr>
            <w:rFonts w:ascii="Times New Roman" w:hAnsi="Times New Roman" w:cs="Times New Roman"/>
            <w:sz w:val="24"/>
            <w:szCs w:val="24"/>
          </w:rPr>
          <w:t>intensity</w:t>
        </w:r>
        <w:r w:rsidR="009F4AC0" w:rsidRPr="00DA3E20">
          <w:rPr>
            <w:rFonts w:ascii="Times New Roman" w:hAnsi="Times New Roman" w:cs="Times New Roman"/>
            <w:sz w:val="24"/>
            <w:szCs w:val="24"/>
          </w:rPr>
          <w:t xml:space="preserve"> </w:t>
        </w:r>
      </w:ins>
      <w:r w:rsidR="003A0206" w:rsidRPr="00DA3E20">
        <w:rPr>
          <w:rFonts w:ascii="Times New Roman" w:hAnsi="Times New Roman" w:cs="Times New Roman"/>
          <w:sz w:val="24"/>
          <w:szCs w:val="24"/>
        </w:rPr>
        <w:t xml:space="preserve">mowing treatments, </w:t>
      </w:r>
      <w:r w:rsidR="008B3F12" w:rsidRPr="00DA3E20">
        <w:rPr>
          <w:rFonts w:ascii="Times New Roman" w:hAnsi="Times New Roman" w:cs="Times New Roman"/>
          <w:sz w:val="24"/>
          <w:szCs w:val="24"/>
        </w:rPr>
        <w:t xml:space="preserve">similar </w:t>
      </w:r>
      <w:r w:rsidR="005F4F11" w:rsidRPr="00DA3E20">
        <w:rPr>
          <w:rFonts w:ascii="Times New Roman" w:hAnsi="Times New Roman" w:cs="Times New Roman"/>
          <w:sz w:val="24"/>
          <w:szCs w:val="24"/>
        </w:rPr>
        <w:t>experiments</w:t>
      </w:r>
      <w:r w:rsidR="003A0206" w:rsidRPr="00DA3E20">
        <w:rPr>
          <w:rFonts w:ascii="Times New Roman" w:hAnsi="Times New Roman" w:cs="Times New Roman"/>
          <w:sz w:val="24"/>
          <w:szCs w:val="24"/>
        </w:rPr>
        <w:t xml:space="preserve"> on these species</w:t>
      </w:r>
      <w:r w:rsidR="008B3F12" w:rsidRPr="00DA3E20">
        <w:rPr>
          <w:rFonts w:ascii="Times New Roman" w:hAnsi="Times New Roman" w:cs="Times New Roman"/>
          <w:sz w:val="24"/>
          <w:szCs w:val="24"/>
        </w:rPr>
        <w:t xml:space="preserve"> </w:t>
      </w:r>
      <w:r w:rsidR="005F4F11" w:rsidRPr="00DA3E20">
        <w:rPr>
          <w:rFonts w:ascii="Times New Roman" w:hAnsi="Times New Roman" w:cs="Times New Roman"/>
          <w:sz w:val="24"/>
          <w:szCs w:val="24"/>
        </w:rPr>
        <w:t xml:space="preserve">do </w:t>
      </w:r>
      <w:r w:rsidR="008B3F37" w:rsidRPr="00DA3E20">
        <w:rPr>
          <w:rFonts w:ascii="Times New Roman" w:hAnsi="Times New Roman" w:cs="Times New Roman"/>
          <w:sz w:val="24"/>
          <w:szCs w:val="24"/>
        </w:rPr>
        <w:t xml:space="preserve">show such effects for </w:t>
      </w:r>
      <w:r w:rsidR="005F4F11" w:rsidRPr="00DA3E20">
        <w:rPr>
          <w:rFonts w:ascii="Times New Roman" w:hAnsi="Times New Roman" w:cs="Times New Roman"/>
          <w:sz w:val="24"/>
          <w:szCs w:val="24"/>
        </w:rPr>
        <w:t>a single high-</w:t>
      </w:r>
      <w:del w:id="318" w:author="Trevor Drees" w:date="2025-07-27T17:01:00Z" w16du:dateUtc="2025-07-28T00:01:00Z">
        <w:r w:rsidR="005F4F11" w:rsidRPr="00DA3E20" w:rsidDel="009F4AC0">
          <w:rPr>
            <w:rFonts w:ascii="Times New Roman" w:hAnsi="Times New Roman" w:cs="Times New Roman"/>
            <w:sz w:val="24"/>
            <w:szCs w:val="24"/>
          </w:rPr>
          <w:delText xml:space="preserve">severity </w:delText>
        </w:r>
      </w:del>
      <w:ins w:id="319" w:author="Trevor Drees" w:date="2025-07-27T17:01:00Z" w16du:dateUtc="2025-07-28T00:01:00Z">
        <w:r w:rsidR="009F4AC0">
          <w:rPr>
            <w:rFonts w:ascii="Times New Roman" w:hAnsi="Times New Roman" w:cs="Times New Roman"/>
            <w:sz w:val="24"/>
            <w:szCs w:val="24"/>
          </w:rPr>
          <w:t>intensity</w:t>
        </w:r>
        <w:r w:rsidR="009F4AC0" w:rsidRPr="00DA3E20">
          <w:rPr>
            <w:rFonts w:ascii="Times New Roman" w:hAnsi="Times New Roman" w:cs="Times New Roman"/>
            <w:sz w:val="24"/>
            <w:szCs w:val="24"/>
          </w:rPr>
          <w:t xml:space="preserve"> </w:t>
        </w:r>
      </w:ins>
      <w:r w:rsidR="005F4F11" w:rsidRPr="00DA3E20">
        <w:rPr>
          <w:rFonts w:ascii="Times New Roman" w:hAnsi="Times New Roman" w:cs="Times New Roman"/>
          <w:sz w:val="24"/>
          <w:szCs w:val="24"/>
        </w:rPr>
        <w:t>mowing treatment</w:t>
      </w:r>
      <w:r w:rsidR="008B3F12" w:rsidRPr="00DA3E20">
        <w:rPr>
          <w:rFonts w:ascii="Times New Roman" w:hAnsi="Times New Roman" w:cs="Times New Roman"/>
          <w:sz w:val="24"/>
          <w:szCs w:val="24"/>
        </w:rPr>
        <w:t>,</w:t>
      </w:r>
      <w:r w:rsidR="003A0206" w:rsidRPr="00DA3E20">
        <w:rPr>
          <w:rFonts w:ascii="Times New Roman" w:hAnsi="Times New Roman" w:cs="Times New Roman"/>
          <w:sz w:val="24"/>
          <w:szCs w:val="24"/>
        </w:rPr>
        <w:t xml:space="preserve"> </w:t>
      </w:r>
      <w:r w:rsidR="008B3F12" w:rsidRPr="00DA3E20">
        <w:rPr>
          <w:rFonts w:ascii="Times New Roman" w:hAnsi="Times New Roman" w:cs="Times New Roman"/>
          <w:sz w:val="24"/>
          <w:szCs w:val="24"/>
        </w:rPr>
        <w:t xml:space="preserve">providing a potential line of inquiry into why warming may have markedly different effects </w:t>
      </w:r>
      <w:r w:rsidR="005F4F11" w:rsidRPr="00DA3E20">
        <w:rPr>
          <w:rFonts w:ascii="Times New Roman" w:hAnsi="Times New Roman" w:cs="Times New Roman"/>
          <w:sz w:val="24"/>
          <w:szCs w:val="24"/>
        </w:rPr>
        <w:t>on mowing regimes depending on</w:t>
      </w:r>
      <w:r w:rsidR="008B3F12" w:rsidRPr="00DA3E20">
        <w:rPr>
          <w:rFonts w:ascii="Times New Roman" w:hAnsi="Times New Roman" w:cs="Times New Roman"/>
          <w:sz w:val="24"/>
          <w:szCs w:val="24"/>
        </w:rPr>
        <w:t xml:space="preserve"> frequency and </w:t>
      </w:r>
      <w:commentRangeStart w:id="320"/>
      <w:commentRangeStart w:id="321"/>
      <w:del w:id="322" w:author="Trevor Drees" w:date="2025-07-22T17:44:00Z" w16du:dateUtc="2025-07-23T00:44:00Z">
        <w:r w:rsidR="008B3F12" w:rsidRPr="00DA3E20" w:rsidDel="00935916">
          <w:rPr>
            <w:rFonts w:ascii="Times New Roman" w:hAnsi="Times New Roman" w:cs="Times New Roman"/>
            <w:sz w:val="24"/>
            <w:szCs w:val="24"/>
          </w:rPr>
          <w:delText>severity</w:delText>
        </w:r>
        <w:commentRangeEnd w:id="320"/>
        <w:r w:rsidR="008B3F37" w:rsidRPr="00DA3E20" w:rsidDel="00935916">
          <w:rPr>
            <w:rStyle w:val="CommentReference"/>
          </w:rPr>
          <w:commentReference w:id="320"/>
        </w:r>
        <w:commentRangeEnd w:id="321"/>
        <w:r w:rsidR="00935916" w:rsidRPr="00DA3E20" w:rsidDel="00935916">
          <w:rPr>
            <w:rStyle w:val="CommentReference"/>
          </w:rPr>
          <w:commentReference w:id="321"/>
        </w:r>
        <w:r w:rsidR="008B3F12" w:rsidRPr="00DA3E20" w:rsidDel="00935916">
          <w:rPr>
            <w:rFonts w:ascii="Times New Roman" w:hAnsi="Times New Roman" w:cs="Times New Roman"/>
            <w:sz w:val="24"/>
            <w:szCs w:val="24"/>
          </w:rPr>
          <w:delText xml:space="preserve"> </w:delText>
        </w:r>
      </w:del>
      <w:ins w:id="323" w:author="Trevor Drees" w:date="2025-07-22T17:44:00Z" w16du:dateUtc="2025-07-23T00:44:00Z">
        <w:r w:rsidR="00935916" w:rsidRPr="00DA3E20">
          <w:rPr>
            <w:rFonts w:ascii="Times New Roman" w:hAnsi="Times New Roman" w:cs="Times New Roman"/>
            <w:sz w:val="24"/>
            <w:szCs w:val="24"/>
          </w:rPr>
          <w:t xml:space="preserve">intensity </w:t>
        </w:r>
      </w:ins>
      <w:r w:rsidR="008B3F12" w:rsidRPr="00DA3E20">
        <w:rPr>
          <w:rFonts w:ascii="Times New Roman" w:hAnsi="Times New Roman" w:cs="Times New Roman"/>
          <w:sz w:val="24"/>
          <w:szCs w:val="24"/>
        </w:rPr>
        <w:t>of the disturbance</w:t>
      </w:r>
      <w:r w:rsidR="00B13E56" w:rsidRPr="00DA3E20">
        <w:rPr>
          <w:rFonts w:ascii="Times New Roman" w:hAnsi="Times New Roman" w:cs="Times New Roman"/>
          <w:sz w:val="24"/>
          <w:szCs w:val="24"/>
        </w:rPr>
        <w:t>.</w:t>
      </w:r>
      <w:ins w:id="324" w:author="Shea, Katriona" w:date="2025-07-18T08:04:00Z" w16du:dateUtc="2025-07-18T12:04:00Z">
        <w:r w:rsidR="008B3F37" w:rsidRPr="00DA3E20">
          <w:rPr>
            <w:rFonts w:ascii="Times New Roman" w:hAnsi="Times New Roman" w:cs="Times New Roman"/>
            <w:sz w:val="24"/>
            <w:szCs w:val="24"/>
          </w:rPr>
          <w:t xml:space="preserve"> </w:t>
        </w:r>
      </w:ins>
    </w:p>
    <w:p w14:paraId="2FA58FE4" w14:textId="1AC489D2" w:rsidR="00493FA5" w:rsidRPr="00DA3E20" w:rsidRDefault="00783081"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Our work here </w:t>
      </w:r>
      <w:r w:rsidR="008B3F37" w:rsidRPr="00DA3E20">
        <w:rPr>
          <w:rFonts w:ascii="Times New Roman" w:hAnsi="Times New Roman" w:cs="Times New Roman"/>
          <w:sz w:val="24"/>
          <w:szCs w:val="24"/>
        </w:rPr>
        <w:t xml:space="preserve">thus </w:t>
      </w:r>
      <w:r w:rsidRPr="00DA3E20">
        <w:rPr>
          <w:rFonts w:ascii="Times New Roman" w:hAnsi="Times New Roman" w:cs="Times New Roman"/>
          <w:sz w:val="24"/>
          <w:szCs w:val="24"/>
        </w:rPr>
        <w:t>adds to a rapidly growing body of literature at the intersection of climate change, disturbance, and management.</w:t>
      </w:r>
      <w:r w:rsidR="007C2A4A" w:rsidRPr="00DA3E20">
        <w:rPr>
          <w:rFonts w:ascii="Times New Roman" w:hAnsi="Times New Roman" w:cs="Times New Roman"/>
          <w:sz w:val="24"/>
          <w:szCs w:val="24"/>
        </w:rPr>
        <w:t xml:space="preserve"> While investigating how the nexus of these three areas affects outcomes of invasive species management may be </w:t>
      </w:r>
      <w:r w:rsidR="00B66362" w:rsidRPr="00DA3E20">
        <w:rPr>
          <w:rFonts w:ascii="Times New Roman" w:hAnsi="Times New Roman" w:cs="Times New Roman"/>
          <w:sz w:val="24"/>
          <w:szCs w:val="24"/>
        </w:rPr>
        <w:t>challenging</w:t>
      </w:r>
      <w:r w:rsidR="007C2A4A" w:rsidRPr="00DA3E20">
        <w:rPr>
          <w:rFonts w:ascii="Times New Roman" w:hAnsi="Times New Roman" w:cs="Times New Roman"/>
          <w:sz w:val="24"/>
          <w:szCs w:val="24"/>
        </w:rPr>
        <w:t xml:space="preserve">, it may also be necessary to ensure that </w:t>
      </w:r>
      <w:r w:rsidR="002D044B" w:rsidRPr="00DA3E20">
        <w:rPr>
          <w:rFonts w:ascii="Times New Roman" w:hAnsi="Times New Roman" w:cs="Times New Roman"/>
          <w:sz w:val="24"/>
          <w:szCs w:val="24"/>
        </w:rPr>
        <w:t>management practices continue to work as intended</w:t>
      </w:r>
      <w:r w:rsidR="00F912A7" w:rsidRPr="00DA3E20">
        <w:rPr>
          <w:rFonts w:ascii="Times New Roman" w:hAnsi="Times New Roman" w:cs="Times New Roman"/>
          <w:sz w:val="24"/>
          <w:szCs w:val="24"/>
        </w:rPr>
        <w:t xml:space="preserve">. </w:t>
      </w:r>
      <w:r w:rsidR="00BD605F" w:rsidRPr="00DA3E20">
        <w:rPr>
          <w:rFonts w:ascii="Times New Roman" w:hAnsi="Times New Roman" w:cs="Times New Roman"/>
          <w:sz w:val="24"/>
          <w:szCs w:val="24"/>
        </w:rPr>
        <w:t xml:space="preserve">This </w:t>
      </w:r>
      <w:proofErr w:type="gramStart"/>
      <w:r w:rsidR="00BD605F" w:rsidRPr="00DA3E20">
        <w:rPr>
          <w:rFonts w:ascii="Times New Roman" w:hAnsi="Times New Roman" w:cs="Times New Roman"/>
          <w:sz w:val="24"/>
          <w:szCs w:val="24"/>
        </w:rPr>
        <w:t>may better</w:t>
      </w:r>
      <w:proofErr w:type="gramEnd"/>
      <w:r w:rsidR="00BD605F" w:rsidRPr="00DA3E20">
        <w:rPr>
          <w:rFonts w:ascii="Times New Roman" w:hAnsi="Times New Roman" w:cs="Times New Roman"/>
          <w:sz w:val="24"/>
          <w:szCs w:val="24"/>
        </w:rPr>
        <w:t xml:space="preserve"> help drive us towards </w:t>
      </w:r>
      <w:r w:rsidR="00F912A7" w:rsidRPr="00DA3E20">
        <w:rPr>
          <w:rFonts w:ascii="Times New Roman" w:hAnsi="Times New Roman" w:cs="Times New Roman"/>
          <w:sz w:val="24"/>
          <w:szCs w:val="24"/>
        </w:rPr>
        <w:t xml:space="preserve">integrated </w:t>
      </w:r>
      <w:r w:rsidR="00BD605F" w:rsidRPr="00DA3E20">
        <w:rPr>
          <w:rFonts w:ascii="Times New Roman" w:hAnsi="Times New Roman" w:cs="Times New Roman"/>
          <w:sz w:val="24"/>
          <w:szCs w:val="24"/>
        </w:rPr>
        <w:t xml:space="preserve">management </w:t>
      </w:r>
      <w:r w:rsidR="00F912A7" w:rsidRPr="00DA3E20">
        <w:rPr>
          <w:rFonts w:ascii="Times New Roman" w:hAnsi="Times New Roman" w:cs="Times New Roman"/>
          <w:sz w:val="24"/>
          <w:szCs w:val="24"/>
        </w:rPr>
        <w:t>framework</w:t>
      </w:r>
      <w:r w:rsidR="00BD605F" w:rsidRPr="00DA3E20">
        <w:rPr>
          <w:rFonts w:ascii="Times New Roman" w:hAnsi="Times New Roman" w:cs="Times New Roman"/>
          <w:sz w:val="24"/>
          <w:szCs w:val="24"/>
        </w:rPr>
        <w:t>s</w:t>
      </w:r>
      <w:r w:rsidR="00F912A7" w:rsidRPr="00DA3E20">
        <w:rPr>
          <w:rFonts w:ascii="Times New Roman" w:hAnsi="Times New Roman" w:cs="Times New Roman"/>
          <w:sz w:val="24"/>
          <w:szCs w:val="24"/>
        </w:rPr>
        <w:t xml:space="preserve"> that address the most effective use of various </w:t>
      </w:r>
      <w:r w:rsidR="007C2A4A" w:rsidRPr="00DA3E20">
        <w:rPr>
          <w:rFonts w:ascii="Times New Roman" w:hAnsi="Times New Roman" w:cs="Times New Roman"/>
          <w:sz w:val="24"/>
          <w:szCs w:val="24"/>
        </w:rPr>
        <w:t>types of disturbance as</w:t>
      </w:r>
      <w:r w:rsidR="00F912A7" w:rsidRPr="00DA3E20">
        <w:rPr>
          <w:rFonts w:ascii="Times New Roman" w:hAnsi="Times New Roman" w:cs="Times New Roman"/>
          <w:sz w:val="24"/>
          <w:szCs w:val="24"/>
        </w:rPr>
        <w:t xml:space="preserve"> management tool</w:t>
      </w:r>
      <w:r w:rsidR="00BD605F" w:rsidRPr="00DA3E20">
        <w:rPr>
          <w:rFonts w:ascii="Times New Roman" w:hAnsi="Times New Roman" w:cs="Times New Roman"/>
          <w:sz w:val="24"/>
          <w:szCs w:val="24"/>
        </w:rPr>
        <w:t xml:space="preserve"> </w:t>
      </w:r>
      <w:r w:rsidR="008B3F37" w:rsidRPr="00DA3E20">
        <w:rPr>
          <w:rFonts w:ascii="Times New Roman" w:hAnsi="Times New Roman" w:cs="Times New Roman"/>
          <w:sz w:val="24"/>
          <w:szCs w:val="24"/>
        </w:rPr>
        <w:t>in current and future climates</w:t>
      </w:r>
      <w:r w:rsidR="00F912A7" w:rsidRPr="00DA3E20">
        <w:rPr>
          <w:rFonts w:ascii="Times New Roman" w:hAnsi="Times New Roman" w:cs="Times New Roman"/>
          <w:sz w:val="24"/>
          <w:szCs w:val="24"/>
        </w:rPr>
        <w:t>,</w:t>
      </w:r>
      <w:r w:rsidR="00BD605F" w:rsidRPr="00DA3E20">
        <w:rPr>
          <w:rFonts w:ascii="Times New Roman" w:hAnsi="Times New Roman" w:cs="Times New Roman"/>
          <w:sz w:val="24"/>
          <w:szCs w:val="24"/>
        </w:rPr>
        <w:t xml:space="preserve"> ideally</w:t>
      </w:r>
      <w:r w:rsidR="00F912A7" w:rsidRPr="00DA3E20">
        <w:rPr>
          <w:rFonts w:ascii="Times New Roman" w:hAnsi="Times New Roman" w:cs="Times New Roman"/>
          <w:sz w:val="24"/>
          <w:szCs w:val="24"/>
        </w:rPr>
        <w:t xml:space="preserve"> </w:t>
      </w:r>
      <w:r w:rsidR="003A2A00" w:rsidRPr="00DA3E20">
        <w:rPr>
          <w:rFonts w:ascii="Times New Roman" w:hAnsi="Times New Roman" w:cs="Times New Roman"/>
          <w:sz w:val="24"/>
          <w:szCs w:val="24"/>
        </w:rPr>
        <w:t>highlighting</w:t>
      </w:r>
      <w:r w:rsidR="00F912A7" w:rsidRPr="00DA3E20">
        <w:rPr>
          <w:rFonts w:ascii="Times New Roman" w:hAnsi="Times New Roman" w:cs="Times New Roman"/>
          <w:sz w:val="24"/>
          <w:szCs w:val="24"/>
        </w:rPr>
        <w:t xml:space="preserve"> strategies that ensure </w:t>
      </w:r>
      <w:r w:rsidR="003A2A00" w:rsidRPr="00DA3E20">
        <w:rPr>
          <w:rFonts w:ascii="Times New Roman" w:hAnsi="Times New Roman" w:cs="Times New Roman"/>
          <w:sz w:val="24"/>
          <w:szCs w:val="24"/>
        </w:rPr>
        <w:t xml:space="preserve">ongoing </w:t>
      </w:r>
      <w:r w:rsidR="00F912A7" w:rsidRPr="00DA3E20">
        <w:rPr>
          <w:rFonts w:ascii="Times New Roman" w:hAnsi="Times New Roman" w:cs="Times New Roman"/>
          <w:sz w:val="24"/>
          <w:szCs w:val="24"/>
        </w:rPr>
        <w:t>effective management while</w:t>
      </w:r>
      <w:r w:rsidR="007C2A4A" w:rsidRPr="00DA3E20">
        <w:rPr>
          <w:rFonts w:ascii="Times New Roman" w:hAnsi="Times New Roman" w:cs="Times New Roman"/>
          <w:sz w:val="24"/>
          <w:szCs w:val="24"/>
        </w:rPr>
        <w:t xml:space="preserve"> hopefully</w:t>
      </w:r>
      <w:r w:rsidR="00F912A7" w:rsidRPr="00DA3E20">
        <w:rPr>
          <w:rFonts w:ascii="Times New Roman" w:hAnsi="Times New Roman" w:cs="Times New Roman"/>
          <w:sz w:val="24"/>
          <w:szCs w:val="24"/>
        </w:rPr>
        <w:t xml:space="preserve"> avoiding instances where management efforts waste resources or exacerbate existing problems</w:t>
      </w:r>
      <w:r w:rsidR="00493FA5">
        <w:rPr>
          <w:rFonts w:ascii="Times New Roman" w:hAnsi="Times New Roman" w:cs="Times New Roman"/>
          <w:sz w:val="24"/>
          <w:szCs w:val="24"/>
        </w:rPr>
        <w:t>.</w:t>
      </w:r>
    </w:p>
    <w:p w14:paraId="7B261A72" w14:textId="55F1F630"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Acknowledgements</w:t>
      </w:r>
    </w:p>
    <w:p w14:paraId="0C33A8BA" w14:textId="7955102F" w:rsidR="00715C07" w:rsidRPr="00DA3E20" w:rsidRDefault="00623478" w:rsidP="00604784">
      <w:pPr>
        <w:spacing w:after="0" w:line="480" w:lineRule="auto"/>
        <w:ind w:firstLine="284"/>
        <w:rPr>
          <w:rFonts w:ascii="Times New Roman" w:hAnsi="Times New Roman" w:cs="Times New Roman"/>
          <w:b/>
          <w:bCs/>
          <w:i/>
          <w:iCs/>
          <w:sz w:val="24"/>
          <w:szCs w:val="24"/>
        </w:rPr>
      </w:pPr>
      <w:r w:rsidRPr="00DA3E20">
        <w:rPr>
          <w:rFonts w:ascii="Times New Roman" w:hAnsi="Times New Roman" w:cs="Times New Roman"/>
          <w:sz w:val="24"/>
          <w:szCs w:val="24"/>
        </w:rPr>
        <w:t>The authors would like to thank</w:t>
      </w:r>
      <w:r w:rsidR="007209EB" w:rsidRPr="00DA3E20">
        <w:rPr>
          <w:rFonts w:ascii="Times New Roman" w:hAnsi="Times New Roman" w:cs="Times New Roman"/>
          <w:sz w:val="24"/>
          <w:szCs w:val="24"/>
        </w:rPr>
        <w:t xml:space="preserve"> E. Hanks for providing advice on statistical analyses</w:t>
      </w:r>
      <w:r w:rsidRPr="00DA3E20">
        <w:rPr>
          <w:rFonts w:ascii="Times New Roman" w:hAnsi="Times New Roman" w:cs="Times New Roman"/>
          <w:sz w:val="24"/>
          <w:szCs w:val="24"/>
        </w:rPr>
        <w:t>, and</w:t>
      </w:r>
      <w:r w:rsidR="007209EB" w:rsidRPr="00DA3E20">
        <w:rPr>
          <w:rFonts w:ascii="Times New Roman" w:hAnsi="Times New Roman" w:cs="Times New Roman"/>
          <w:sz w:val="24"/>
          <w:szCs w:val="24"/>
        </w:rPr>
        <w:t xml:space="preserve"> E. Johnson for assisting in taking measurements at the field site. J. Darlington, M. Dwyer, and other personnel at the Russell E. Larson Agricultural Research Center provided field logistical support. </w:t>
      </w:r>
      <w:r w:rsidRPr="00DA3E20">
        <w:rPr>
          <w:rFonts w:ascii="Times New Roman" w:hAnsi="Times New Roman" w:cs="Times New Roman"/>
          <w:sz w:val="24"/>
          <w:szCs w:val="24"/>
        </w:rPr>
        <w:lastRenderedPageBreak/>
        <w:t xml:space="preserve">E. Hanks, L. Leites, </w:t>
      </w:r>
      <w:del w:id="325" w:author="Trevor Drees" w:date="2025-07-22T17:43:00Z" w16du:dateUtc="2025-07-23T00:43:00Z">
        <w:r w:rsidRPr="00DA3E20" w:rsidDel="00935916">
          <w:rPr>
            <w:rFonts w:ascii="Times New Roman" w:hAnsi="Times New Roman" w:cs="Times New Roman"/>
            <w:sz w:val="24"/>
            <w:szCs w:val="24"/>
          </w:rPr>
          <w:delText xml:space="preserve">and </w:delText>
        </w:r>
      </w:del>
      <w:r w:rsidRPr="00DA3E20">
        <w:rPr>
          <w:rFonts w:ascii="Times New Roman" w:hAnsi="Times New Roman" w:cs="Times New Roman"/>
          <w:sz w:val="24"/>
          <w:szCs w:val="24"/>
        </w:rPr>
        <w:t>C. Lowry</w:t>
      </w:r>
      <w:ins w:id="326" w:author="Trevor Drees" w:date="2025-07-22T17:43:00Z" w16du:dateUtc="2025-07-23T00:43:00Z">
        <w:r w:rsidR="00935916" w:rsidRPr="00DA3E20">
          <w:rPr>
            <w:rFonts w:ascii="Times New Roman" w:hAnsi="Times New Roman" w:cs="Times New Roman"/>
            <w:sz w:val="24"/>
            <w:szCs w:val="24"/>
          </w:rPr>
          <w:t>, and E. van der Heide</w:t>
        </w:r>
      </w:ins>
      <w:r w:rsidRPr="00DA3E20">
        <w:rPr>
          <w:rFonts w:ascii="Times New Roman" w:hAnsi="Times New Roman" w:cs="Times New Roman"/>
          <w:sz w:val="24"/>
          <w:szCs w:val="24"/>
        </w:rPr>
        <w:t xml:space="preserve"> helped provide feedback on the manuscript. T.H.D. was supported by the Alumni Professor in the Biological Sciences endowment to K.S.</w:t>
      </w:r>
    </w:p>
    <w:p w14:paraId="3E7E6023" w14:textId="733E25D3"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Conflict of Interest Statement</w:t>
      </w:r>
    </w:p>
    <w:p w14:paraId="306B3D9F" w14:textId="54EEA080" w:rsidR="00715C07" w:rsidRPr="00DA3E20" w:rsidRDefault="00715C07"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The authors have no conflicts of interest to declare.</w:t>
      </w:r>
    </w:p>
    <w:p w14:paraId="452AF086" w14:textId="764DF267" w:rsidR="00715C07" w:rsidRPr="00DA3E20" w:rsidRDefault="00715C07"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Author Contributions</w:t>
      </w:r>
    </w:p>
    <w:p w14:paraId="2F159553" w14:textId="2D4A0FEA" w:rsidR="00715C07" w:rsidRPr="00DA3E20" w:rsidRDefault="00715C07" w:rsidP="00604784">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T.H.D and K.S. designed the field experiment. T.H.D. conducted the field experiment, collected data, performed analyses, and led writing of the initial manuscript. T.H.D. and K.S. made contributions to subsequent versions of the manuscript.</w:t>
      </w:r>
    </w:p>
    <w:p w14:paraId="6B6CC735" w14:textId="34DCA397" w:rsidR="00E07499" w:rsidRPr="00DA3E20" w:rsidRDefault="00E07499" w:rsidP="0060478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References</w:t>
      </w:r>
    </w:p>
    <w:p w14:paraId="3242E2AE" w14:textId="7EEAE465"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Baker, H. G. (1974). The evolution of weeds. </w:t>
      </w:r>
      <w:r w:rsidRPr="00DA3E20">
        <w:rPr>
          <w:rFonts w:ascii="Times New Roman" w:hAnsi="Times New Roman" w:cs="Times New Roman"/>
          <w:i/>
          <w:iCs/>
          <w:color w:val="222222"/>
          <w:sz w:val="24"/>
          <w:szCs w:val="24"/>
          <w:shd w:val="clear" w:color="auto" w:fill="FFFFFF"/>
        </w:rPr>
        <w:t xml:space="preserve">Annual </w:t>
      </w:r>
      <w:r w:rsidR="003B69F6" w:rsidRPr="00DA3E20">
        <w:rPr>
          <w:rFonts w:ascii="Times New Roman" w:hAnsi="Times New Roman" w:cs="Times New Roman"/>
          <w:i/>
          <w:iCs/>
          <w:color w:val="222222"/>
          <w:sz w:val="24"/>
          <w:szCs w:val="24"/>
          <w:shd w:val="clear" w:color="auto" w:fill="FFFFFF"/>
        </w:rPr>
        <w:t>R</w:t>
      </w:r>
      <w:r w:rsidRPr="00DA3E20">
        <w:rPr>
          <w:rFonts w:ascii="Times New Roman" w:hAnsi="Times New Roman" w:cs="Times New Roman"/>
          <w:i/>
          <w:iCs/>
          <w:color w:val="222222"/>
          <w:sz w:val="24"/>
          <w:szCs w:val="24"/>
          <w:shd w:val="clear" w:color="auto" w:fill="FFFFFF"/>
        </w:rPr>
        <w:t xml:space="preserve">eview of </w:t>
      </w:r>
      <w:r w:rsidR="003B69F6" w:rsidRPr="00DA3E20">
        <w:rPr>
          <w:rFonts w:ascii="Times New Roman" w:hAnsi="Times New Roman" w:cs="Times New Roman"/>
          <w:i/>
          <w:iCs/>
          <w:color w:val="222222"/>
          <w:sz w:val="24"/>
          <w:szCs w:val="24"/>
          <w:shd w:val="clear" w:color="auto" w:fill="FFFFFF"/>
        </w:rPr>
        <w:t>E</w:t>
      </w:r>
      <w:r w:rsidRPr="00DA3E20">
        <w:rPr>
          <w:rFonts w:ascii="Times New Roman" w:hAnsi="Times New Roman" w:cs="Times New Roman"/>
          <w:i/>
          <w:iCs/>
          <w:color w:val="222222"/>
          <w:sz w:val="24"/>
          <w:szCs w:val="24"/>
          <w:shd w:val="clear" w:color="auto" w:fill="FFFFFF"/>
        </w:rPr>
        <w:t xml:space="preserve">cology and </w:t>
      </w:r>
      <w:r w:rsidR="003B69F6" w:rsidRPr="00DA3E20">
        <w:rPr>
          <w:rFonts w:ascii="Times New Roman" w:hAnsi="Times New Roman" w:cs="Times New Roman"/>
          <w:i/>
          <w:iCs/>
          <w:color w:val="222222"/>
          <w:sz w:val="24"/>
          <w:szCs w:val="24"/>
          <w:shd w:val="clear" w:color="auto" w:fill="FFFFFF"/>
        </w:rPr>
        <w:t>S</w:t>
      </w:r>
      <w:r w:rsidRPr="00DA3E20">
        <w:rPr>
          <w:rFonts w:ascii="Times New Roman" w:hAnsi="Times New Roman" w:cs="Times New Roman"/>
          <w:i/>
          <w:iCs/>
          <w:color w:val="222222"/>
          <w:sz w:val="24"/>
          <w:szCs w:val="24"/>
          <w:shd w:val="clear" w:color="auto" w:fill="FFFFFF"/>
        </w:rPr>
        <w:t>ystematics</w:t>
      </w:r>
      <w:r w:rsidRPr="00DA3E20">
        <w:rPr>
          <w:rFonts w:ascii="Times New Roman" w:hAnsi="Times New Roman" w:cs="Times New Roman"/>
          <w:color w:val="222222"/>
          <w:sz w:val="24"/>
          <w:szCs w:val="24"/>
          <w:shd w:val="clear" w:color="auto" w:fill="FFFFFF"/>
        </w:rPr>
        <w:t>, 5(1), 1-24.</w:t>
      </w:r>
    </w:p>
    <w:p w14:paraId="19800D52"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Baker, H. G. (1991). The continuing evolution of weeds. </w:t>
      </w:r>
      <w:r w:rsidRPr="00DA3E20">
        <w:rPr>
          <w:rFonts w:ascii="Times New Roman" w:hAnsi="Times New Roman" w:cs="Times New Roman"/>
          <w:i/>
          <w:iCs/>
          <w:color w:val="222222"/>
          <w:sz w:val="24"/>
          <w:szCs w:val="24"/>
          <w:shd w:val="clear" w:color="auto" w:fill="FFFFFF"/>
        </w:rPr>
        <w:t>Economic Botany</w:t>
      </w:r>
      <w:r w:rsidRPr="00DA3E20">
        <w:rPr>
          <w:rFonts w:ascii="Times New Roman" w:hAnsi="Times New Roman" w:cs="Times New Roman"/>
          <w:color w:val="222222"/>
          <w:sz w:val="24"/>
          <w:szCs w:val="24"/>
          <w:shd w:val="clear" w:color="auto" w:fill="FFFFFF"/>
        </w:rPr>
        <w:t>, 45(4), 445-449.</w:t>
      </w:r>
    </w:p>
    <w:p w14:paraId="0E247D3C" w14:textId="7BDDC9F1" w:rsidR="00A54203" w:rsidRPr="00DA3E20" w:rsidRDefault="00A54203"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Bates, D., </w:t>
      </w:r>
      <w:proofErr w:type="spellStart"/>
      <w:r w:rsidRPr="00DA3E20">
        <w:rPr>
          <w:rFonts w:ascii="Times New Roman" w:hAnsi="Times New Roman" w:cs="Times New Roman"/>
          <w:color w:val="222222"/>
          <w:sz w:val="24"/>
          <w:szCs w:val="24"/>
          <w:shd w:val="clear" w:color="auto" w:fill="FFFFFF"/>
        </w:rPr>
        <w:t>Maechler</w:t>
      </w:r>
      <w:proofErr w:type="spellEnd"/>
      <w:r w:rsidRPr="00DA3E20">
        <w:rPr>
          <w:rFonts w:ascii="Times New Roman" w:hAnsi="Times New Roman" w:cs="Times New Roman"/>
          <w:color w:val="222222"/>
          <w:sz w:val="24"/>
          <w:szCs w:val="24"/>
          <w:shd w:val="clear" w:color="auto" w:fill="FFFFFF"/>
        </w:rPr>
        <w:t>, M., Bolker, B., &amp; Walker, S. (2022). Package ‘lme4’, version 1.1-31. https://cran.r-project.org/web/packages/lme4/index.html</w:t>
      </w:r>
    </w:p>
    <w:p w14:paraId="275A338E"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DA3E20">
        <w:rPr>
          <w:rFonts w:ascii="Times New Roman" w:hAnsi="Times New Roman" w:cs="Times New Roman"/>
          <w:color w:val="222222"/>
          <w:sz w:val="24"/>
          <w:szCs w:val="24"/>
          <w:shd w:val="clear" w:color="auto" w:fill="FFFFFF"/>
        </w:rPr>
        <w:t>Beaury</w:t>
      </w:r>
      <w:proofErr w:type="spellEnd"/>
      <w:r w:rsidRPr="00DA3E20">
        <w:rPr>
          <w:rFonts w:ascii="Times New Roman" w:hAnsi="Times New Roman" w:cs="Times New Roman"/>
          <w:color w:val="222222"/>
          <w:sz w:val="24"/>
          <w:szCs w:val="24"/>
          <w:shd w:val="clear" w:color="auto" w:fill="FFFFFF"/>
        </w:rPr>
        <w:t xml:space="preserve">, E.M., Fusco, E.J., Jackson, M.R., </w:t>
      </w:r>
      <w:proofErr w:type="spellStart"/>
      <w:r w:rsidRPr="00DA3E20">
        <w:rPr>
          <w:rFonts w:ascii="Times New Roman" w:hAnsi="Times New Roman" w:cs="Times New Roman"/>
          <w:color w:val="222222"/>
          <w:sz w:val="24"/>
          <w:szCs w:val="24"/>
          <w:shd w:val="clear" w:color="auto" w:fill="FFFFFF"/>
        </w:rPr>
        <w:t>Laginhas</w:t>
      </w:r>
      <w:proofErr w:type="spellEnd"/>
      <w:r w:rsidRPr="00DA3E20">
        <w:rPr>
          <w:rFonts w:ascii="Times New Roman" w:hAnsi="Times New Roman" w:cs="Times New Roman"/>
          <w:color w:val="222222"/>
          <w:sz w:val="24"/>
          <w:szCs w:val="24"/>
          <w:shd w:val="clear" w:color="auto" w:fill="FFFFFF"/>
        </w:rPr>
        <w:t xml:space="preserve">, B.B., Morelli, T.L., Allen, J.M., Pasquarella, V.J., &amp; Bradley, B.A. (2020). Incorporating climate change into invasive species management: insights from managers. </w:t>
      </w:r>
      <w:r w:rsidRPr="00DA3E20">
        <w:rPr>
          <w:rFonts w:ascii="Times New Roman" w:hAnsi="Times New Roman" w:cs="Times New Roman"/>
          <w:i/>
          <w:iCs/>
          <w:color w:val="222222"/>
          <w:sz w:val="24"/>
          <w:szCs w:val="24"/>
          <w:shd w:val="clear" w:color="auto" w:fill="FFFFFF"/>
        </w:rPr>
        <w:t>Biological Invasions</w:t>
      </w:r>
      <w:r w:rsidRPr="00DA3E20">
        <w:rPr>
          <w:rFonts w:ascii="Times New Roman" w:hAnsi="Times New Roman" w:cs="Times New Roman"/>
          <w:color w:val="222222"/>
          <w:sz w:val="24"/>
          <w:szCs w:val="24"/>
          <w:shd w:val="clear" w:color="auto" w:fill="FFFFFF"/>
        </w:rPr>
        <w:t>, 22(2), 233-252.</w:t>
      </w:r>
    </w:p>
    <w:p w14:paraId="22716FE2"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Bell, D.T. (2001). Ecological response syndromes in the flora of southwestern Western Australia: fire </w:t>
      </w:r>
      <w:proofErr w:type="spellStart"/>
      <w:r w:rsidRPr="00DA3E20">
        <w:rPr>
          <w:rFonts w:ascii="Times New Roman" w:hAnsi="Times New Roman" w:cs="Times New Roman"/>
          <w:color w:val="222222"/>
          <w:sz w:val="24"/>
          <w:szCs w:val="24"/>
          <w:shd w:val="clear" w:color="auto" w:fill="FFFFFF"/>
        </w:rPr>
        <w:t>resprouters</w:t>
      </w:r>
      <w:proofErr w:type="spellEnd"/>
      <w:r w:rsidRPr="00DA3E20">
        <w:rPr>
          <w:rFonts w:ascii="Times New Roman" w:hAnsi="Times New Roman" w:cs="Times New Roman"/>
          <w:color w:val="222222"/>
          <w:sz w:val="24"/>
          <w:szCs w:val="24"/>
          <w:shd w:val="clear" w:color="auto" w:fill="FFFFFF"/>
        </w:rPr>
        <w:t xml:space="preserve"> versus </w:t>
      </w:r>
      <w:proofErr w:type="spellStart"/>
      <w:r w:rsidRPr="00DA3E20">
        <w:rPr>
          <w:rFonts w:ascii="Times New Roman" w:hAnsi="Times New Roman" w:cs="Times New Roman"/>
          <w:color w:val="222222"/>
          <w:sz w:val="24"/>
          <w:szCs w:val="24"/>
          <w:shd w:val="clear" w:color="auto" w:fill="FFFFFF"/>
        </w:rPr>
        <w:t>reseeders</w:t>
      </w:r>
      <w:proofErr w:type="spellEnd"/>
      <w:r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i/>
          <w:iCs/>
          <w:color w:val="222222"/>
          <w:sz w:val="24"/>
          <w:szCs w:val="24"/>
          <w:shd w:val="clear" w:color="auto" w:fill="FFFFFF"/>
        </w:rPr>
        <w:t>The Botanical Review</w:t>
      </w:r>
      <w:r w:rsidRPr="00DA3E20">
        <w:rPr>
          <w:rFonts w:ascii="Times New Roman" w:hAnsi="Times New Roman" w:cs="Times New Roman"/>
          <w:color w:val="222222"/>
          <w:sz w:val="24"/>
          <w:szCs w:val="24"/>
          <w:shd w:val="clear" w:color="auto" w:fill="FFFFFF"/>
        </w:rPr>
        <w:t>, 67(4), 417-440.</w:t>
      </w:r>
    </w:p>
    <w:p w14:paraId="1B9E48CB"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Bellingham, P.J. &amp; Sparrow, A.D. (2000). Resprouting as a life history strategy in woody plant communities. </w:t>
      </w:r>
      <w:r w:rsidRPr="00DA3E20">
        <w:rPr>
          <w:rFonts w:ascii="Times New Roman" w:hAnsi="Times New Roman" w:cs="Times New Roman"/>
          <w:i/>
          <w:iCs/>
          <w:color w:val="222222"/>
          <w:sz w:val="24"/>
          <w:szCs w:val="24"/>
          <w:shd w:val="clear" w:color="auto" w:fill="FFFFFF"/>
        </w:rPr>
        <w:t>Oikos</w:t>
      </w:r>
      <w:r w:rsidRPr="00DA3E20">
        <w:rPr>
          <w:rFonts w:ascii="Times New Roman" w:hAnsi="Times New Roman" w:cs="Times New Roman"/>
          <w:color w:val="222222"/>
          <w:sz w:val="24"/>
          <w:szCs w:val="24"/>
          <w:shd w:val="clear" w:color="auto" w:fill="FFFFFF"/>
        </w:rPr>
        <w:t>, 89(2), 409-416.</w:t>
      </w:r>
    </w:p>
    <w:p w14:paraId="09BB39BD" w14:textId="105C5C04" w:rsidR="004073E1" w:rsidRPr="00DA3E20" w:rsidRDefault="004073E1"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lastRenderedPageBreak/>
        <w:t xml:space="preserve">Bergstrom, D.M., </w:t>
      </w:r>
      <w:proofErr w:type="spellStart"/>
      <w:r w:rsidRPr="00DA3E20">
        <w:rPr>
          <w:rFonts w:ascii="Times New Roman" w:hAnsi="Times New Roman" w:cs="Times New Roman"/>
          <w:color w:val="222222"/>
          <w:sz w:val="24"/>
          <w:szCs w:val="24"/>
          <w:shd w:val="clear" w:color="auto" w:fill="FFFFFF"/>
        </w:rPr>
        <w:t>Lucieer</w:t>
      </w:r>
      <w:proofErr w:type="spellEnd"/>
      <w:r w:rsidRPr="00DA3E20">
        <w:rPr>
          <w:rFonts w:ascii="Times New Roman" w:hAnsi="Times New Roman" w:cs="Times New Roman"/>
          <w:color w:val="222222"/>
          <w:sz w:val="24"/>
          <w:szCs w:val="24"/>
          <w:shd w:val="clear" w:color="auto" w:fill="FFFFFF"/>
        </w:rPr>
        <w:t xml:space="preserve">, A., Kiefer, K., Wasley, J., Belbin, L., Pedersen, T.K., &amp; Chown, S. L. (2009). Indirect effects of invasive species removal devastate World Heritage Island. </w:t>
      </w:r>
      <w:r w:rsidRPr="00DA3E20">
        <w:rPr>
          <w:rFonts w:ascii="Times New Roman" w:hAnsi="Times New Roman" w:cs="Times New Roman"/>
          <w:i/>
          <w:iCs/>
          <w:color w:val="222222"/>
          <w:sz w:val="24"/>
          <w:szCs w:val="24"/>
          <w:shd w:val="clear" w:color="auto" w:fill="FFFFFF"/>
        </w:rPr>
        <w:t>Journal of Applied Ecology</w:t>
      </w:r>
      <w:r w:rsidRPr="00DA3E20">
        <w:rPr>
          <w:rFonts w:ascii="Times New Roman" w:hAnsi="Times New Roman" w:cs="Times New Roman"/>
          <w:color w:val="222222"/>
          <w:sz w:val="24"/>
          <w:szCs w:val="24"/>
          <w:shd w:val="clear" w:color="auto" w:fill="FFFFFF"/>
        </w:rPr>
        <w:t>, 46(1), 73-81.</w:t>
      </w:r>
    </w:p>
    <w:p w14:paraId="6CCC6AFD" w14:textId="0EFFF055"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Bhowmik, P.C. (1997). Weed biology: importance to weed management. </w:t>
      </w:r>
      <w:r w:rsidRPr="00DA3E20">
        <w:rPr>
          <w:rFonts w:ascii="Times New Roman" w:hAnsi="Times New Roman" w:cs="Times New Roman"/>
          <w:i/>
          <w:iCs/>
          <w:color w:val="222222"/>
          <w:sz w:val="24"/>
          <w:szCs w:val="24"/>
          <w:shd w:val="clear" w:color="auto" w:fill="FFFFFF"/>
        </w:rPr>
        <w:t xml:space="preserve">Weed </w:t>
      </w:r>
      <w:r w:rsidR="003B69F6" w:rsidRPr="00DA3E20">
        <w:rPr>
          <w:rFonts w:ascii="Times New Roman" w:hAnsi="Times New Roman" w:cs="Times New Roman"/>
          <w:i/>
          <w:iCs/>
          <w:color w:val="222222"/>
          <w:sz w:val="24"/>
          <w:szCs w:val="24"/>
          <w:shd w:val="clear" w:color="auto" w:fill="FFFFFF"/>
        </w:rPr>
        <w:t>S</w:t>
      </w:r>
      <w:r w:rsidRPr="00DA3E20">
        <w:rPr>
          <w:rFonts w:ascii="Times New Roman" w:hAnsi="Times New Roman" w:cs="Times New Roman"/>
          <w:i/>
          <w:iCs/>
          <w:color w:val="222222"/>
          <w:sz w:val="24"/>
          <w:szCs w:val="24"/>
          <w:shd w:val="clear" w:color="auto" w:fill="FFFFFF"/>
        </w:rPr>
        <w:t>cience</w:t>
      </w:r>
      <w:r w:rsidRPr="00DA3E20">
        <w:rPr>
          <w:rFonts w:ascii="Times New Roman" w:hAnsi="Times New Roman" w:cs="Times New Roman"/>
          <w:color w:val="222222"/>
          <w:sz w:val="24"/>
          <w:szCs w:val="24"/>
          <w:shd w:val="clear" w:color="auto" w:fill="FFFFFF"/>
        </w:rPr>
        <w:t>, 45(3), 349-356.</w:t>
      </w:r>
    </w:p>
    <w:p w14:paraId="3447E86E"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Broughton, S. (2000). Review and evaluation of lantana biocontrol programs. </w:t>
      </w:r>
      <w:r w:rsidRPr="00DA3E20">
        <w:rPr>
          <w:rFonts w:ascii="Times New Roman" w:hAnsi="Times New Roman" w:cs="Times New Roman"/>
          <w:i/>
          <w:iCs/>
          <w:color w:val="222222"/>
          <w:sz w:val="24"/>
          <w:szCs w:val="24"/>
          <w:shd w:val="clear" w:color="auto" w:fill="FFFFFF"/>
        </w:rPr>
        <w:t>Biological Control</w:t>
      </w:r>
      <w:r w:rsidRPr="00DA3E20">
        <w:rPr>
          <w:rFonts w:ascii="Times New Roman" w:hAnsi="Times New Roman" w:cs="Times New Roman"/>
          <w:color w:val="222222"/>
          <w:sz w:val="24"/>
          <w:szCs w:val="24"/>
          <w:shd w:val="clear" w:color="auto" w:fill="FFFFFF"/>
        </w:rPr>
        <w:t>, 17(3), 272-286.</w:t>
      </w:r>
    </w:p>
    <w:p w14:paraId="6DD29CFE"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Chauhan, B.S. (2020). Grand challenges in weed management. </w:t>
      </w:r>
      <w:r w:rsidRPr="00DA3E20">
        <w:rPr>
          <w:rFonts w:ascii="Times New Roman" w:hAnsi="Times New Roman" w:cs="Times New Roman"/>
          <w:i/>
          <w:iCs/>
          <w:color w:val="222222"/>
          <w:sz w:val="24"/>
          <w:szCs w:val="24"/>
          <w:shd w:val="clear" w:color="auto" w:fill="FFFFFF"/>
        </w:rPr>
        <w:t>Frontiers in Agronomy</w:t>
      </w:r>
      <w:r w:rsidRPr="00DA3E20">
        <w:rPr>
          <w:rFonts w:ascii="Times New Roman" w:hAnsi="Times New Roman" w:cs="Times New Roman"/>
          <w:color w:val="222222"/>
          <w:sz w:val="24"/>
          <w:szCs w:val="24"/>
          <w:shd w:val="clear" w:color="auto" w:fill="FFFFFF"/>
        </w:rPr>
        <w:t>, 1, 3.</w:t>
      </w:r>
    </w:p>
    <w:p w14:paraId="1456658F" w14:textId="550C0E2A"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Desrochers, A.M., Bain, J.F., &amp; Warwick, S.I. (1988). The biology of Canadian weeds: 89. Carduus Nutans L. and Carduus </w:t>
      </w:r>
      <w:proofErr w:type="spellStart"/>
      <w:r w:rsidRPr="00DA3E20">
        <w:rPr>
          <w:rFonts w:ascii="Times New Roman" w:hAnsi="Times New Roman" w:cs="Times New Roman"/>
          <w:color w:val="222222"/>
          <w:sz w:val="24"/>
          <w:szCs w:val="24"/>
          <w:shd w:val="clear" w:color="auto" w:fill="FFFFFF"/>
        </w:rPr>
        <w:t>Acanthoides</w:t>
      </w:r>
      <w:proofErr w:type="spellEnd"/>
      <w:r w:rsidRPr="00DA3E20">
        <w:rPr>
          <w:rFonts w:ascii="Times New Roman" w:hAnsi="Times New Roman" w:cs="Times New Roman"/>
          <w:color w:val="222222"/>
          <w:sz w:val="24"/>
          <w:szCs w:val="24"/>
          <w:shd w:val="clear" w:color="auto" w:fill="FFFFFF"/>
        </w:rPr>
        <w:t xml:space="preserve"> L. </w:t>
      </w:r>
      <w:r w:rsidRPr="00DA3E20">
        <w:rPr>
          <w:rFonts w:ascii="Times New Roman" w:hAnsi="Times New Roman" w:cs="Times New Roman"/>
          <w:i/>
          <w:iCs/>
          <w:color w:val="222222"/>
          <w:sz w:val="24"/>
          <w:szCs w:val="24"/>
          <w:shd w:val="clear" w:color="auto" w:fill="FFFFFF"/>
        </w:rPr>
        <w:t>Canadian Journal of Plant Science</w:t>
      </w:r>
      <w:r w:rsidRPr="00DA3E20">
        <w:rPr>
          <w:rFonts w:ascii="Times New Roman" w:hAnsi="Times New Roman" w:cs="Times New Roman"/>
          <w:color w:val="222222"/>
          <w:sz w:val="24"/>
          <w:szCs w:val="24"/>
          <w:shd w:val="clear" w:color="auto" w:fill="FFFFFF"/>
        </w:rPr>
        <w:t>, 68(4), 1053-1068.</w:t>
      </w:r>
    </w:p>
    <w:p w14:paraId="77D2112A" w14:textId="681D21A2" w:rsidR="00C72245" w:rsidRPr="00DA3E20" w:rsidRDefault="00C72245"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Donald, W.W. (2006). Mowing for weed management. In </w:t>
      </w:r>
      <w:r w:rsidRPr="00DA3E20">
        <w:rPr>
          <w:rFonts w:ascii="Times New Roman" w:hAnsi="Times New Roman" w:cs="Times New Roman"/>
          <w:i/>
          <w:iCs/>
          <w:color w:val="222222"/>
          <w:sz w:val="24"/>
          <w:szCs w:val="24"/>
          <w:shd w:val="clear" w:color="auto" w:fill="FFFFFF"/>
        </w:rPr>
        <w:t xml:space="preserve">Handbook of </w:t>
      </w:r>
      <w:r w:rsidR="003B69F6" w:rsidRPr="00DA3E20">
        <w:rPr>
          <w:rFonts w:ascii="Times New Roman" w:hAnsi="Times New Roman" w:cs="Times New Roman"/>
          <w:i/>
          <w:iCs/>
          <w:color w:val="222222"/>
          <w:sz w:val="24"/>
          <w:szCs w:val="24"/>
          <w:shd w:val="clear" w:color="auto" w:fill="FFFFFF"/>
        </w:rPr>
        <w:t>S</w:t>
      </w:r>
      <w:r w:rsidRPr="00DA3E20">
        <w:rPr>
          <w:rFonts w:ascii="Times New Roman" w:hAnsi="Times New Roman" w:cs="Times New Roman"/>
          <w:i/>
          <w:iCs/>
          <w:color w:val="222222"/>
          <w:sz w:val="24"/>
          <w:szCs w:val="24"/>
          <w:shd w:val="clear" w:color="auto" w:fill="FFFFFF"/>
        </w:rPr>
        <w:t xml:space="preserve">ustainable </w:t>
      </w:r>
      <w:r w:rsidR="003B69F6" w:rsidRPr="00DA3E20">
        <w:rPr>
          <w:rFonts w:ascii="Times New Roman" w:hAnsi="Times New Roman" w:cs="Times New Roman"/>
          <w:i/>
          <w:iCs/>
          <w:color w:val="222222"/>
          <w:sz w:val="24"/>
          <w:szCs w:val="24"/>
          <w:shd w:val="clear" w:color="auto" w:fill="FFFFFF"/>
        </w:rPr>
        <w:t>W</w:t>
      </w:r>
      <w:r w:rsidRPr="00DA3E20">
        <w:rPr>
          <w:rFonts w:ascii="Times New Roman" w:hAnsi="Times New Roman" w:cs="Times New Roman"/>
          <w:i/>
          <w:iCs/>
          <w:color w:val="222222"/>
          <w:sz w:val="24"/>
          <w:szCs w:val="24"/>
          <w:shd w:val="clear" w:color="auto" w:fill="FFFFFF"/>
        </w:rPr>
        <w:t xml:space="preserve">eed </w:t>
      </w:r>
      <w:r w:rsidR="003B69F6" w:rsidRPr="00DA3E20">
        <w:rPr>
          <w:rFonts w:ascii="Times New Roman" w:hAnsi="Times New Roman" w:cs="Times New Roman"/>
          <w:i/>
          <w:iCs/>
          <w:color w:val="222222"/>
          <w:sz w:val="24"/>
          <w:szCs w:val="24"/>
          <w:shd w:val="clear" w:color="auto" w:fill="FFFFFF"/>
        </w:rPr>
        <w:t>M</w:t>
      </w:r>
      <w:r w:rsidRPr="00DA3E20">
        <w:rPr>
          <w:rFonts w:ascii="Times New Roman" w:hAnsi="Times New Roman" w:cs="Times New Roman"/>
          <w:i/>
          <w:iCs/>
          <w:color w:val="222222"/>
          <w:sz w:val="24"/>
          <w:szCs w:val="24"/>
          <w:shd w:val="clear" w:color="auto" w:fill="FFFFFF"/>
        </w:rPr>
        <w:t>anagement</w:t>
      </w:r>
      <w:r w:rsidRPr="00DA3E20">
        <w:rPr>
          <w:rFonts w:ascii="Times New Roman" w:hAnsi="Times New Roman" w:cs="Times New Roman"/>
          <w:color w:val="222222"/>
          <w:sz w:val="24"/>
          <w:szCs w:val="24"/>
          <w:shd w:val="clear" w:color="auto" w:fill="FFFFFF"/>
        </w:rPr>
        <w:t xml:space="preserve"> (pp. 357-400). CRC Press.</w:t>
      </w:r>
    </w:p>
    <w:p w14:paraId="69ABF547" w14:textId="232E88F5" w:rsidR="005D08CD" w:rsidRPr="00DA3E20" w:rsidRDefault="005D08CD" w:rsidP="00604784">
      <w:pPr>
        <w:spacing w:after="0" w:line="480" w:lineRule="auto"/>
        <w:ind w:left="284" w:hanging="284"/>
        <w:rPr>
          <w:rFonts w:ascii="Times New Roman" w:hAnsi="Times New Roman" w:cs="Times New Roman"/>
          <w:sz w:val="24"/>
          <w:szCs w:val="24"/>
        </w:rPr>
      </w:pPr>
      <w:r w:rsidRPr="00DA3E20">
        <w:rPr>
          <w:rFonts w:ascii="Times New Roman" w:hAnsi="Times New Roman" w:cs="Times New Roman"/>
          <w:sz w:val="24"/>
          <w:szCs w:val="24"/>
        </w:rPr>
        <w:t xml:space="preserve">Drees, T. H. &amp; Shea, K. (2024). Climate warming increases insect‐driven seed removal of two </w:t>
      </w:r>
      <w:proofErr w:type="spellStart"/>
      <w:r w:rsidRPr="00DA3E20">
        <w:rPr>
          <w:rFonts w:ascii="Times New Roman" w:hAnsi="Times New Roman" w:cs="Times New Roman"/>
          <w:sz w:val="24"/>
          <w:szCs w:val="24"/>
        </w:rPr>
        <w:t>elaiosome</w:t>
      </w:r>
      <w:proofErr w:type="spellEnd"/>
      <w:r w:rsidRPr="00DA3E20">
        <w:rPr>
          <w:rFonts w:ascii="Times New Roman" w:hAnsi="Times New Roman" w:cs="Times New Roman"/>
          <w:sz w:val="24"/>
          <w:szCs w:val="24"/>
        </w:rPr>
        <w:t xml:space="preserve">‐bearing invasive thistle species. </w:t>
      </w:r>
      <w:r w:rsidRPr="00DA3E20">
        <w:rPr>
          <w:rFonts w:ascii="Times New Roman" w:hAnsi="Times New Roman" w:cs="Times New Roman"/>
          <w:i/>
          <w:iCs/>
          <w:sz w:val="24"/>
          <w:szCs w:val="24"/>
        </w:rPr>
        <w:t>Ecology</w:t>
      </w:r>
      <w:r w:rsidRPr="00DA3E20">
        <w:rPr>
          <w:rFonts w:ascii="Times New Roman" w:hAnsi="Times New Roman" w:cs="Times New Roman"/>
          <w:sz w:val="24"/>
          <w:szCs w:val="24"/>
        </w:rPr>
        <w:t>, 105(2), e4223.</w:t>
      </w:r>
    </w:p>
    <w:p w14:paraId="3BF3BDA7" w14:textId="0A6B2322"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Dukes, J.S. &amp; Mooney, H.A. (1999). Does global change increase the success of biological </w:t>
      </w:r>
      <w:proofErr w:type="gramStart"/>
      <w:r w:rsidRPr="00DA3E20">
        <w:rPr>
          <w:rFonts w:ascii="Times New Roman" w:hAnsi="Times New Roman" w:cs="Times New Roman"/>
          <w:color w:val="222222"/>
          <w:sz w:val="24"/>
          <w:szCs w:val="24"/>
          <w:shd w:val="clear" w:color="auto" w:fill="FFFFFF"/>
        </w:rPr>
        <w:t>invaders?.</w:t>
      </w:r>
      <w:proofErr w:type="gramEnd"/>
      <w:r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i/>
          <w:iCs/>
          <w:color w:val="222222"/>
          <w:sz w:val="24"/>
          <w:szCs w:val="24"/>
          <w:shd w:val="clear" w:color="auto" w:fill="FFFFFF"/>
        </w:rPr>
        <w:t xml:space="preserve">Trends in </w:t>
      </w:r>
      <w:r w:rsidR="003B69F6" w:rsidRPr="00DA3E20">
        <w:rPr>
          <w:rFonts w:ascii="Times New Roman" w:hAnsi="Times New Roman" w:cs="Times New Roman"/>
          <w:i/>
          <w:iCs/>
          <w:color w:val="222222"/>
          <w:sz w:val="24"/>
          <w:szCs w:val="24"/>
          <w:shd w:val="clear" w:color="auto" w:fill="FFFFFF"/>
        </w:rPr>
        <w:t>E</w:t>
      </w:r>
      <w:r w:rsidRPr="00DA3E20">
        <w:rPr>
          <w:rFonts w:ascii="Times New Roman" w:hAnsi="Times New Roman" w:cs="Times New Roman"/>
          <w:i/>
          <w:iCs/>
          <w:color w:val="222222"/>
          <w:sz w:val="24"/>
          <w:szCs w:val="24"/>
          <w:shd w:val="clear" w:color="auto" w:fill="FFFFFF"/>
        </w:rPr>
        <w:t xml:space="preserve">cology &amp; </w:t>
      </w:r>
      <w:r w:rsidR="003B69F6" w:rsidRPr="00DA3E20">
        <w:rPr>
          <w:rFonts w:ascii="Times New Roman" w:hAnsi="Times New Roman" w:cs="Times New Roman"/>
          <w:i/>
          <w:iCs/>
          <w:color w:val="222222"/>
          <w:sz w:val="24"/>
          <w:szCs w:val="24"/>
          <w:shd w:val="clear" w:color="auto" w:fill="FFFFFF"/>
        </w:rPr>
        <w:t>E</w:t>
      </w:r>
      <w:r w:rsidRPr="00DA3E20">
        <w:rPr>
          <w:rFonts w:ascii="Times New Roman" w:hAnsi="Times New Roman" w:cs="Times New Roman"/>
          <w:i/>
          <w:iCs/>
          <w:color w:val="222222"/>
          <w:sz w:val="24"/>
          <w:szCs w:val="24"/>
          <w:shd w:val="clear" w:color="auto" w:fill="FFFFFF"/>
        </w:rPr>
        <w:t>volution</w:t>
      </w:r>
      <w:r w:rsidRPr="00DA3E20">
        <w:rPr>
          <w:rFonts w:ascii="Times New Roman" w:hAnsi="Times New Roman" w:cs="Times New Roman"/>
          <w:color w:val="222222"/>
          <w:sz w:val="24"/>
          <w:szCs w:val="24"/>
          <w:shd w:val="clear" w:color="auto" w:fill="FFFFFF"/>
        </w:rPr>
        <w:t>, 14(4), 135-139.</w:t>
      </w:r>
    </w:p>
    <w:p w14:paraId="50F58DEE" w14:textId="0AAD4FAA" w:rsidR="00800ADB" w:rsidRPr="00DA3E20" w:rsidDel="00B676A2" w:rsidRDefault="00800ADB" w:rsidP="00604784">
      <w:pPr>
        <w:spacing w:after="0" w:line="480" w:lineRule="auto"/>
        <w:ind w:left="284" w:hanging="284"/>
        <w:rPr>
          <w:del w:id="327" w:author="Trevor Drees" w:date="2025-07-27T15:58:00Z" w16du:dateUtc="2025-07-27T22:58:00Z"/>
          <w:rFonts w:ascii="Times New Roman" w:hAnsi="Times New Roman" w:cs="Times New Roman"/>
          <w:color w:val="222222"/>
          <w:sz w:val="24"/>
          <w:szCs w:val="24"/>
          <w:shd w:val="clear" w:color="auto" w:fill="FFFFFF"/>
        </w:rPr>
      </w:pPr>
      <w:del w:id="328" w:author="Trevor Drees" w:date="2025-07-27T15:58:00Z" w16du:dateUtc="2025-07-27T22:58:00Z">
        <w:r w:rsidRPr="00DA3E20" w:rsidDel="00B676A2">
          <w:rPr>
            <w:rFonts w:ascii="Times New Roman" w:hAnsi="Times New Roman" w:cs="Times New Roman"/>
            <w:color w:val="222222"/>
            <w:sz w:val="24"/>
            <w:szCs w:val="24"/>
            <w:shd w:val="clear" w:color="auto" w:fill="FFFFFF"/>
          </w:rPr>
          <w:delText>Dunn, P.H</w:delText>
        </w:r>
        <w:r w:rsidR="00795FB2" w:rsidRPr="00DA3E20" w:rsidDel="00B676A2">
          <w:rPr>
            <w:rFonts w:ascii="Times New Roman" w:hAnsi="Times New Roman" w:cs="Times New Roman"/>
            <w:color w:val="222222"/>
            <w:sz w:val="24"/>
            <w:szCs w:val="24"/>
            <w:shd w:val="clear" w:color="auto" w:fill="FFFFFF"/>
          </w:rPr>
          <w:delText xml:space="preserve"> (</w:delText>
        </w:r>
        <w:r w:rsidRPr="00DA3E20" w:rsidDel="00B676A2">
          <w:rPr>
            <w:rFonts w:ascii="Times New Roman" w:hAnsi="Times New Roman" w:cs="Times New Roman"/>
            <w:color w:val="222222"/>
            <w:sz w:val="24"/>
            <w:szCs w:val="24"/>
            <w:shd w:val="clear" w:color="auto" w:fill="FFFFFF"/>
          </w:rPr>
          <w:delText>1976</w:delText>
        </w:r>
        <w:r w:rsidR="00795FB2" w:rsidRPr="00DA3E20" w:rsidDel="00B676A2">
          <w:rPr>
            <w:rFonts w:ascii="Times New Roman" w:hAnsi="Times New Roman" w:cs="Times New Roman"/>
            <w:color w:val="222222"/>
            <w:sz w:val="24"/>
            <w:szCs w:val="24"/>
            <w:shd w:val="clear" w:color="auto" w:fill="FFFFFF"/>
          </w:rPr>
          <w:delText>)</w:delText>
        </w:r>
        <w:r w:rsidRPr="00DA3E20" w:rsidDel="00B676A2">
          <w:rPr>
            <w:rFonts w:ascii="Times New Roman" w:hAnsi="Times New Roman" w:cs="Times New Roman"/>
            <w:color w:val="222222"/>
            <w:sz w:val="24"/>
            <w:szCs w:val="24"/>
            <w:shd w:val="clear" w:color="auto" w:fill="FFFFFF"/>
          </w:rPr>
          <w:delText xml:space="preserve">. Distribution of Carduus nutans, C. acanthoides, C. pycnocephalus, and C. crispus, in the United States. </w:delText>
        </w:r>
        <w:r w:rsidRPr="00DA3E20" w:rsidDel="00B676A2">
          <w:rPr>
            <w:rFonts w:ascii="Times New Roman" w:hAnsi="Times New Roman" w:cs="Times New Roman"/>
            <w:i/>
            <w:iCs/>
            <w:color w:val="222222"/>
            <w:sz w:val="24"/>
            <w:szCs w:val="24"/>
            <w:shd w:val="clear" w:color="auto" w:fill="FFFFFF"/>
          </w:rPr>
          <w:delText>Weed Science</w:delText>
        </w:r>
        <w:r w:rsidRPr="00DA3E20" w:rsidDel="00B676A2">
          <w:rPr>
            <w:rFonts w:ascii="Times New Roman" w:hAnsi="Times New Roman" w:cs="Times New Roman"/>
            <w:color w:val="222222"/>
            <w:sz w:val="24"/>
            <w:szCs w:val="24"/>
            <w:shd w:val="clear" w:color="auto" w:fill="FFFFFF"/>
          </w:rPr>
          <w:delText>, 24(5), 518-524.</w:delText>
        </w:r>
      </w:del>
    </w:p>
    <w:p w14:paraId="0594D278" w14:textId="5F6D40FB" w:rsidR="006A4EEF" w:rsidRPr="00DA3E20" w:rsidRDefault="006A4EEF"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Feldman, S.R. </w:t>
      </w:r>
      <w:r w:rsidR="00795FB2" w:rsidRPr="00DA3E20">
        <w:rPr>
          <w:rFonts w:ascii="Times New Roman" w:hAnsi="Times New Roman" w:cs="Times New Roman"/>
          <w:color w:val="222222"/>
          <w:sz w:val="24"/>
          <w:szCs w:val="24"/>
          <w:shd w:val="clear" w:color="auto" w:fill="FFFFFF"/>
        </w:rPr>
        <w:t>&amp;</w:t>
      </w:r>
      <w:r w:rsidRPr="00DA3E20">
        <w:rPr>
          <w:rFonts w:ascii="Times New Roman" w:hAnsi="Times New Roman" w:cs="Times New Roman"/>
          <w:color w:val="222222"/>
          <w:sz w:val="24"/>
          <w:szCs w:val="24"/>
          <w:shd w:val="clear" w:color="auto" w:fill="FFFFFF"/>
        </w:rPr>
        <w:t xml:space="preserve"> Lewis, J.P</w:t>
      </w:r>
      <w:r w:rsidR="00795FB2" w:rsidRPr="00DA3E20">
        <w:rPr>
          <w:rFonts w:ascii="Times New Roman" w:hAnsi="Times New Roman" w:cs="Times New Roman"/>
          <w:color w:val="222222"/>
          <w:sz w:val="24"/>
          <w:szCs w:val="24"/>
          <w:shd w:val="clear" w:color="auto" w:fill="FFFFFF"/>
        </w:rPr>
        <w:t>. (</w:t>
      </w:r>
      <w:r w:rsidRPr="00DA3E20">
        <w:rPr>
          <w:rFonts w:ascii="Times New Roman" w:hAnsi="Times New Roman" w:cs="Times New Roman"/>
          <w:color w:val="222222"/>
          <w:sz w:val="24"/>
          <w:szCs w:val="24"/>
          <w:shd w:val="clear" w:color="auto" w:fill="FFFFFF"/>
        </w:rPr>
        <w:t>1990</w:t>
      </w:r>
      <w:r w:rsidR="00795FB2"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Output and dispersal of propagules of Carduus </w:t>
      </w:r>
      <w:proofErr w:type="spellStart"/>
      <w:r w:rsidRPr="00DA3E20">
        <w:rPr>
          <w:rFonts w:ascii="Times New Roman" w:hAnsi="Times New Roman" w:cs="Times New Roman"/>
          <w:color w:val="222222"/>
          <w:sz w:val="24"/>
          <w:szCs w:val="24"/>
          <w:shd w:val="clear" w:color="auto" w:fill="FFFFFF"/>
        </w:rPr>
        <w:t>acanthoides</w:t>
      </w:r>
      <w:proofErr w:type="spellEnd"/>
      <w:r w:rsidRPr="00DA3E20">
        <w:rPr>
          <w:rFonts w:ascii="Times New Roman" w:hAnsi="Times New Roman" w:cs="Times New Roman"/>
          <w:color w:val="222222"/>
          <w:sz w:val="24"/>
          <w:szCs w:val="24"/>
          <w:shd w:val="clear" w:color="auto" w:fill="FFFFFF"/>
        </w:rPr>
        <w:t xml:space="preserve"> L. </w:t>
      </w:r>
      <w:r w:rsidRPr="00DA3E20">
        <w:rPr>
          <w:rFonts w:ascii="Times New Roman" w:hAnsi="Times New Roman" w:cs="Times New Roman"/>
          <w:i/>
          <w:iCs/>
          <w:color w:val="222222"/>
          <w:sz w:val="24"/>
          <w:szCs w:val="24"/>
          <w:shd w:val="clear" w:color="auto" w:fill="FFFFFF"/>
        </w:rPr>
        <w:t>Weed Research</w:t>
      </w:r>
      <w:r w:rsidRPr="00DA3E20">
        <w:rPr>
          <w:rFonts w:ascii="Times New Roman" w:hAnsi="Times New Roman" w:cs="Times New Roman"/>
          <w:color w:val="222222"/>
          <w:sz w:val="24"/>
          <w:szCs w:val="24"/>
          <w:shd w:val="clear" w:color="auto" w:fill="FFFFFF"/>
        </w:rPr>
        <w:t>, 30 (3), 161-169.</w:t>
      </w:r>
    </w:p>
    <w:p w14:paraId="2C22C8E0" w14:textId="1878BB8A"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Fernando, N., </w:t>
      </w:r>
      <w:proofErr w:type="spellStart"/>
      <w:r w:rsidRPr="00DA3E20">
        <w:rPr>
          <w:rFonts w:ascii="Times New Roman" w:hAnsi="Times New Roman" w:cs="Times New Roman"/>
          <w:color w:val="222222"/>
          <w:sz w:val="24"/>
          <w:szCs w:val="24"/>
          <w:shd w:val="clear" w:color="auto" w:fill="FFFFFF"/>
        </w:rPr>
        <w:t>Manalil</w:t>
      </w:r>
      <w:proofErr w:type="spellEnd"/>
      <w:r w:rsidRPr="00DA3E20">
        <w:rPr>
          <w:rFonts w:ascii="Times New Roman" w:hAnsi="Times New Roman" w:cs="Times New Roman"/>
          <w:color w:val="222222"/>
          <w:sz w:val="24"/>
          <w:szCs w:val="24"/>
          <w:shd w:val="clear" w:color="auto" w:fill="FFFFFF"/>
        </w:rPr>
        <w:t xml:space="preserve">, S., Florentine, S.K., Chauhan, B.S., &amp; </w:t>
      </w:r>
      <w:proofErr w:type="spellStart"/>
      <w:r w:rsidRPr="00DA3E20">
        <w:rPr>
          <w:rFonts w:ascii="Times New Roman" w:hAnsi="Times New Roman" w:cs="Times New Roman"/>
          <w:color w:val="222222"/>
          <w:sz w:val="24"/>
          <w:szCs w:val="24"/>
          <w:shd w:val="clear" w:color="auto" w:fill="FFFFFF"/>
        </w:rPr>
        <w:t>Seneweera</w:t>
      </w:r>
      <w:proofErr w:type="spellEnd"/>
      <w:r w:rsidRPr="00DA3E20">
        <w:rPr>
          <w:rFonts w:ascii="Times New Roman" w:hAnsi="Times New Roman" w:cs="Times New Roman"/>
          <w:color w:val="222222"/>
          <w:sz w:val="24"/>
          <w:szCs w:val="24"/>
          <w:shd w:val="clear" w:color="auto" w:fill="FFFFFF"/>
        </w:rPr>
        <w:t xml:space="preserve">, S. (2016). Glyphosate resistance of C3 and C4 weeds under rising atmospheric CO2. </w:t>
      </w:r>
      <w:r w:rsidRPr="00DA3E20">
        <w:rPr>
          <w:rFonts w:ascii="Times New Roman" w:hAnsi="Times New Roman" w:cs="Times New Roman"/>
          <w:i/>
          <w:iCs/>
          <w:color w:val="222222"/>
          <w:sz w:val="24"/>
          <w:szCs w:val="24"/>
          <w:shd w:val="clear" w:color="auto" w:fill="FFFFFF"/>
        </w:rPr>
        <w:t xml:space="preserve">Frontiers in </w:t>
      </w:r>
      <w:r w:rsidR="003B69F6" w:rsidRPr="00DA3E20">
        <w:rPr>
          <w:rFonts w:ascii="Times New Roman" w:hAnsi="Times New Roman" w:cs="Times New Roman"/>
          <w:i/>
          <w:iCs/>
          <w:color w:val="222222"/>
          <w:sz w:val="24"/>
          <w:szCs w:val="24"/>
          <w:shd w:val="clear" w:color="auto" w:fill="FFFFFF"/>
        </w:rPr>
        <w:t>P</w:t>
      </w:r>
      <w:r w:rsidRPr="00DA3E20">
        <w:rPr>
          <w:rFonts w:ascii="Times New Roman" w:hAnsi="Times New Roman" w:cs="Times New Roman"/>
          <w:i/>
          <w:iCs/>
          <w:color w:val="222222"/>
          <w:sz w:val="24"/>
          <w:szCs w:val="24"/>
          <w:shd w:val="clear" w:color="auto" w:fill="FFFFFF"/>
        </w:rPr>
        <w:t xml:space="preserve">lant </w:t>
      </w:r>
      <w:r w:rsidR="003B69F6" w:rsidRPr="00DA3E20">
        <w:rPr>
          <w:rFonts w:ascii="Times New Roman" w:hAnsi="Times New Roman" w:cs="Times New Roman"/>
          <w:i/>
          <w:iCs/>
          <w:color w:val="222222"/>
          <w:sz w:val="24"/>
          <w:szCs w:val="24"/>
          <w:shd w:val="clear" w:color="auto" w:fill="FFFFFF"/>
        </w:rPr>
        <w:t>S</w:t>
      </w:r>
      <w:r w:rsidRPr="00DA3E20">
        <w:rPr>
          <w:rFonts w:ascii="Times New Roman" w:hAnsi="Times New Roman" w:cs="Times New Roman"/>
          <w:i/>
          <w:iCs/>
          <w:color w:val="222222"/>
          <w:sz w:val="24"/>
          <w:szCs w:val="24"/>
          <w:shd w:val="clear" w:color="auto" w:fill="FFFFFF"/>
        </w:rPr>
        <w:t>cience</w:t>
      </w:r>
      <w:r w:rsidRPr="00DA3E20">
        <w:rPr>
          <w:rFonts w:ascii="Times New Roman" w:hAnsi="Times New Roman" w:cs="Times New Roman"/>
          <w:color w:val="222222"/>
          <w:sz w:val="24"/>
          <w:szCs w:val="24"/>
          <w:shd w:val="clear" w:color="auto" w:fill="FFFFFF"/>
        </w:rPr>
        <w:t>, 7, 910.</w:t>
      </w:r>
    </w:p>
    <w:p w14:paraId="6059A638" w14:textId="77777777"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lastRenderedPageBreak/>
        <w:t xml:space="preserve">Gerard, P.J., Kean, J.M., Phillips, C.B., Fowler, S.V., Withers, T.M., Walker, G.P., &amp; Charles, J.G. (2010). Possible impacts of climate change on biocontrol systems in New Zealand. </w:t>
      </w:r>
      <w:r w:rsidRPr="00DA3E20">
        <w:rPr>
          <w:rFonts w:ascii="Times New Roman" w:hAnsi="Times New Roman" w:cs="Times New Roman"/>
          <w:i/>
          <w:iCs/>
          <w:color w:val="222222"/>
          <w:sz w:val="24"/>
          <w:szCs w:val="24"/>
          <w:shd w:val="clear" w:color="auto" w:fill="FFFFFF"/>
        </w:rPr>
        <w:t xml:space="preserve">Report for </w:t>
      </w:r>
      <w:proofErr w:type="gramStart"/>
      <w:r w:rsidRPr="00DA3E20">
        <w:rPr>
          <w:rFonts w:ascii="Times New Roman" w:hAnsi="Times New Roman" w:cs="Times New Roman"/>
          <w:i/>
          <w:iCs/>
          <w:color w:val="222222"/>
          <w:sz w:val="24"/>
          <w:szCs w:val="24"/>
          <w:shd w:val="clear" w:color="auto" w:fill="FFFFFF"/>
        </w:rPr>
        <w:t>MAF Pol</w:t>
      </w:r>
      <w:proofErr w:type="gramEnd"/>
      <w:r w:rsidRPr="00DA3E20">
        <w:rPr>
          <w:rFonts w:ascii="Times New Roman" w:hAnsi="Times New Roman" w:cs="Times New Roman"/>
          <w:i/>
          <w:iCs/>
          <w:color w:val="222222"/>
          <w:sz w:val="24"/>
          <w:szCs w:val="24"/>
          <w:shd w:val="clear" w:color="auto" w:fill="FFFFFF"/>
        </w:rPr>
        <w:t xml:space="preserve"> Project</w:t>
      </w:r>
      <w:r w:rsidRPr="00DA3E20">
        <w:rPr>
          <w:rFonts w:ascii="Times New Roman" w:hAnsi="Times New Roman" w:cs="Times New Roman"/>
          <w:color w:val="222222"/>
          <w:sz w:val="24"/>
          <w:szCs w:val="24"/>
          <w:shd w:val="clear" w:color="auto" w:fill="FFFFFF"/>
        </w:rPr>
        <w:t>, 0910-11689.</w:t>
      </w:r>
    </w:p>
    <w:p w14:paraId="6A4A9C37" w14:textId="613228B6"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DA3E20">
        <w:rPr>
          <w:rFonts w:ascii="Times New Roman" w:hAnsi="Times New Roman" w:cs="Times New Roman"/>
          <w:color w:val="222222"/>
          <w:sz w:val="24"/>
          <w:szCs w:val="24"/>
          <w:shd w:val="clear" w:color="auto" w:fill="FFFFFF"/>
        </w:rPr>
        <w:t>Ghersa</w:t>
      </w:r>
      <w:proofErr w:type="spellEnd"/>
      <w:r w:rsidRPr="00DA3E20">
        <w:rPr>
          <w:rFonts w:ascii="Times New Roman" w:hAnsi="Times New Roman" w:cs="Times New Roman"/>
          <w:color w:val="222222"/>
          <w:sz w:val="24"/>
          <w:szCs w:val="24"/>
          <w:shd w:val="clear" w:color="auto" w:fill="FFFFFF"/>
        </w:rPr>
        <w:t xml:space="preserve">, C.M. &amp; Holt, J.S. (1995). Using phenology prediction in weed management: a review. </w:t>
      </w:r>
      <w:r w:rsidRPr="00DA3E20">
        <w:rPr>
          <w:rFonts w:ascii="Times New Roman" w:hAnsi="Times New Roman" w:cs="Times New Roman"/>
          <w:i/>
          <w:iCs/>
          <w:color w:val="222222"/>
          <w:sz w:val="24"/>
          <w:szCs w:val="24"/>
          <w:shd w:val="clear" w:color="auto" w:fill="FFFFFF"/>
        </w:rPr>
        <w:t xml:space="preserve">Weed </w:t>
      </w:r>
      <w:r w:rsidR="003B69F6" w:rsidRPr="00DA3E20">
        <w:rPr>
          <w:rFonts w:ascii="Times New Roman" w:hAnsi="Times New Roman" w:cs="Times New Roman"/>
          <w:i/>
          <w:iCs/>
          <w:color w:val="222222"/>
          <w:sz w:val="24"/>
          <w:szCs w:val="24"/>
          <w:shd w:val="clear" w:color="auto" w:fill="FFFFFF"/>
        </w:rPr>
        <w:t>R</w:t>
      </w:r>
      <w:r w:rsidRPr="00DA3E20">
        <w:rPr>
          <w:rFonts w:ascii="Times New Roman" w:hAnsi="Times New Roman" w:cs="Times New Roman"/>
          <w:i/>
          <w:iCs/>
          <w:color w:val="222222"/>
          <w:sz w:val="24"/>
          <w:szCs w:val="24"/>
          <w:shd w:val="clear" w:color="auto" w:fill="FFFFFF"/>
        </w:rPr>
        <w:t>esearch</w:t>
      </w:r>
      <w:r w:rsidRPr="00DA3E20">
        <w:rPr>
          <w:rFonts w:ascii="Times New Roman" w:hAnsi="Times New Roman" w:cs="Times New Roman"/>
          <w:color w:val="222222"/>
          <w:sz w:val="24"/>
          <w:szCs w:val="24"/>
          <w:shd w:val="clear" w:color="auto" w:fill="FFFFFF"/>
        </w:rPr>
        <w:t>, 35(6), 461-470.</w:t>
      </w:r>
    </w:p>
    <w:p w14:paraId="27AEBBE9" w14:textId="1C571462" w:rsidR="00795FB2" w:rsidRPr="00DA3E20" w:rsidRDefault="00795FB2"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DA3E20">
        <w:rPr>
          <w:rFonts w:ascii="Times New Roman" w:hAnsi="Times New Roman" w:cs="Times New Roman"/>
          <w:color w:val="222222"/>
          <w:sz w:val="24"/>
          <w:szCs w:val="24"/>
          <w:shd w:val="clear" w:color="auto" w:fill="FFFFFF"/>
        </w:rPr>
        <w:t>Ghersa</w:t>
      </w:r>
      <w:proofErr w:type="spellEnd"/>
      <w:r w:rsidRPr="00DA3E20">
        <w:rPr>
          <w:rFonts w:ascii="Times New Roman" w:hAnsi="Times New Roman" w:cs="Times New Roman"/>
          <w:color w:val="222222"/>
          <w:sz w:val="24"/>
          <w:szCs w:val="24"/>
          <w:shd w:val="clear" w:color="auto" w:fill="FFFFFF"/>
        </w:rPr>
        <w:t xml:space="preserve">, C.M., </w:t>
      </w:r>
      <w:proofErr w:type="spellStart"/>
      <w:r w:rsidRPr="00DA3E20">
        <w:rPr>
          <w:rFonts w:ascii="Times New Roman" w:hAnsi="Times New Roman" w:cs="Times New Roman"/>
          <w:color w:val="222222"/>
          <w:sz w:val="24"/>
          <w:szCs w:val="24"/>
          <w:shd w:val="clear" w:color="auto" w:fill="FFFFFF"/>
        </w:rPr>
        <w:t>Benech</w:t>
      </w:r>
      <w:proofErr w:type="spellEnd"/>
      <w:r w:rsidRPr="00DA3E20">
        <w:rPr>
          <w:rFonts w:ascii="Times New Roman" w:hAnsi="Times New Roman" w:cs="Times New Roman"/>
          <w:color w:val="222222"/>
          <w:sz w:val="24"/>
          <w:szCs w:val="24"/>
          <w:shd w:val="clear" w:color="auto" w:fill="FFFFFF"/>
        </w:rPr>
        <w:t xml:space="preserve">-Arnold, R.L., </w:t>
      </w:r>
      <w:proofErr w:type="spellStart"/>
      <w:r w:rsidRPr="00DA3E20">
        <w:rPr>
          <w:rFonts w:ascii="Times New Roman" w:hAnsi="Times New Roman" w:cs="Times New Roman"/>
          <w:color w:val="222222"/>
          <w:sz w:val="24"/>
          <w:szCs w:val="24"/>
          <w:shd w:val="clear" w:color="auto" w:fill="FFFFFF"/>
        </w:rPr>
        <w:t>Satorre</w:t>
      </w:r>
      <w:proofErr w:type="spellEnd"/>
      <w:r w:rsidRPr="00DA3E20">
        <w:rPr>
          <w:rFonts w:ascii="Times New Roman" w:hAnsi="Times New Roman" w:cs="Times New Roman"/>
          <w:color w:val="222222"/>
          <w:sz w:val="24"/>
          <w:szCs w:val="24"/>
          <w:shd w:val="clear" w:color="auto" w:fill="FFFFFF"/>
        </w:rPr>
        <w:t xml:space="preserve">, E.H., &amp; </w:t>
      </w:r>
      <w:proofErr w:type="spellStart"/>
      <w:r w:rsidRPr="00DA3E20">
        <w:rPr>
          <w:rFonts w:ascii="Times New Roman" w:hAnsi="Times New Roman" w:cs="Times New Roman"/>
          <w:color w:val="222222"/>
          <w:sz w:val="24"/>
          <w:szCs w:val="24"/>
          <w:shd w:val="clear" w:color="auto" w:fill="FFFFFF"/>
        </w:rPr>
        <w:t>Martınez-Ghersa</w:t>
      </w:r>
      <w:proofErr w:type="spellEnd"/>
      <w:r w:rsidRPr="00DA3E20">
        <w:rPr>
          <w:rFonts w:ascii="Times New Roman" w:hAnsi="Times New Roman" w:cs="Times New Roman"/>
          <w:color w:val="222222"/>
          <w:sz w:val="24"/>
          <w:szCs w:val="24"/>
          <w:shd w:val="clear" w:color="auto" w:fill="FFFFFF"/>
        </w:rPr>
        <w:t xml:space="preserve">, M.A. (2000). Advances in weed management strategies. </w:t>
      </w:r>
      <w:r w:rsidRPr="00DA3E20">
        <w:rPr>
          <w:rFonts w:ascii="Times New Roman" w:hAnsi="Times New Roman" w:cs="Times New Roman"/>
          <w:i/>
          <w:iCs/>
          <w:color w:val="222222"/>
          <w:sz w:val="24"/>
          <w:szCs w:val="24"/>
          <w:shd w:val="clear" w:color="auto" w:fill="FFFFFF"/>
        </w:rPr>
        <w:t xml:space="preserve">Field </w:t>
      </w:r>
      <w:r w:rsidR="003B69F6" w:rsidRPr="00DA3E20">
        <w:rPr>
          <w:rFonts w:ascii="Times New Roman" w:hAnsi="Times New Roman" w:cs="Times New Roman"/>
          <w:i/>
          <w:iCs/>
          <w:color w:val="222222"/>
          <w:sz w:val="24"/>
          <w:szCs w:val="24"/>
          <w:shd w:val="clear" w:color="auto" w:fill="FFFFFF"/>
        </w:rPr>
        <w:t>C</w:t>
      </w:r>
      <w:r w:rsidRPr="00DA3E20">
        <w:rPr>
          <w:rFonts w:ascii="Times New Roman" w:hAnsi="Times New Roman" w:cs="Times New Roman"/>
          <w:i/>
          <w:iCs/>
          <w:color w:val="222222"/>
          <w:sz w:val="24"/>
          <w:szCs w:val="24"/>
          <w:shd w:val="clear" w:color="auto" w:fill="FFFFFF"/>
        </w:rPr>
        <w:t xml:space="preserve">rops </w:t>
      </w:r>
      <w:r w:rsidR="003B69F6" w:rsidRPr="00DA3E20">
        <w:rPr>
          <w:rFonts w:ascii="Times New Roman" w:hAnsi="Times New Roman" w:cs="Times New Roman"/>
          <w:i/>
          <w:iCs/>
          <w:color w:val="222222"/>
          <w:sz w:val="24"/>
          <w:szCs w:val="24"/>
          <w:shd w:val="clear" w:color="auto" w:fill="FFFFFF"/>
        </w:rPr>
        <w:t>R</w:t>
      </w:r>
      <w:r w:rsidRPr="00DA3E20">
        <w:rPr>
          <w:rFonts w:ascii="Times New Roman" w:hAnsi="Times New Roman" w:cs="Times New Roman"/>
          <w:i/>
          <w:iCs/>
          <w:color w:val="222222"/>
          <w:sz w:val="24"/>
          <w:szCs w:val="24"/>
          <w:shd w:val="clear" w:color="auto" w:fill="FFFFFF"/>
        </w:rPr>
        <w:t>esearch</w:t>
      </w:r>
      <w:r w:rsidRPr="00DA3E20">
        <w:rPr>
          <w:rFonts w:ascii="Times New Roman" w:hAnsi="Times New Roman" w:cs="Times New Roman"/>
          <w:color w:val="222222"/>
          <w:sz w:val="24"/>
          <w:szCs w:val="24"/>
          <w:shd w:val="clear" w:color="auto" w:fill="FFFFFF"/>
        </w:rPr>
        <w:t>, 67(2), 95-104.</w:t>
      </w:r>
    </w:p>
    <w:p w14:paraId="74808666"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Grime, J.P. (1977). Evidence for the existence of three primary strategies in plants and its relevance to ecological and evolutionary theory. </w:t>
      </w:r>
      <w:r w:rsidRPr="00DA3E20">
        <w:rPr>
          <w:rFonts w:ascii="Times New Roman" w:hAnsi="Times New Roman" w:cs="Times New Roman"/>
          <w:i/>
          <w:iCs/>
          <w:color w:val="222222"/>
          <w:sz w:val="24"/>
          <w:szCs w:val="24"/>
          <w:shd w:val="clear" w:color="auto" w:fill="FFFFFF"/>
        </w:rPr>
        <w:t>The American Naturalist</w:t>
      </w:r>
      <w:r w:rsidRPr="00DA3E20">
        <w:rPr>
          <w:rFonts w:ascii="Times New Roman" w:hAnsi="Times New Roman" w:cs="Times New Roman"/>
          <w:color w:val="222222"/>
          <w:sz w:val="24"/>
          <w:szCs w:val="24"/>
          <w:shd w:val="clear" w:color="auto" w:fill="FFFFFF"/>
        </w:rPr>
        <w:t>, 111(982), 1169-1194.</w:t>
      </w:r>
    </w:p>
    <w:p w14:paraId="30FC7D1E" w14:textId="392DC22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Hellmann, J.J., Byers, J.E., Bierwagen, B.G., &amp; Dukes, J.S. (2008). Five potential consequences of climate change for invasive species. </w:t>
      </w:r>
      <w:r w:rsidRPr="00DA3E20">
        <w:rPr>
          <w:rFonts w:ascii="Times New Roman" w:hAnsi="Times New Roman" w:cs="Times New Roman"/>
          <w:i/>
          <w:iCs/>
          <w:color w:val="222222"/>
          <w:sz w:val="24"/>
          <w:szCs w:val="24"/>
          <w:shd w:val="clear" w:color="auto" w:fill="FFFFFF"/>
        </w:rPr>
        <w:t xml:space="preserve">Conservation </w:t>
      </w:r>
      <w:r w:rsidR="003B69F6" w:rsidRPr="00DA3E20">
        <w:rPr>
          <w:rFonts w:ascii="Times New Roman" w:hAnsi="Times New Roman" w:cs="Times New Roman"/>
          <w:i/>
          <w:iCs/>
          <w:color w:val="222222"/>
          <w:sz w:val="24"/>
          <w:szCs w:val="24"/>
          <w:shd w:val="clear" w:color="auto" w:fill="FFFFFF"/>
        </w:rPr>
        <w:t>B</w:t>
      </w:r>
      <w:r w:rsidRPr="00DA3E20">
        <w:rPr>
          <w:rFonts w:ascii="Times New Roman" w:hAnsi="Times New Roman" w:cs="Times New Roman"/>
          <w:i/>
          <w:iCs/>
          <w:color w:val="222222"/>
          <w:sz w:val="24"/>
          <w:szCs w:val="24"/>
          <w:shd w:val="clear" w:color="auto" w:fill="FFFFFF"/>
        </w:rPr>
        <w:t>iology</w:t>
      </w:r>
      <w:r w:rsidRPr="00DA3E20">
        <w:rPr>
          <w:rFonts w:ascii="Times New Roman" w:hAnsi="Times New Roman" w:cs="Times New Roman"/>
          <w:color w:val="222222"/>
          <w:sz w:val="24"/>
          <w:szCs w:val="24"/>
          <w:shd w:val="clear" w:color="auto" w:fill="FFFFFF"/>
        </w:rPr>
        <w:t>, 22(3), 534-543.</w:t>
      </w:r>
    </w:p>
    <w:p w14:paraId="12D0D3CE" w14:textId="2DF7FE1C" w:rsidR="00BA7E65" w:rsidRPr="00DA3E20" w:rsidRDefault="00BA7E65"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Howerton, E., Langkilde, T., &amp; Shea, K. (2024). Misapplied management makes matters worse: Spatially explicit control leverages biotic interactions to slow invasion. </w:t>
      </w:r>
      <w:r w:rsidRPr="00DA3E20">
        <w:rPr>
          <w:rFonts w:ascii="Times New Roman" w:hAnsi="Times New Roman" w:cs="Times New Roman"/>
          <w:i/>
          <w:iCs/>
          <w:color w:val="222222"/>
          <w:sz w:val="24"/>
          <w:szCs w:val="24"/>
          <w:shd w:val="clear" w:color="auto" w:fill="FFFFFF"/>
        </w:rPr>
        <w:t>Ecological Applications</w:t>
      </w:r>
      <w:r w:rsidRPr="00DA3E20">
        <w:rPr>
          <w:rFonts w:ascii="Times New Roman" w:hAnsi="Times New Roman" w:cs="Times New Roman"/>
          <w:color w:val="222222"/>
          <w:sz w:val="24"/>
          <w:szCs w:val="24"/>
          <w:shd w:val="clear" w:color="auto" w:fill="FFFFFF"/>
        </w:rPr>
        <w:t>, 34(4), e2974.</w:t>
      </w:r>
    </w:p>
    <w:p w14:paraId="692770DC" w14:textId="2B37B2BD"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DA3E20">
        <w:rPr>
          <w:rFonts w:ascii="Times New Roman" w:hAnsi="Times New Roman" w:cs="Times New Roman"/>
          <w:color w:val="222222"/>
          <w:sz w:val="24"/>
          <w:szCs w:val="24"/>
          <w:shd w:val="clear" w:color="auto" w:fill="FFFFFF"/>
        </w:rPr>
        <w:t>Jongejans</w:t>
      </w:r>
      <w:proofErr w:type="spellEnd"/>
      <w:r w:rsidRPr="00DA3E20">
        <w:rPr>
          <w:rFonts w:ascii="Times New Roman" w:hAnsi="Times New Roman" w:cs="Times New Roman"/>
          <w:color w:val="222222"/>
          <w:sz w:val="24"/>
          <w:szCs w:val="24"/>
          <w:shd w:val="clear" w:color="auto" w:fill="FFFFFF"/>
        </w:rPr>
        <w:t xml:space="preserve">, E., Silverman, E.J., </w:t>
      </w:r>
      <w:proofErr w:type="spellStart"/>
      <w:r w:rsidRPr="00DA3E20">
        <w:rPr>
          <w:rFonts w:ascii="Times New Roman" w:hAnsi="Times New Roman" w:cs="Times New Roman"/>
          <w:color w:val="222222"/>
          <w:sz w:val="24"/>
          <w:szCs w:val="24"/>
          <w:shd w:val="clear" w:color="auto" w:fill="FFFFFF"/>
        </w:rPr>
        <w:t>Skarpaas</w:t>
      </w:r>
      <w:proofErr w:type="spellEnd"/>
      <w:r w:rsidRPr="00DA3E20">
        <w:rPr>
          <w:rFonts w:ascii="Times New Roman" w:hAnsi="Times New Roman" w:cs="Times New Roman"/>
          <w:color w:val="222222"/>
          <w:sz w:val="24"/>
          <w:szCs w:val="24"/>
          <w:shd w:val="clear" w:color="auto" w:fill="FFFFFF"/>
        </w:rPr>
        <w:t xml:space="preserve">, O., &amp; Shea, K. (2015). Post-dispersal seed removal of Carduus nutans and C. </w:t>
      </w:r>
      <w:proofErr w:type="spellStart"/>
      <w:r w:rsidRPr="00DA3E20">
        <w:rPr>
          <w:rFonts w:ascii="Times New Roman" w:hAnsi="Times New Roman" w:cs="Times New Roman"/>
          <w:color w:val="222222"/>
          <w:sz w:val="24"/>
          <w:szCs w:val="24"/>
          <w:shd w:val="clear" w:color="auto" w:fill="FFFFFF"/>
        </w:rPr>
        <w:t>acanthoides</w:t>
      </w:r>
      <w:proofErr w:type="spellEnd"/>
      <w:r w:rsidRPr="00DA3E20">
        <w:rPr>
          <w:rFonts w:ascii="Times New Roman" w:hAnsi="Times New Roman" w:cs="Times New Roman"/>
          <w:color w:val="222222"/>
          <w:sz w:val="24"/>
          <w:szCs w:val="24"/>
          <w:shd w:val="clear" w:color="auto" w:fill="FFFFFF"/>
        </w:rPr>
        <w:t xml:space="preserve"> by insects and small mammals. </w:t>
      </w:r>
      <w:r w:rsidRPr="00DA3E20">
        <w:rPr>
          <w:rFonts w:ascii="Times New Roman" w:hAnsi="Times New Roman" w:cs="Times New Roman"/>
          <w:i/>
          <w:iCs/>
          <w:color w:val="222222"/>
          <w:sz w:val="24"/>
          <w:szCs w:val="24"/>
          <w:shd w:val="clear" w:color="auto" w:fill="FFFFFF"/>
        </w:rPr>
        <w:t xml:space="preserve">Ecological </w:t>
      </w:r>
      <w:r w:rsidR="003B69F6" w:rsidRPr="00DA3E20">
        <w:rPr>
          <w:rFonts w:ascii="Times New Roman" w:hAnsi="Times New Roman" w:cs="Times New Roman"/>
          <w:i/>
          <w:iCs/>
          <w:color w:val="222222"/>
          <w:sz w:val="24"/>
          <w:szCs w:val="24"/>
          <w:shd w:val="clear" w:color="auto" w:fill="FFFFFF"/>
        </w:rPr>
        <w:t>R</w:t>
      </w:r>
      <w:r w:rsidRPr="00DA3E20">
        <w:rPr>
          <w:rFonts w:ascii="Times New Roman" w:hAnsi="Times New Roman" w:cs="Times New Roman"/>
          <w:i/>
          <w:iCs/>
          <w:color w:val="222222"/>
          <w:sz w:val="24"/>
          <w:szCs w:val="24"/>
          <w:shd w:val="clear" w:color="auto" w:fill="FFFFFF"/>
        </w:rPr>
        <w:t>esearch</w:t>
      </w:r>
      <w:r w:rsidRPr="00DA3E20">
        <w:rPr>
          <w:rFonts w:ascii="Times New Roman" w:hAnsi="Times New Roman" w:cs="Times New Roman"/>
          <w:color w:val="222222"/>
          <w:sz w:val="24"/>
          <w:szCs w:val="24"/>
          <w:shd w:val="clear" w:color="auto" w:fill="FFFFFF"/>
        </w:rPr>
        <w:t>, 30(1), 173-180.</w:t>
      </w:r>
    </w:p>
    <w:p w14:paraId="69851864"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Keller, J.A. &amp; Shea, K. (2021). Warming and shifting phenology accelerate an invasive plant life cycle. </w:t>
      </w:r>
      <w:r w:rsidRPr="00DA3E20">
        <w:rPr>
          <w:rFonts w:ascii="Times New Roman" w:hAnsi="Times New Roman" w:cs="Times New Roman"/>
          <w:i/>
          <w:iCs/>
          <w:color w:val="222222"/>
          <w:sz w:val="24"/>
          <w:szCs w:val="24"/>
          <w:shd w:val="clear" w:color="auto" w:fill="FFFFFF"/>
        </w:rPr>
        <w:t>Ecology</w:t>
      </w:r>
      <w:r w:rsidRPr="00DA3E20">
        <w:rPr>
          <w:rFonts w:ascii="Times New Roman" w:hAnsi="Times New Roman" w:cs="Times New Roman"/>
          <w:color w:val="222222"/>
          <w:sz w:val="24"/>
          <w:szCs w:val="24"/>
          <w:shd w:val="clear" w:color="auto" w:fill="FFFFFF"/>
        </w:rPr>
        <w:t>, 102(1), e03219.</w:t>
      </w:r>
    </w:p>
    <w:p w14:paraId="29B276B2" w14:textId="298D554D" w:rsidR="00194E5D" w:rsidRPr="00DA3E20" w:rsidRDefault="00194E5D"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Keller, J.A. &amp; Shea, K. (2022). Pest management in future climates: Warming reduces physical weed management effectiveness. </w:t>
      </w:r>
      <w:r w:rsidRPr="00DA3E20">
        <w:rPr>
          <w:rFonts w:ascii="Times New Roman" w:hAnsi="Times New Roman" w:cs="Times New Roman"/>
          <w:i/>
          <w:iCs/>
          <w:color w:val="222222"/>
          <w:sz w:val="24"/>
          <w:szCs w:val="24"/>
          <w:shd w:val="clear" w:color="auto" w:fill="FFFFFF"/>
        </w:rPr>
        <w:t xml:space="preserve">Ecological </w:t>
      </w:r>
      <w:r w:rsidR="003B69F6" w:rsidRPr="00DA3E20">
        <w:rPr>
          <w:rFonts w:ascii="Times New Roman" w:hAnsi="Times New Roman" w:cs="Times New Roman"/>
          <w:i/>
          <w:iCs/>
          <w:color w:val="222222"/>
          <w:sz w:val="24"/>
          <w:szCs w:val="24"/>
          <w:shd w:val="clear" w:color="auto" w:fill="FFFFFF"/>
        </w:rPr>
        <w:t>A</w:t>
      </w:r>
      <w:r w:rsidRPr="00DA3E20">
        <w:rPr>
          <w:rFonts w:ascii="Times New Roman" w:hAnsi="Times New Roman" w:cs="Times New Roman"/>
          <w:i/>
          <w:iCs/>
          <w:color w:val="222222"/>
          <w:sz w:val="24"/>
          <w:szCs w:val="24"/>
          <w:shd w:val="clear" w:color="auto" w:fill="FFFFFF"/>
        </w:rPr>
        <w:t>pplications</w:t>
      </w:r>
      <w:r w:rsidRPr="00DA3E20">
        <w:rPr>
          <w:rFonts w:ascii="Times New Roman" w:hAnsi="Times New Roman" w:cs="Times New Roman"/>
          <w:color w:val="222222"/>
          <w:sz w:val="24"/>
          <w:szCs w:val="24"/>
          <w:shd w:val="clear" w:color="auto" w:fill="FFFFFF"/>
        </w:rPr>
        <w:t>, e2633.</w:t>
      </w:r>
    </w:p>
    <w:p w14:paraId="24EEF72F" w14:textId="00EFE846" w:rsidR="00431865" w:rsidRPr="00DA3E20" w:rsidRDefault="00431865"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lastRenderedPageBreak/>
        <w:t xml:space="preserve">Keller, J.A., &amp; Shea, K. (2024). Altered biological control species interactions despite phenological synchrony along an urban–rural temperature gradient. </w:t>
      </w:r>
      <w:r w:rsidRPr="00DA3E20">
        <w:rPr>
          <w:rFonts w:ascii="Times New Roman" w:hAnsi="Times New Roman" w:cs="Times New Roman"/>
          <w:i/>
          <w:iCs/>
          <w:color w:val="222222"/>
          <w:sz w:val="24"/>
          <w:szCs w:val="24"/>
          <w:shd w:val="clear" w:color="auto" w:fill="FFFFFF"/>
        </w:rPr>
        <w:t>Biological Invasions</w:t>
      </w:r>
      <w:r w:rsidRPr="00DA3E20">
        <w:rPr>
          <w:rFonts w:ascii="Times New Roman" w:hAnsi="Times New Roman" w:cs="Times New Roman"/>
          <w:color w:val="222222"/>
          <w:sz w:val="24"/>
          <w:szCs w:val="24"/>
          <w:shd w:val="clear" w:color="auto" w:fill="FFFFFF"/>
        </w:rPr>
        <w:t>, 26(7), 2153-2169.</w:t>
      </w:r>
    </w:p>
    <w:p w14:paraId="1392B5B2" w14:textId="2E75EC0C" w:rsidR="004638D0" w:rsidRPr="00DA3E20" w:rsidRDefault="004638D0"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Kok, L.T. </w:t>
      </w:r>
      <w:r w:rsidR="003208D8" w:rsidRPr="00DA3E20">
        <w:rPr>
          <w:rFonts w:ascii="Times New Roman" w:hAnsi="Times New Roman" w:cs="Times New Roman"/>
          <w:color w:val="222222"/>
          <w:sz w:val="24"/>
          <w:szCs w:val="24"/>
          <w:shd w:val="clear" w:color="auto" w:fill="FFFFFF"/>
        </w:rPr>
        <w:t>&amp;</w:t>
      </w:r>
      <w:r w:rsidRPr="00DA3E20">
        <w:rPr>
          <w:rFonts w:ascii="Times New Roman" w:hAnsi="Times New Roman" w:cs="Times New Roman"/>
          <w:color w:val="222222"/>
          <w:sz w:val="24"/>
          <w:szCs w:val="24"/>
          <w:shd w:val="clear" w:color="auto" w:fill="FFFFFF"/>
        </w:rPr>
        <w:t xml:space="preserve"> Surles, W.W. </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1975</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Successful biocontrol of musk thistle by an introduced weevil, </w:t>
      </w:r>
      <w:proofErr w:type="spellStart"/>
      <w:r w:rsidRPr="00DA3E20">
        <w:rPr>
          <w:rFonts w:ascii="Times New Roman" w:hAnsi="Times New Roman" w:cs="Times New Roman"/>
          <w:color w:val="222222"/>
          <w:sz w:val="24"/>
          <w:szCs w:val="24"/>
          <w:shd w:val="clear" w:color="auto" w:fill="FFFFFF"/>
        </w:rPr>
        <w:t>Rhinocyllus</w:t>
      </w:r>
      <w:proofErr w:type="spellEnd"/>
      <w:r w:rsidRPr="00DA3E20">
        <w:rPr>
          <w:rFonts w:ascii="Times New Roman" w:hAnsi="Times New Roman" w:cs="Times New Roman"/>
          <w:color w:val="222222"/>
          <w:sz w:val="24"/>
          <w:szCs w:val="24"/>
          <w:shd w:val="clear" w:color="auto" w:fill="FFFFFF"/>
        </w:rPr>
        <w:t xml:space="preserve"> </w:t>
      </w:r>
      <w:proofErr w:type="spellStart"/>
      <w:r w:rsidRPr="00DA3E20">
        <w:rPr>
          <w:rFonts w:ascii="Times New Roman" w:hAnsi="Times New Roman" w:cs="Times New Roman"/>
          <w:color w:val="222222"/>
          <w:sz w:val="24"/>
          <w:szCs w:val="24"/>
          <w:shd w:val="clear" w:color="auto" w:fill="FFFFFF"/>
        </w:rPr>
        <w:t>conicus</w:t>
      </w:r>
      <w:proofErr w:type="spellEnd"/>
      <w:r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i/>
          <w:iCs/>
          <w:color w:val="222222"/>
          <w:sz w:val="24"/>
          <w:szCs w:val="24"/>
          <w:shd w:val="clear" w:color="auto" w:fill="FFFFFF"/>
        </w:rPr>
        <w:t>Environmental Entomology</w:t>
      </w:r>
      <w:r w:rsidRPr="00DA3E20">
        <w:rPr>
          <w:rFonts w:ascii="Times New Roman" w:hAnsi="Times New Roman" w:cs="Times New Roman"/>
          <w:color w:val="222222"/>
          <w:sz w:val="24"/>
          <w:szCs w:val="24"/>
          <w:shd w:val="clear" w:color="auto" w:fill="FFFFFF"/>
        </w:rPr>
        <w:t>, 4(6), 1025-1027.</w:t>
      </w:r>
    </w:p>
    <w:p w14:paraId="7E42627B" w14:textId="1B0477EF" w:rsidR="00357858" w:rsidRPr="00DA3E20" w:rsidRDefault="0035785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Kok, L.T. </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1978</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Biological control of Carduus thistles in northeastern USA. In </w:t>
      </w:r>
      <w:r w:rsidRPr="00DA3E20">
        <w:rPr>
          <w:rFonts w:ascii="Times New Roman" w:hAnsi="Times New Roman" w:cs="Times New Roman"/>
          <w:i/>
          <w:iCs/>
          <w:color w:val="222222"/>
          <w:sz w:val="24"/>
          <w:szCs w:val="24"/>
          <w:shd w:val="clear" w:color="auto" w:fill="FFFFFF"/>
        </w:rPr>
        <w:t>Proceedings of the 4th International Symposium on Biological Control of Weeds</w:t>
      </w:r>
      <w:r w:rsidR="00D26BE9"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101-104.</w:t>
      </w:r>
    </w:p>
    <w:p w14:paraId="251CF123" w14:textId="77777777" w:rsidR="003208D8" w:rsidRDefault="003208D8" w:rsidP="00604784">
      <w:pPr>
        <w:spacing w:after="0" w:line="480" w:lineRule="auto"/>
        <w:ind w:left="284" w:hanging="284"/>
        <w:rPr>
          <w:ins w:id="329" w:author="Trevor Drees" w:date="2025-07-27T15:57:00Z" w16du:dateUtc="2025-07-27T22:57:00Z"/>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Kok, L.T. (2001). Classical biological control of nodding and </w:t>
      </w:r>
      <w:proofErr w:type="spellStart"/>
      <w:r w:rsidRPr="00DA3E20">
        <w:rPr>
          <w:rFonts w:ascii="Times New Roman" w:hAnsi="Times New Roman" w:cs="Times New Roman"/>
          <w:color w:val="222222"/>
          <w:sz w:val="24"/>
          <w:szCs w:val="24"/>
          <w:shd w:val="clear" w:color="auto" w:fill="FFFFFF"/>
        </w:rPr>
        <w:t>plumeless</w:t>
      </w:r>
      <w:proofErr w:type="spellEnd"/>
      <w:r w:rsidRPr="00DA3E20">
        <w:rPr>
          <w:rFonts w:ascii="Times New Roman" w:hAnsi="Times New Roman" w:cs="Times New Roman"/>
          <w:color w:val="222222"/>
          <w:sz w:val="24"/>
          <w:szCs w:val="24"/>
          <w:shd w:val="clear" w:color="auto" w:fill="FFFFFF"/>
        </w:rPr>
        <w:t xml:space="preserve"> thistles. </w:t>
      </w:r>
      <w:r w:rsidRPr="00DA3E20">
        <w:rPr>
          <w:rFonts w:ascii="Times New Roman" w:hAnsi="Times New Roman" w:cs="Times New Roman"/>
          <w:i/>
          <w:iCs/>
          <w:color w:val="222222"/>
          <w:sz w:val="24"/>
          <w:szCs w:val="24"/>
          <w:shd w:val="clear" w:color="auto" w:fill="FFFFFF"/>
        </w:rPr>
        <w:t>Biological Control</w:t>
      </w:r>
      <w:r w:rsidRPr="00DA3E20">
        <w:rPr>
          <w:rFonts w:ascii="Times New Roman" w:hAnsi="Times New Roman" w:cs="Times New Roman"/>
          <w:color w:val="222222"/>
          <w:sz w:val="24"/>
          <w:szCs w:val="24"/>
          <w:shd w:val="clear" w:color="auto" w:fill="FFFFFF"/>
        </w:rPr>
        <w:t>, 21(3), 206-213.</w:t>
      </w:r>
    </w:p>
    <w:p w14:paraId="1B938211" w14:textId="2ADB01B3" w:rsidR="00B676A2" w:rsidRPr="00DA3E20" w:rsidRDefault="00B676A2" w:rsidP="00604784">
      <w:pPr>
        <w:spacing w:after="0" w:line="480" w:lineRule="auto"/>
        <w:ind w:left="284" w:hanging="284"/>
        <w:rPr>
          <w:rFonts w:ascii="Times New Roman" w:hAnsi="Times New Roman" w:cs="Times New Roman"/>
          <w:color w:val="222222"/>
          <w:sz w:val="24"/>
          <w:szCs w:val="24"/>
          <w:shd w:val="clear" w:color="auto" w:fill="FFFFFF"/>
        </w:rPr>
      </w:pPr>
      <w:ins w:id="330" w:author="Trevor Drees" w:date="2025-07-27T15:58:00Z" w16du:dateUtc="2025-07-27T22:58:00Z">
        <w:r w:rsidRPr="00B676A2">
          <w:rPr>
            <w:rFonts w:ascii="Times New Roman" w:hAnsi="Times New Roman" w:cs="Times New Roman"/>
            <w:color w:val="222222"/>
            <w:sz w:val="24"/>
            <w:szCs w:val="24"/>
            <w:shd w:val="clear" w:color="auto" w:fill="FFFFFF"/>
          </w:rPr>
          <w:t xml:space="preserve">Lakoba, V.T., Brooks, R.K., Haak, D.C., &amp; Barney, J.N. (2020). An analysis of US state regulated weed lists: a discordance between biology and policy. </w:t>
        </w:r>
        <w:r w:rsidRPr="00B676A2">
          <w:rPr>
            <w:rFonts w:ascii="Times New Roman" w:hAnsi="Times New Roman" w:cs="Times New Roman"/>
            <w:i/>
            <w:iCs/>
            <w:color w:val="222222"/>
            <w:sz w:val="24"/>
            <w:szCs w:val="24"/>
            <w:shd w:val="clear" w:color="auto" w:fill="FFFFFF"/>
            <w:rPrChange w:id="331" w:author="Trevor Drees" w:date="2025-07-27T15:58:00Z" w16du:dateUtc="2025-07-27T22:58:00Z">
              <w:rPr>
                <w:rFonts w:ascii="Times New Roman" w:hAnsi="Times New Roman" w:cs="Times New Roman"/>
                <w:color w:val="222222"/>
                <w:sz w:val="24"/>
                <w:szCs w:val="24"/>
                <w:shd w:val="clear" w:color="auto" w:fill="FFFFFF"/>
              </w:rPr>
            </w:rPrChange>
          </w:rPr>
          <w:t>Bioscience</w:t>
        </w:r>
        <w:r w:rsidRPr="00B676A2">
          <w:rPr>
            <w:rFonts w:ascii="Times New Roman" w:hAnsi="Times New Roman" w:cs="Times New Roman"/>
            <w:color w:val="222222"/>
            <w:sz w:val="24"/>
            <w:szCs w:val="24"/>
            <w:shd w:val="clear" w:color="auto" w:fill="FFFFFF"/>
          </w:rPr>
          <w:t>, 70(9), 804-813.</w:t>
        </w:r>
      </w:ins>
    </w:p>
    <w:p w14:paraId="5C8B67ED"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Lee, C.E. &amp; </w:t>
      </w:r>
      <w:proofErr w:type="spellStart"/>
      <w:r w:rsidRPr="00DA3E20">
        <w:rPr>
          <w:rFonts w:ascii="Times New Roman" w:hAnsi="Times New Roman" w:cs="Times New Roman"/>
          <w:color w:val="222222"/>
          <w:sz w:val="24"/>
          <w:szCs w:val="24"/>
          <w:shd w:val="clear" w:color="auto" w:fill="FFFFFF"/>
        </w:rPr>
        <w:t>Gelembiuk</w:t>
      </w:r>
      <w:proofErr w:type="spellEnd"/>
      <w:r w:rsidRPr="00DA3E20">
        <w:rPr>
          <w:rFonts w:ascii="Times New Roman" w:hAnsi="Times New Roman" w:cs="Times New Roman"/>
          <w:color w:val="222222"/>
          <w:sz w:val="24"/>
          <w:szCs w:val="24"/>
          <w:shd w:val="clear" w:color="auto" w:fill="FFFFFF"/>
        </w:rPr>
        <w:t xml:space="preserve">, G.W. (2008). Evolutionary origins of invasive populations. </w:t>
      </w:r>
      <w:r w:rsidRPr="00DA3E20">
        <w:rPr>
          <w:rFonts w:ascii="Times New Roman" w:hAnsi="Times New Roman" w:cs="Times New Roman"/>
          <w:i/>
          <w:iCs/>
          <w:color w:val="222222"/>
          <w:sz w:val="24"/>
          <w:szCs w:val="24"/>
          <w:shd w:val="clear" w:color="auto" w:fill="FFFFFF"/>
        </w:rPr>
        <w:t>Evolutionary Applications</w:t>
      </w:r>
      <w:r w:rsidRPr="00DA3E20">
        <w:rPr>
          <w:rFonts w:ascii="Times New Roman" w:hAnsi="Times New Roman" w:cs="Times New Roman"/>
          <w:color w:val="222222"/>
          <w:sz w:val="24"/>
          <w:szCs w:val="24"/>
          <w:shd w:val="clear" w:color="auto" w:fill="FFFFFF"/>
        </w:rPr>
        <w:t>, 1(3), 427-448.</w:t>
      </w:r>
    </w:p>
    <w:p w14:paraId="2D70610D" w14:textId="60B6A5E8" w:rsidR="00991349" w:rsidRPr="00DA3E20" w:rsidRDefault="005270E5" w:rsidP="00604784">
      <w:pPr>
        <w:spacing w:after="0" w:line="480" w:lineRule="auto"/>
        <w:ind w:left="284" w:hanging="284"/>
        <w:rPr>
          <w:rFonts w:ascii="Times New Roman" w:hAnsi="Times New Roman" w:cs="Times New Roman"/>
          <w:color w:val="222222"/>
          <w:sz w:val="24"/>
          <w:szCs w:val="24"/>
          <w:shd w:val="clear" w:color="auto" w:fill="FFFFFF"/>
        </w:rPr>
      </w:pPr>
      <w:bookmarkStart w:id="332" w:name="_Hlk195371325"/>
      <w:r w:rsidRPr="00DA3E20">
        <w:rPr>
          <w:rFonts w:ascii="Times New Roman" w:hAnsi="Times New Roman" w:cs="Times New Roman"/>
          <w:color w:val="222222"/>
          <w:sz w:val="24"/>
          <w:szCs w:val="24"/>
          <w:shd w:val="clear" w:color="auto" w:fill="FFFFFF"/>
        </w:rPr>
        <w:t>Lenth</w:t>
      </w:r>
      <w:r w:rsidR="00991349"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color w:val="222222"/>
          <w:sz w:val="24"/>
          <w:szCs w:val="24"/>
          <w:shd w:val="clear" w:color="auto" w:fill="FFFFFF"/>
        </w:rPr>
        <w:t>R.V</w:t>
      </w:r>
      <w:r w:rsidR="00991349" w:rsidRPr="00DA3E20">
        <w:rPr>
          <w:rFonts w:ascii="Times New Roman" w:hAnsi="Times New Roman" w:cs="Times New Roman"/>
          <w:color w:val="222222"/>
          <w:sz w:val="24"/>
          <w:szCs w:val="24"/>
          <w:shd w:val="clear" w:color="auto" w:fill="FFFFFF"/>
        </w:rPr>
        <w:t>. (2022). Package ‘</w:t>
      </w:r>
      <w:proofErr w:type="spellStart"/>
      <w:r w:rsidRPr="00DA3E20">
        <w:rPr>
          <w:rFonts w:ascii="Times New Roman" w:hAnsi="Times New Roman" w:cs="Times New Roman"/>
          <w:color w:val="222222"/>
          <w:sz w:val="24"/>
          <w:szCs w:val="24"/>
          <w:shd w:val="clear" w:color="auto" w:fill="FFFFFF"/>
        </w:rPr>
        <w:t>emmeans</w:t>
      </w:r>
      <w:proofErr w:type="spellEnd"/>
      <w:r w:rsidR="00991349" w:rsidRPr="00DA3E20">
        <w:rPr>
          <w:rFonts w:ascii="Times New Roman" w:hAnsi="Times New Roman" w:cs="Times New Roman"/>
          <w:color w:val="222222"/>
          <w:sz w:val="24"/>
          <w:szCs w:val="24"/>
          <w:shd w:val="clear" w:color="auto" w:fill="FFFFFF"/>
        </w:rPr>
        <w:t>’, version 1.</w:t>
      </w:r>
      <w:r w:rsidRPr="00DA3E20">
        <w:rPr>
          <w:rFonts w:ascii="Times New Roman" w:hAnsi="Times New Roman" w:cs="Times New Roman"/>
          <w:color w:val="222222"/>
          <w:sz w:val="24"/>
          <w:szCs w:val="24"/>
          <w:shd w:val="clear" w:color="auto" w:fill="FFFFFF"/>
        </w:rPr>
        <w:t>8.3</w:t>
      </w:r>
      <w:r w:rsidR="00991349"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color w:val="222222"/>
          <w:sz w:val="24"/>
          <w:szCs w:val="24"/>
          <w:shd w:val="clear" w:color="auto" w:fill="FFFFFF"/>
        </w:rPr>
        <w:tab/>
      </w:r>
      <w:r w:rsidRPr="00DA3E20">
        <w:rPr>
          <w:rFonts w:ascii="Times New Roman" w:hAnsi="Times New Roman" w:cs="Times New Roman"/>
          <w:color w:val="222222"/>
          <w:sz w:val="24"/>
          <w:szCs w:val="24"/>
          <w:shd w:val="clear" w:color="auto" w:fill="FFFFFF"/>
        </w:rPr>
        <w:tab/>
      </w:r>
      <w:r w:rsidRPr="00DA3E20">
        <w:rPr>
          <w:rFonts w:ascii="Times New Roman" w:hAnsi="Times New Roman" w:cs="Times New Roman"/>
          <w:color w:val="222222"/>
          <w:sz w:val="24"/>
          <w:szCs w:val="24"/>
          <w:shd w:val="clear" w:color="auto" w:fill="FFFFFF"/>
        </w:rPr>
        <w:tab/>
      </w:r>
      <w:r w:rsidRPr="00DA3E20">
        <w:rPr>
          <w:rFonts w:ascii="Times New Roman" w:hAnsi="Times New Roman" w:cs="Times New Roman"/>
          <w:color w:val="222222"/>
          <w:sz w:val="24"/>
          <w:szCs w:val="24"/>
          <w:shd w:val="clear" w:color="auto" w:fill="FFFFFF"/>
        </w:rPr>
        <w:tab/>
        <w:t xml:space="preserve">             https://cran.r-project.org/web/packages/emmeans/index.html</w:t>
      </w:r>
    </w:p>
    <w:bookmarkEnd w:id="332"/>
    <w:p w14:paraId="10836ED2" w14:textId="76BF8C25"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Manea, A., Leishman, M.R., &amp; Downey, P.O. (2011). Exotic C4 grasses have increased tolerance to glyphosate under elevated carbon dioxide. </w:t>
      </w:r>
      <w:r w:rsidRPr="00DA3E20">
        <w:rPr>
          <w:rFonts w:ascii="Times New Roman" w:hAnsi="Times New Roman" w:cs="Times New Roman"/>
          <w:i/>
          <w:iCs/>
          <w:color w:val="222222"/>
          <w:sz w:val="24"/>
          <w:szCs w:val="24"/>
          <w:shd w:val="clear" w:color="auto" w:fill="FFFFFF"/>
        </w:rPr>
        <w:t>Weed Science</w:t>
      </w:r>
      <w:r w:rsidRPr="00DA3E20">
        <w:rPr>
          <w:rFonts w:ascii="Times New Roman" w:hAnsi="Times New Roman" w:cs="Times New Roman"/>
          <w:color w:val="222222"/>
          <w:sz w:val="24"/>
          <w:szCs w:val="24"/>
          <w:shd w:val="clear" w:color="auto" w:fill="FFFFFF"/>
        </w:rPr>
        <w:t>, 59(1), 28-36.</w:t>
      </w:r>
    </w:p>
    <w:p w14:paraId="730EE7B1" w14:textId="7BB07EEF" w:rsidR="006A4EEF" w:rsidRPr="00DA3E20" w:rsidRDefault="006A4EEF"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McCarty, M.K.</w:t>
      </w:r>
      <w:r w:rsidR="003208D8"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color w:val="222222"/>
          <w:sz w:val="24"/>
          <w:szCs w:val="24"/>
          <w:shd w:val="clear" w:color="auto" w:fill="FFFFFF"/>
        </w:rPr>
        <w:t>1982</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Musk thistle (Carduus </w:t>
      </w:r>
      <w:proofErr w:type="spellStart"/>
      <w:r w:rsidRPr="00DA3E20">
        <w:rPr>
          <w:rFonts w:ascii="Times New Roman" w:hAnsi="Times New Roman" w:cs="Times New Roman"/>
          <w:color w:val="222222"/>
          <w:sz w:val="24"/>
          <w:szCs w:val="24"/>
          <w:shd w:val="clear" w:color="auto" w:fill="FFFFFF"/>
        </w:rPr>
        <w:t>thoermeri</w:t>
      </w:r>
      <w:proofErr w:type="spellEnd"/>
      <w:r w:rsidRPr="00DA3E20">
        <w:rPr>
          <w:rFonts w:ascii="Times New Roman" w:hAnsi="Times New Roman" w:cs="Times New Roman"/>
          <w:color w:val="222222"/>
          <w:sz w:val="24"/>
          <w:szCs w:val="24"/>
          <w:shd w:val="clear" w:color="auto" w:fill="FFFFFF"/>
        </w:rPr>
        <w:t xml:space="preserve">) seed production. </w:t>
      </w:r>
      <w:r w:rsidRPr="00DA3E20">
        <w:rPr>
          <w:rFonts w:ascii="Times New Roman" w:hAnsi="Times New Roman" w:cs="Times New Roman"/>
          <w:i/>
          <w:iCs/>
          <w:color w:val="222222"/>
          <w:sz w:val="24"/>
          <w:szCs w:val="24"/>
          <w:shd w:val="clear" w:color="auto" w:fill="FFFFFF"/>
        </w:rPr>
        <w:t>Weed Science</w:t>
      </w:r>
      <w:r w:rsidRPr="00DA3E20">
        <w:rPr>
          <w:rFonts w:ascii="Times New Roman" w:hAnsi="Times New Roman" w:cs="Times New Roman"/>
          <w:color w:val="222222"/>
          <w:sz w:val="24"/>
          <w:szCs w:val="24"/>
          <w:shd w:val="clear" w:color="auto" w:fill="FFFFFF"/>
        </w:rPr>
        <w:t>, 30(5), 441-445.</w:t>
      </w:r>
    </w:p>
    <w:p w14:paraId="5D857AFE"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McEvoy, P., Cox, C., &amp; Coombs, E. (1991). Successful biological control of ragwort, Senecio jacobaea, by introduced insects in Oregon. </w:t>
      </w:r>
      <w:r w:rsidRPr="00DA3E20">
        <w:rPr>
          <w:rFonts w:ascii="Times New Roman" w:hAnsi="Times New Roman" w:cs="Times New Roman"/>
          <w:i/>
          <w:iCs/>
          <w:color w:val="222222"/>
          <w:sz w:val="24"/>
          <w:szCs w:val="24"/>
          <w:shd w:val="clear" w:color="auto" w:fill="FFFFFF"/>
        </w:rPr>
        <w:t>Ecological Applications</w:t>
      </w:r>
      <w:r w:rsidRPr="00DA3E20">
        <w:rPr>
          <w:rFonts w:ascii="Times New Roman" w:hAnsi="Times New Roman" w:cs="Times New Roman"/>
          <w:color w:val="222222"/>
          <w:sz w:val="24"/>
          <w:szCs w:val="24"/>
          <w:shd w:val="clear" w:color="auto" w:fill="FFFFFF"/>
        </w:rPr>
        <w:t>, 1(4), 430-442.</w:t>
      </w:r>
    </w:p>
    <w:p w14:paraId="717930BD" w14:textId="6B66DAC4" w:rsidR="009602A4" w:rsidRPr="00DA3E20" w:rsidRDefault="009602A4"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Messing, R.H., &amp; Wright, M.G. (2006). Biological control of invasive species: solution or </w:t>
      </w:r>
      <w:proofErr w:type="gramStart"/>
      <w:r w:rsidRPr="00DA3E20">
        <w:rPr>
          <w:rFonts w:ascii="Times New Roman" w:hAnsi="Times New Roman" w:cs="Times New Roman"/>
          <w:color w:val="222222"/>
          <w:sz w:val="24"/>
          <w:szCs w:val="24"/>
          <w:shd w:val="clear" w:color="auto" w:fill="FFFFFF"/>
        </w:rPr>
        <w:t>pollution?.</w:t>
      </w:r>
      <w:proofErr w:type="gramEnd"/>
      <w:r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i/>
          <w:iCs/>
          <w:color w:val="222222"/>
          <w:sz w:val="24"/>
          <w:szCs w:val="24"/>
          <w:shd w:val="clear" w:color="auto" w:fill="FFFFFF"/>
        </w:rPr>
        <w:t>Frontiers in Ecology and the Environment</w:t>
      </w:r>
      <w:r w:rsidRPr="00DA3E20">
        <w:rPr>
          <w:rFonts w:ascii="Times New Roman" w:hAnsi="Times New Roman" w:cs="Times New Roman"/>
          <w:color w:val="222222"/>
          <w:sz w:val="24"/>
          <w:szCs w:val="24"/>
          <w:shd w:val="clear" w:color="auto" w:fill="FFFFFF"/>
        </w:rPr>
        <w:t>, 4(3), 132-140.</w:t>
      </w:r>
    </w:p>
    <w:p w14:paraId="4C99F847"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DA3E20">
        <w:rPr>
          <w:rFonts w:ascii="Times New Roman" w:hAnsi="Times New Roman" w:cs="Times New Roman"/>
          <w:color w:val="222222"/>
          <w:sz w:val="24"/>
          <w:szCs w:val="24"/>
          <w:shd w:val="clear" w:color="auto" w:fill="FFFFFF"/>
        </w:rPr>
        <w:lastRenderedPageBreak/>
        <w:t>Molau</w:t>
      </w:r>
      <w:proofErr w:type="spellEnd"/>
      <w:r w:rsidRPr="00DA3E20">
        <w:rPr>
          <w:rFonts w:ascii="Times New Roman" w:hAnsi="Times New Roman" w:cs="Times New Roman"/>
          <w:color w:val="222222"/>
          <w:sz w:val="24"/>
          <w:szCs w:val="24"/>
          <w:shd w:val="clear" w:color="auto" w:fill="FFFFFF"/>
        </w:rPr>
        <w:t>, U. &amp; Mølgaard, P. (1996). International Tundra Experiment Manual. Danish Polar Centre, Copenhagen.</w:t>
      </w:r>
    </w:p>
    <w:p w14:paraId="1505E89D" w14:textId="29500469" w:rsidR="00F4048C" w:rsidRPr="00DA3E20" w:rsidRDefault="00F4048C"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Ofosu, R., Agyemang, E.D., Márton, A., Pásztor, G., Taller, J., &amp; Kazinczi, G. (2023). Herbicide resistance: Managing weeds in a changing world. </w:t>
      </w:r>
      <w:r w:rsidRPr="00DA3E20">
        <w:rPr>
          <w:rFonts w:ascii="Times New Roman" w:hAnsi="Times New Roman" w:cs="Times New Roman"/>
          <w:i/>
          <w:iCs/>
          <w:color w:val="222222"/>
          <w:sz w:val="24"/>
          <w:szCs w:val="24"/>
          <w:shd w:val="clear" w:color="auto" w:fill="FFFFFF"/>
        </w:rPr>
        <w:t>Agronomy</w:t>
      </w:r>
      <w:r w:rsidRPr="00DA3E20">
        <w:rPr>
          <w:rFonts w:ascii="Times New Roman" w:hAnsi="Times New Roman" w:cs="Times New Roman"/>
          <w:color w:val="222222"/>
          <w:sz w:val="24"/>
          <w:szCs w:val="24"/>
          <w:shd w:val="clear" w:color="auto" w:fill="FFFFFF"/>
        </w:rPr>
        <w:t>, 13(6), 1595.</w:t>
      </w:r>
    </w:p>
    <w:p w14:paraId="6454A276" w14:textId="74A4C5DE" w:rsidR="003B69F6" w:rsidRPr="00DA3E20" w:rsidRDefault="003B69F6"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Owen, M.D., &amp; Zelaya, I.A. (2005). Herbicide‐resistant crops and weed resistance to herbicides. </w:t>
      </w:r>
      <w:r w:rsidRPr="00DA3E20">
        <w:rPr>
          <w:rFonts w:ascii="Times New Roman" w:hAnsi="Times New Roman" w:cs="Times New Roman"/>
          <w:i/>
          <w:iCs/>
          <w:color w:val="222222"/>
          <w:sz w:val="24"/>
          <w:szCs w:val="24"/>
          <w:shd w:val="clear" w:color="auto" w:fill="FFFFFF"/>
        </w:rPr>
        <w:t>Pest Management Science</w:t>
      </w:r>
      <w:r w:rsidRPr="00DA3E20">
        <w:rPr>
          <w:rFonts w:ascii="Times New Roman" w:hAnsi="Times New Roman" w:cs="Times New Roman"/>
          <w:color w:val="222222"/>
          <w:sz w:val="24"/>
          <w:szCs w:val="24"/>
          <w:shd w:val="clear" w:color="auto" w:fill="FFFFFF"/>
        </w:rPr>
        <w:t>, 61(3), 301-311.</w:t>
      </w:r>
    </w:p>
    <w:p w14:paraId="0039E5E8" w14:textId="67F7E975"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Peters, K., </w:t>
      </w:r>
      <w:proofErr w:type="spellStart"/>
      <w:r w:rsidRPr="00DA3E20">
        <w:rPr>
          <w:rFonts w:ascii="Times New Roman" w:hAnsi="Times New Roman" w:cs="Times New Roman"/>
          <w:color w:val="222222"/>
          <w:sz w:val="24"/>
          <w:szCs w:val="24"/>
          <w:shd w:val="clear" w:color="auto" w:fill="FFFFFF"/>
        </w:rPr>
        <w:t>Breitsameter</w:t>
      </w:r>
      <w:proofErr w:type="spellEnd"/>
      <w:r w:rsidRPr="00DA3E20">
        <w:rPr>
          <w:rFonts w:ascii="Times New Roman" w:hAnsi="Times New Roman" w:cs="Times New Roman"/>
          <w:color w:val="222222"/>
          <w:sz w:val="24"/>
          <w:szCs w:val="24"/>
          <w:shd w:val="clear" w:color="auto" w:fill="FFFFFF"/>
        </w:rPr>
        <w:t xml:space="preserve">, L., &amp; </w:t>
      </w:r>
      <w:proofErr w:type="spellStart"/>
      <w:r w:rsidRPr="00DA3E20">
        <w:rPr>
          <w:rFonts w:ascii="Times New Roman" w:hAnsi="Times New Roman" w:cs="Times New Roman"/>
          <w:color w:val="222222"/>
          <w:sz w:val="24"/>
          <w:szCs w:val="24"/>
          <w:shd w:val="clear" w:color="auto" w:fill="FFFFFF"/>
        </w:rPr>
        <w:t>Gerowitt</w:t>
      </w:r>
      <w:proofErr w:type="spellEnd"/>
      <w:r w:rsidRPr="00DA3E20">
        <w:rPr>
          <w:rFonts w:ascii="Times New Roman" w:hAnsi="Times New Roman" w:cs="Times New Roman"/>
          <w:color w:val="222222"/>
          <w:sz w:val="24"/>
          <w:szCs w:val="24"/>
          <w:shd w:val="clear" w:color="auto" w:fill="FFFFFF"/>
        </w:rPr>
        <w:t xml:space="preserve">, B. (2014). Impact of climate change on weeds in agriculture: </w:t>
      </w:r>
      <w:proofErr w:type="gramStart"/>
      <w:r w:rsidRPr="00DA3E20">
        <w:rPr>
          <w:rFonts w:ascii="Times New Roman" w:hAnsi="Times New Roman" w:cs="Times New Roman"/>
          <w:color w:val="222222"/>
          <w:sz w:val="24"/>
          <w:szCs w:val="24"/>
          <w:shd w:val="clear" w:color="auto" w:fill="FFFFFF"/>
        </w:rPr>
        <w:t>a review</w:t>
      </w:r>
      <w:proofErr w:type="gramEnd"/>
      <w:r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i/>
          <w:iCs/>
          <w:color w:val="222222"/>
          <w:sz w:val="24"/>
          <w:szCs w:val="24"/>
          <w:shd w:val="clear" w:color="auto" w:fill="FFFFFF"/>
        </w:rPr>
        <w:t xml:space="preserve">Agronomy for </w:t>
      </w:r>
      <w:r w:rsidR="003B69F6" w:rsidRPr="00DA3E20">
        <w:rPr>
          <w:rFonts w:ascii="Times New Roman" w:hAnsi="Times New Roman" w:cs="Times New Roman"/>
          <w:i/>
          <w:iCs/>
          <w:color w:val="222222"/>
          <w:sz w:val="24"/>
          <w:szCs w:val="24"/>
          <w:shd w:val="clear" w:color="auto" w:fill="FFFFFF"/>
        </w:rPr>
        <w:t>S</w:t>
      </w:r>
      <w:r w:rsidRPr="00DA3E20">
        <w:rPr>
          <w:rFonts w:ascii="Times New Roman" w:hAnsi="Times New Roman" w:cs="Times New Roman"/>
          <w:i/>
          <w:iCs/>
          <w:color w:val="222222"/>
          <w:sz w:val="24"/>
          <w:szCs w:val="24"/>
          <w:shd w:val="clear" w:color="auto" w:fill="FFFFFF"/>
        </w:rPr>
        <w:t xml:space="preserve">ustainable </w:t>
      </w:r>
      <w:r w:rsidR="003B69F6" w:rsidRPr="00DA3E20">
        <w:rPr>
          <w:rFonts w:ascii="Times New Roman" w:hAnsi="Times New Roman" w:cs="Times New Roman"/>
          <w:i/>
          <w:iCs/>
          <w:color w:val="222222"/>
          <w:sz w:val="24"/>
          <w:szCs w:val="24"/>
          <w:shd w:val="clear" w:color="auto" w:fill="FFFFFF"/>
        </w:rPr>
        <w:t>D</w:t>
      </w:r>
      <w:r w:rsidRPr="00DA3E20">
        <w:rPr>
          <w:rFonts w:ascii="Times New Roman" w:hAnsi="Times New Roman" w:cs="Times New Roman"/>
          <w:i/>
          <w:iCs/>
          <w:color w:val="222222"/>
          <w:sz w:val="24"/>
          <w:szCs w:val="24"/>
          <w:shd w:val="clear" w:color="auto" w:fill="FFFFFF"/>
        </w:rPr>
        <w:t>evelopment</w:t>
      </w:r>
      <w:r w:rsidRPr="00DA3E20">
        <w:rPr>
          <w:rFonts w:ascii="Times New Roman" w:hAnsi="Times New Roman" w:cs="Times New Roman"/>
          <w:color w:val="222222"/>
          <w:sz w:val="24"/>
          <w:szCs w:val="24"/>
          <w:shd w:val="clear" w:color="auto" w:fill="FFFFFF"/>
        </w:rPr>
        <w:t>, 34(4), 707-721.</w:t>
      </w:r>
    </w:p>
    <w:p w14:paraId="65A03F4D"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R Development Core Team (2009). R: A language and environment for statistical computing. R Foundation for Statistical Computing, Vienna, Austria.</w:t>
      </w:r>
    </w:p>
    <w:p w14:paraId="1E5EECDF" w14:textId="3B4030CC" w:rsidR="003208D8" w:rsidRDefault="003208D8" w:rsidP="00604784">
      <w:pPr>
        <w:spacing w:after="0" w:line="480" w:lineRule="auto"/>
        <w:ind w:left="284" w:hanging="284"/>
        <w:rPr>
          <w:ins w:id="333" w:author="Trevor Drees" w:date="2025-07-27T15:41:00Z" w16du:dateUtc="2025-07-27T22:41:00Z"/>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Radosevich, S.R., Holt, J.S., &amp; </w:t>
      </w:r>
      <w:proofErr w:type="spellStart"/>
      <w:r w:rsidRPr="00DA3E20">
        <w:rPr>
          <w:rFonts w:ascii="Times New Roman" w:hAnsi="Times New Roman" w:cs="Times New Roman"/>
          <w:color w:val="222222"/>
          <w:sz w:val="24"/>
          <w:szCs w:val="24"/>
          <w:shd w:val="clear" w:color="auto" w:fill="FFFFFF"/>
        </w:rPr>
        <w:t>Ghersa</w:t>
      </w:r>
      <w:proofErr w:type="spellEnd"/>
      <w:r w:rsidRPr="00DA3E20">
        <w:rPr>
          <w:rFonts w:ascii="Times New Roman" w:hAnsi="Times New Roman" w:cs="Times New Roman"/>
          <w:color w:val="222222"/>
          <w:sz w:val="24"/>
          <w:szCs w:val="24"/>
          <w:shd w:val="clear" w:color="auto" w:fill="FFFFFF"/>
        </w:rPr>
        <w:t xml:space="preserve">, C. (1997). </w:t>
      </w:r>
      <w:r w:rsidRPr="00DA3E20">
        <w:rPr>
          <w:rFonts w:ascii="Times New Roman" w:hAnsi="Times New Roman" w:cs="Times New Roman"/>
          <w:i/>
          <w:iCs/>
          <w:color w:val="222222"/>
          <w:sz w:val="24"/>
          <w:szCs w:val="24"/>
          <w:shd w:val="clear" w:color="auto" w:fill="FFFFFF"/>
        </w:rPr>
        <w:t xml:space="preserve">Weed </w:t>
      </w:r>
      <w:r w:rsidR="003B69F6" w:rsidRPr="00DA3E20">
        <w:rPr>
          <w:rFonts w:ascii="Times New Roman" w:hAnsi="Times New Roman" w:cs="Times New Roman"/>
          <w:i/>
          <w:iCs/>
          <w:color w:val="222222"/>
          <w:sz w:val="24"/>
          <w:szCs w:val="24"/>
          <w:shd w:val="clear" w:color="auto" w:fill="FFFFFF"/>
        </w:rPr>
        <w:t>E</w:t>
      </w:r>
      <w:r w:rsidRPr="00DA3E20">
        <w:rPr>
          <w:rFonts w:ascii="Times New Roman" w:hAnsi="Times New Roman" w:cs="Times New Roman"/>
          <w:i/>
          <w:iCs/>
          <w:color w:val="222222"/>
          <w:sz w:val="24"/>
          <w:szCs w:val="24"/>
          <w:shd w:val="clear" w:color="auto" w:fill="FFFFFF"/>
        </w:rPr>
        <w:t xml:space="preserve">cology: </w:t>
      </w:r>
      <w:r w:rsidR="003B69F6" w:rsidRPr="00DA3E20">
        <w:rPr>
          <w:rFonts w:ascii="Times New Roman" w:hAnsi="Times New Roman" w:cs="Times New Roman"/>
          <w:i/>
          <w:iCs/>
          <w:color w:val="222222"/>
          <w:sz w:val="24"/>
          <w:szCs w:val="24"/>
          <w:shd w:val="clear" w:color="auto" w:fill="FFFFFF"/>
        </w:rPr>
        <w:t>I</w:t>
      </w:r>
      <w:r w:rsidRPr="00DA3E20">
        <w:rPr>
          <w:rFonts w:ascii="Times New Roman" w:hAnsi="Times New Roman" w:cs="Times New Roman"/>
          <w:i/>
          <w:iCs/>
          <w:color w:val="222222"/>
          <w:sz w:val="24"/>
          <w:szCs w:val="24"/>
          <w:shd w:val="clear" w:color="auto" w:fill="FFFFFF"/>
        </w:rPr>
        <w:t xml:space="preserve">mplications for </w:t>
      </w:r>
      <w:r w:rsidR="003B69F6" w:rsidRPr="00DA3E20">
        <w:rPr>
          <w:rFonts w:ascii="Times New Roman" w:hAnsi="Times New Roman" w:cs="Times New Roman"/>
          <w:i/>
          <w:iCs/>
          <w:color w:val="222222"/>
          <w:sz w:val="24"/>
          <w:szCs w:val="24"/>
          <w:shd w:val="clear" w:color="auto" w:fill="FFFFFF"/>
        </w:rPr>
        <w:t>M</w:t>
      </w:r>
      <w:r w:rsidRPr="00DA3E20">
        <w:rPr>
          <w:rFonts w:ascii="Times New Roman" w:hAnsi="Times New Roman" w:cs="Times New Roman"/>
          <w:i/>
          <w:iCs/>
          <w:color w:val="222222"/>
          <w:sz w:val="24"/>
          <w:szCs w:val="24"/>
          <w:shd w:val="clear" w:color="auto" w:fill="FFFFFF"/>
        </w:rPr>
        <w:t>anagement</w:t>
      </w:r>
      <w:r w:rsidRPr="00DA3E20">
        <w:rPr>
          <w:rFonts w:ascii="Times New Roman" w:hAnsi="Times New Roman" w:cs="Times New Roman"/>
          <w:color w:val="222222"/>
          <w:sz w:val="24"/>
          <w:szCs w:val="24"/>
          <w:shd w:val="clear" w:color="auto" w:fill="FFFFFF"/>
        </w:rPr>
        <w:t>. John Wiley &amp; Sons.</w:t>
      </w:r>
    </w:p>
    <w:p w14:paraId="4A552D4F" w14:textId="112B68FB" w:rsidR="00D9028E" w:rsidRPr="00DA3E20" w:rsidRDefault="00D9028E" w:rsidP="00604784">
      <w:pPr>
        <w:spacing w:after="0" w:line="480" w:lineRule="auto"/>
        <w:ind w:left="284" w:hanging="284"/>
        <w:rPr>
          <w:rFonts w:ascii="Times New Roman" w:hAnsi="Times New Roman" w:cs="Times New Roman"/>
          <w:color w:val="222222"/>
          <w:sz w:val="24"/>
          <w:szCs w:val="24"/>
          <w:shd w:val="clear" w:color="auto" w:fill="FFFFFF"/>
        </w:rPr>
      </w:pPr>
      <w:ins w:id="334" w:author="Trevor Drees" w:date="2025-07-27T15:41:00Z" w16du:dateUtc="2025-07-27T22:41:00Z">
        <w:r w:rsidRPr="00D9028E">
          <w:rPr>
            <w:rFonts w:ascii="Times New Roman" w:hAnsi="Times New Roman" w:cs="Times New Roman"/>
            <w:color w:val="222222"/>
            <w:sz w:val="24"/>
            <w:szCs w:val="24"/>
            <w:shd w:val="clear" w:color="auto" w:fill="FFFFFF"/>
          </w:rPr>
          <w:t xml:space="preserve">Rauschert, E.S. &amp; Shea, K. (2012). Influence of microsite disturbance on the establishment of two congeneric invasive thistles. </w:t>
        </w:r>
        <w:proofErr w:type="spellStart"/>
        <w:r w:rsidRPr="00D9028E">
          <w:rPr>
            <w:rFonts w:ascii="Times New Roman" w:hAnsi="Times New Roman" w:cs="Times New Roman"/>
            <w:i/>
            <w:iCs/>
            <w:color w:val="222222"/>
            <w:sz w:val="24"/>
            <w:szCs w:val="24"/>
            <w:shd w:val="clear" w:color="auto" w:fill="FFFFFF"/>
            <w:rPrChange w:id="335" w:author="Trevor Drees" w:date="2025-07-27T15:41:00Z" w16du:dateUtc="2025-07-27T22:41:00Z">
              <w:rPr>
                <w:rFonts w:ascii="Times New Roman" w:hAnsi="Times New Roman" w:cs="Times New Roman"/>
                <w:color w:val="222222"/>
                <w:sz w:val="24"/>
                <w:szCs w:val="24"/>
                <w:shd w:val="clear" w:color="auto" w:fill="FFFFFF"/>
              </w:rPr>
            </w:rPrChange>
          </w:rPr>
          <w:t>PLoS</w:t>
        </w:r>
        <w:proofErr w:type="spellEnd"/>
        <w:r w:rsidRPr="00D9028E">
          <w:rPr>
            <w:rFonts w:ascii="Times New Roman" w:hAnsi="Times New Roman" w:cs="Times New Roman"/>
            <w:i/>
            <w:iCs/>
            <w:color w:val="222222"/>
            <w:sz w:val="24"/>
            <w:szCs w:val="24"/>
            <w:shd w:val="clear" w:color="auto" w:fill="FFFFFF"/>
            <w:rPrChange w:id="336" w:author="Trevor Drees" w:date="2025-07-27T15:41:00Z" w16du:dateUtc="2025-07-27T22:41:00Z">
              <w:rPr>
                <w:rFonts w:ascii="Times New Roman" w:hAnsi="Times New Roman" w:cs="Times New Roman"/>
                <w:color w:val="222222"/>
                <w:sz w:val="24"/>
                <w:szCs w:val="24"/>
                <w:shd w:val="clear" w:color="auto" w:fill="FFFFFF"/>
              </w:rPr>
            </w:rPrChange>
          </w:rPr>
          <w:t xml:space="preserve"> One</w:t>
        </w:r>
        <w:r w:rsidRPr="00D9028E">
          <w:rPr>
            <w:rFonts w:ascii="Times New Roman" w:hAnsi="Times New Roman" w:cs="Times New Roman"/>
            <w:color w:val="222222"/>
            <w:sz w:val="24"/>
            <w:szCs w:val="24"/>
            <w:shd w:val="clear" w:color="auto" w:fill="FFFFFF"/>
          </w:rPr>
          <w:t>, 7(9), e45490.</w:t>
        </w:r>
      </w:ins>
    </w:p>
    <w:p w14:paraId="60F82404" w14:textId="2EC86626" w:rsidR="00CB372C" w:rsidRPr="00DA3E20" w:rsidRDefault="00CB372C"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Rhoads, A.F. </w:t>
      </w:r>
      <w:r w:rsidR="008B3E2A" w:rsidRPr="00DA3E20">
        <w:rPr>
          <w:rFonts w:ascii="Times New Roman" w:hAnsi="Times New Roman" w:cs="Times New Roman"/>
          <w:color w:val="222222"/>
          <w:sz w:val="24"/>
          <w:szCs w:val="24"/>
          <w:shd w:val="clear" w:color="auto" w:fill="FFFFFF"/>
        </w:rPr>
        <w:t>&amp;</w:t>
      </w:r>
      <w:r w:rsidRPr="00DA3E20">
        <w:rPr>
          <w:rFonts w:ascii="Times New Roman" w:hAnsi="Times New Roman" w:cs="Times New Roman"/>
          <w:color w:val="222222"/>
          <w:sz w:val="24"/>
          <w:szCs w:val="24"/>
          <w:shd w:val="clear" w:color="auto" w:fill="FFFFFF"/>
        </w:rPr>
        <w:t xml:space="preserve"> Block, T.A.</w:t>
      </w:r>
      <w:r w:rsidR="003208D8"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color w:val="222222"/>
          <w:sz w:val="24"/>
          <w:szCs w:val="24"/>
          <w:shd w:val="clear" w:color="auto" w:fill="FFFFFF"/>
        </w:rPr>
        <w:t>2007</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The plants of Pennsylvania: an illustrated manual. University of Pennsylvania Press.</w:t>
      </w:r>
    </w:p>
    <w:p w14:paraId="3B91EE6F" w14:textId="3534D187" w:rsidR="00950C7A" w:rsidRPr="00DA3E20" w:rsidRDefault="00950C7A"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Rinella, M.J., Maxwell, B.D., Fay, P.K., Weaver, T., &amp; Sheley, R.L. (2009). Control effort exacerbates invasive‐species problem. </w:t>
      </w:r>
      <w:r w:rsidRPr="00DA3E20">
        <w:rPr>
          <w:rFonts w:ascii="Times New Roman" w:hAnsi="Times New Roman" w:cs="Times New Roman"/>
          <w:i/>
          <w:iCs/>
          <w:color w:val="222222"/>
          <w:sz w:val="24"/>
          <w:szCs w:val="24"/>
          <w:shd w:val="clear" w:color="auto" w:fill="FFFFFF"/>
        </w:rPr>
        <w:t>Ecological Applications</w:t>
      </w:r>
      <w:r w:rsidRPr="00DA3E20">
        <w:rPr>
          <w:rFonts w:ascii="Times New Roman" w:hAnsi="Times New Roman" w:cs="Times New Roman"/>
          <w:color w:val="222222"/>
          <w:sz w:val="24"/>
          <w:szCs w:val="24"/>
          <w:shd w:val="clear" w:color="auto" w:fill="FFFFFF"/>
        </w:rPr>
        <w:t>, 19(1), 155-162.</w:t>
      </w:r>
    </w:p>
    <w:p w14:paraId="57F7F9EA" w14:textId="612E5B5B"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Ruttledge, A. &amp; Chauhan, B.S. (2020). Climate change and weeds of cropping systems. In </w:t>
      </w:r>
      <w:r w:rsidRPr="00DA3E20">
        <w:rPr>
          <w:rFonts w:ascii="Times New Roman" w:hAnsi="Times New Roman" w:cs="Times New Roman"/>
          <w:i/>
          <w:iCs/>
          <w:color w:val="222222"/>
          <w:sz w:val="24"/>
          <w:szCs w:val="24"/>
          <w:shd w:val="clear" w:color="auto" w:fill="FFFFFF"/>
        </w:rPr>
        <w:t xml:space="preserve">Crop </w:t>
      </w:r>
      <w:r w:rsidR="003B69F6" w:rsidRPr="00DA3E20">
        <w:rPr>
          <w:rFonts w:ascii="Times New Roman" w:hAnsi="Times New Roman" w:cs="Times New Roman"/>
          <w:i/>
          <w:iCs/>
          <w:color w:val="222222"/>
          <w:sz w:val="24"/>
          <w:szCs w:val="24"/>
          <w:shd w:val="clear" w:color="auto" w:fill="FFFFFF"/>
        </w:rPr>
        <w:t>P</w:t>
      </w:r>
      <w:r w:rsidRPr="00DA3E20">
        <w:rPr>
          <w:rFonts w:ascii="Times New Roman" w:hAnsi="Times New Roman" w:cs="Times New Roman"/>
          <w:i/>
          <w:iCs/>
          <w:color w:val="222222"/>
          <w:sz w:val="24"/>
          <w:szCs w:val="24"/>
          <w:shd w:val="clear" w:color="auto" w:fill="FFFFFF"/>
        </w:rPr>
        <w:t xml:space="preserve">rotection </w:t>
      </w:r>
      <w:r w:rsidR="003B69F6" w:rsidRPr="00DA3E20">
        <w:rPr>
          <w:rFonts w:ascii="Times New Roman" w:hAnsi="Times New Roman" w:cs="Times New Roman"/>
          <w:i/>
          <w:iCs/>
          <w:color w:val="222222"/>
          <w:sz w:val="24"/>
          <w:szCs w:val="24"/>
          <w:shd w:val="clear" w:color="auto" w:fill="FFFFFF"/>
        </w:rPr>
        <w:t>U</w:t>
      </w:r>
      <w:r w:rsidRPr="00DA3E20">
        <w:rPr>
          <w:rFonts w:ascii="Times New Roman" w:hAnsi="Times New Roman" w:cs="Times New Roman"/>
          <w:i/>
          <w:iCs/>
          <w:color w:val="222222"/>
          <w:sz w:val="24"/>
          <w:szCs w:val="24"/>
          <w:shd w:val="clear" w:color="auto" w:fill="FFFFFF"/>
        </w:rPr>
        <w:t xml:space="preserve">nder </w:t>
      </w:r>
      <w:r w:rsidR="003B69F6" w:rsidRPr="00DA3E20">
        <w:rPr>
          <w:rFonts w:ascii="Times New Roman" w:hAnsi="Times New Roman" w:cs="Times New Roman"/>
          <w:i/>
          <w:iCs/>
          <w:color w:val="222222"/>
          <w:sz w:val="24"/>
          <w:szCs w:val="24"/>
          <w:shd w:val="clear" w:color="auto" w:fill="FFFFFF"/>
        </w:rPr>
        <w:t>C</w:t>
      </w:r>
      <w:r w:rsidRPr="00DA3E20">
        <w:rPr>
          <w:rFonts w:ascii="Times New Roman" w:hAnsi="Times New Roman" w:cs="Times New Roman"/>
          <w:i/>
          <w:iCs/>
          <w:color w:val="222222"/>
          <w:sz w:val="24"/>
          <w:szCs w:val="24"/>
          <w:shd w:val="clear" w:color="auto" w:fill="FFFFFF"/>
        </w:rPr>
        <w:t xml:space="preserve">hanging </w:t>
      </w:r>
      <w:r w:rsidR="003B69F6" w:rsidRPr="00DA3E20">
        <w:rPr>
          <w:rFonts w:ascii="Times New Roman" w:hAnsi="Times New Roman" w:cs="Times New Roman"/>
          <w:i/>
          <w:iCs/>
          <w:color w:val="222222"/>
          <w:sz w:val="24"/>
          <w:szCs w:val="24"/>
          <w:shd w:val="clear" w:color="auto" w:fill="FFFFFF"/>
        </w:rPr>
        <w:t>C</w:t>
      </w:r>
      <w:r w:rsidRPr="00DA3E20">
        <w:rPr>
          <w:rFonts w:ascii="Times New Roman" w:hAnsi="Times New Roman" w:cs="Times New Roman"/>
          <w:i/>
          <w:iCs/>
          <w:color w:val="222222"/>
          <w:sz w:val="24"/>
          <w:szCs w:val="24"/>
          <w:shd w:val="clear" w:color="auto" w:fill="FFFFFF"/>
        </w:rPr>
        <w:t>limate</w:t>
      </w:r>
      <w:r w:rsidRPr="00DA3E20">
        <w:rPr>
          <w:rFonts w:ascii="Times New Roman" w:hAnsi="Times New Roman" w:cs="Times New Roman"/>
          <w:color w:val="222222"/>
          <w:sz w:val="24"/>
          <w:szCs w:val="24"/>
          <w:shd w:val="clear" w:color="auto" w:fill="FFFFFF"/>
        </w:rPr>
        <w:t>, 57-84. Springer, Cham.</w:t>
      </w:r>
    </w:p>
    <w:p w14:paraId="0A734519" w14:textId="7E3B3083" w:rsidR="00AF316E" w:rsidRPr="00DA3E20" w:rsidRDefault="00AF316E"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Sheley, R.L., Goodwin, K.M., &amp; Rinella, M.J. (2003). Mowing: an important part of integrated weed management. </w:t>
      </w:r>
      <w:r w:rsidRPr="00DA3E20">
        <w:rPr>
          <w:rFonts w:ascii="Times New Roman" w:hAnsi="Times New Roman" w:cs="Times New Roman"/>
          <w:i/>
          <w:iCs/>
          <w:color w:val="222222"/>
          <w:sz w:val="24"/>
          <w:szCs w:val="24"/>
          <w:shd w:val="clear" w:color="auto" w:fill="FFFFFF"/>
        </w:rPr>
        <w:t>Rangelands Archives</w:t>
      </w:r>
      <w:r w:rsidRPr="00DA3E20">
        <w:rPr>
          <w:rFonts w:ascii="Times New Roman" w:hAnsi="Times New Roman" w:cs="Times New Roman"/>
          <w:color w:val="222222"/>
          <w:sz w:val="24"/>
          <w:szCs w:val="24"/>
          <w:shd w:val="clear" w:color="auto" w:fill="FFFFFF"/>
        </w:rPr>
        <w:t xml:space="preserve">, 25(1), 29-31. </w:t>
      </w:r>
    </w:p>
    <w:p w14:paraId="6AD9CEEF" w14:textId="6F5E29B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lastRenderedPageBreak/>
        <w:t xml:space="preserve">Skinner, K., Smith, L., &amp; Rice, P. (2000). Using noxious weed lists to prioritize targets for developing weed management strategies. </w:t>
      </w:r>
      <w:r w:rsidRPr="00DA3E20">
        <w:rPr>
          <w:rFonts w:ascii="Times New Roman" w:hAnsi="Times New Roman" w:cs="Times New Roman"/>
          <w:i/>
          <w:iCs/>
          <w:color w:val="222222"/>
          <w:sz w:val="24"/>
          <w:szCs w:val="24"/>
          <w:shd w:val="clear" w:color="auto" w:fill="FFFFFF"/>
        </w:rPr>
        <w:t>Weed Science</w:t>
      </w:r>
      <w:r w:rsidRPr="00DA3E20">
        <w:rPr>
          <w:rFonts w:ascii="Times New Roman" w:hAnsi="Times New Roman" w:cs="Times New Roman"/>
          <w:color w:val="222222"/>
          <w:sz w:val="24"/>
          <w:szCs w:val="24"/>
          <w:shd w:val="clear" w:color="auto" w:fill="FFFFFF"/>
        </w:rPr>
        <w:t>, 48(5), 640-644.</w:t>
      </w:r>
    </w:p>
    <w:p w14:paraId="487927B1" w14:textId="25654C1D"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Sun, Y., Ding, J., Siemann, E., &amp; Keller, S.R. (2020). Biocontrol of invasive weeds under climate change: progress, challenges and management implications. </w:t>
      </w:r>
      <w:r w:rsidRPr="00DA3E20">
        <w:rPr>
          <w:rFonts w:ascii="Times New Roman" w:hAnsi="Times New Roman" w:cs="Times New Roman"/>
          <w:i/>
          <w:iCs/>
          <w:color w:val="222222"/>
          <w:sz w:val="24"/>
          <w:szCs w:val="24"/>
          <w:shd w:val="clear" w:color="auto" w:fill="FFFFFF"/>
        </w:rPr>
        <w:t xml:space="preserve">Current </w:t>
      </w:r>
      <w:r w:rsidR="003B69F6" w:rsidRPr="00DA3E20">
        <w:rPr>
          <w:rFonts w:ascii="Times New Roman" w:hAnsi="Times New Roman" w:cs="Times New Roman"/>
          <w:i/>
          <w:iCs/>
          <w:color w:val="222222"/>
          <w:sz w:val="24"/>
          <w:szCs w:val="24"/>
          <w:shd w:val="clear" w:color="auto" w:fill="FFFFFF"/>
        </w:rPr>
        <w:t>O</w:t>
      </w:r>
      <w:r w:rsidRPr="00DA3E20">
        <w:rPr>
          <w:rFonts w:ascii="Times New Roman" w:hAnsi="Times New Roman" w:cs="Times New Roman"/>
          <w:i/>
          <w:iCs/>
          <w:color w:val="222222"/>
          <w:sz w:val="24"/>
          <w:szCs w:val="24"/>
          <w:shd w:val="clear" w:color="auto" w:fill="FFFFFF"/>
        </w:rPr>
        <w:t xml:space="preserve">pinion in </w:t>
      </w:r>
      <w:r w:rsidR="003B69F6" w:rsidRPr="00DA3E20">
        <w:rPr>
          <w:rFonts w:ascii="Times New Roman" w:hAnsi="Times New Roman" w:cs="Times New Roman"/>
          <w:i/>
          <w:iCs/>
          <w:color w:val="222222"/>
          <w:sz w:val="24"/>
          <w:szCs w:val="24"/>
          <w:shd w:val="clear" w:color="auto" w:fill="FFFFFF"/>
        </w:rPr>
        <w:t>I</w:t>
      </w:r>
      <w:r w:rsidRPr="00DA3E20">
        <w:rPr>
          <w:rFonts w:ascii="Times New Roman" w:hAnsi="Times New Roman" w:cs="Times New Roman"/>
          <w:i/>
          <w:iCs/>
          <w:color w:val="222222"/>
          <w:sz w:val="24"/>
          <w:szCs w:val="24"/>
          <w:shd w:val="clear" w:color="auto" w:fill="FFFFFF"/>
        </w:rPr>
        <w:t xml:space="preserve">nsect </w:t>
      </w:r>
      <w:r w:rsidR="003B69F6" w:rsidRPr="00DA3E20">
        <w:rPr>
          <w:rFonts w:ascii="Times New Roman" w:hAnsi="Times New Roman" w:cs="Times New Roman"/>
          <w:i/>
          <w:iCs/>
          <w:color w:val="222222"/>
          <w:sz w:val="24"/>
          <w:szCs w:val="24"/>
          <w:shd w:val="clear" w:color="auto" w:fill="FFFFFF"/>
        </w:rPr>
        <w:t>S</w:t>
      </w:r>
      <w:r w:rsidRPr="00DA3E20">
        <w:rPr>
          <w:rFonts w:ascii="Times New Roman" w:hAnsi="Times New Roman" w:cs="Times New Roman"/>
          <w:i/>
          <w:iCs/>
          <w:color w:val="222222"/>
          <w:sz w:val="24"/>
          <w:szCs w:val="24"/>
          <w:shd w:val="clear" w:color="auto" w:fill="FFFFFF"/>
        </w:rPr>
        <w:t>cience</w:t>
      </w:r>
      <w:r w:rsidRPr="00DA3E20">
        <w:rPr>
          <w:rFonts w:ascii="Times New Roman" w:hAnsi="Times New Roman" w:cs="Times New Roman"/>
          <w:color w:val="222222"/>
          <w:sz w:val="24"/>
          <w:szCs w:val="24"/>
          <w:shd w:val="clear" w:color="auto" w:fill="FFFFFF"/>
        </w:rPr>
        <w:t>, 38, 72-78.</w:t>
      </w:r>
    </w:p>
    <w:p w14:paraId="01F00BD4" w14:textId="79CAC519" w:rsidR="004638D0" w:rsidRPr="00DA3E20" w:rsidRDefault="004638D0"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Surles, W.W., Kok, L.T. </w:t>
      </w:r>
      <w:r w:rsidR="003208D8" w:rsidRPr="00DA3E20">
        <w:rPr>
          <w:rFonts w:ascii="Times New Roman" w:hAnsi="Times New Roman" w:cs="Times New Roman"/>
          <w:color w:val="222222"/>
          <w:sz w:val="24"/>
          <w:szCs w:val="24"/>
          <w:shd w:val="clear" w:color="auto" w:fill="FFFFFF"/>
        </w:rPr>
        <w:t>&amp;</w:t>
      </w:r>
      <w:r w:rsidRPr="00DA3E20">
        <w:rPr>
          <w:rFonts w:ascii="Times New Roman" w:hAnsi="Times New Roman" w:cs="Times New Roman"/>
          <w:color w:val="222222"/>
          <w:sz w:val="24"/>
          <w:szCs w:val="24"/>
          <w:shd w:val="clear" w:color="auto" w:fill="FFFFFF"/>
        </w:rPr>
        <w:t xml:space="preserve"> Pienkowski, R.L.</w:t>
      </w:r>
      <w:r w:rsidR="003208D8"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color w:val="222222"/>
          <w:sz w:val="24"/>
          <w:szCs w:val="24"/>
          <w:shd w:val="clear" w:color="auto" w:fill="FFFFFF"/>
        </w:rPr>
        <w:t>1974</w:t>
      </w:r>
      <w:r w:rsidR="003208D8"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w:t>
      </w:r>
      <w:proofErr w:type="spellStart"/>
      <w:r w:rsidRPr="00DA3E20">
        <w:rPr>
          <w:rFonts w:ascii="Times New Roman" w:hAnsi="Times New Roman" w:cs="Times New Roman"/>
          <w:color w:val="222222"/>
          <w:sz w:val="24"/>
          <w:szCs w:val="24"/>
          <w:shd w:val="clear" w:color="auto" w:fill="FFFFFF"/>
        </w:rPr>
        <w:t>Rhinocyllus</w:t>
      </w:r>
      <w:proofErr w:type="spellEnd"/>
      <w:r w:rsidRPr="00DA3E20">
        <w:rPr>
          <w:rFonts w:ascii="Times New Roman" w:hAnsi="Times New Roman" w:cs="Times New Roman"/>
          <w:color w:val="222222"/>
          <w:sz w:val="24"/>
          <w:szCs w:val="24"/>
          <w:shd w:val="clear" w:color="auto" w:fill="FFFFFF"/>
        </w:rPr>
        <w:t xml:space="preserve"> </w:t>
      </w:r>
      <w:proofErr w:type="spellStart"/>
      <w:r w:rsidRPr="00DA3E20">
        <w:rPr>
          <w:rFonts w:ascii="Times New Roman" w:hAnsi="Times New Roman" w:cs="Times New Roman"/>
          <w:color w:val="222222"/>
          <w:sz w:val="24"/>
          <w:szCs w:val="24"/>
          <w:shd w:val="clear" w:color="auto" w:fill="FFFFFF"/>
        </w:rPr>
        <w:t>conicus</w:t>
      </w:r>
      <w:proofErr w:type="spellEnd"/>
      <w:r w:rsidRPr="00DA3E20">
        <w:rPr>
          <w:rFonts w:ascii="Times New Roman" w:hAnsi="Times New Roman" w:cs="Times New Roman"/>
          <w:color w:val="222222"/>
          <w:sz w:val="24"/>
          <w:szCs w:val="24"/>
          <w:shd w:val="clear" w:color="auto" w:fill="FFFFFF"/>
        </w:rPr>
        <w:t xml:space="preserve"> establishment for biocontrol of thistles in Virginia. </w:t>
      </w:r>
      <w:r w:rsidRPr="00DA3E20">
        <w:rPr>
          <w:rFonts w:ascii="Times New Roman" w:hAnsi="Times New Roman" w:cs="Times New Roman"/>
          <w:i/>
          <w:iCs/>
          <w:color w:val="222222"/>
          <w:sz w:val="24"/>
          <w:szCs w:val="24"/>
          <w:shd w:val="clear" w:color="auto" w:fill="FFFFFF"/>
        </w:rPr>
        <w:t>Weed Science</w:t>
      </w:r>
      <w:r w:rsidRPr="00DA3E20">
        <w:rPr>
          <w:rFonts w:ascii="Times New Roman" w:hAnsi="Times New Roman" w:cs="Times New Roman"/>
          <w:color w:val="222222"/>
          <w:sz w:val="24"/>
          <w:szCs w:val="24"/>
          <w:shd w:val="clear" w:color="auto" w:fill="FFFFFF"/>
        </w:rPr>
        <w:t>, 22(1), pp.1-3.</w:t>
      </w:r>
    </w:p>
    <w:p w14:paraId="1FF3B7BE" w14:textId="2ECD2A38"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bookmarkStart w:id="337" w:name="_Hlk196034495"/>
      <w:proofErr w:type="spellStart"/>
      <w:r w:rsidRPr="00DA3E20">
        <w:rPr>
          <w:rFonts w:ascii="Times New Roman" w:hAnsi="Times New Roman" w:cs="Times New Roman"/>
          <w:color w:val="222222"/>
          <w:sz w:val="24"/>
          <w:szCs w:val="24"/>
          <w:shd w:val="clear" w:color="auto" w:fill="FFFFFF"/>
        </w:rPr>
        <w:t>Therneau</w:t>
      </w:r>
      <w:proofErr w:type="spellEnd"/>
      <w:r w:rsidRPr="00DA3E20">
        <w:rPr>
          <w:rFonts w:ascii="Times New Roman" w:hAnsi="Times New Roman" w:cs="Times New Roman"/>
          <w:color w:val="222222"/>
          <w:sz w:val="24"/>
          <w:szCs w:val="24"/>
          <w:shd w:val="clear" w:color="auto" w:fill="FFFFFF"/>
        </w:rPr>
        <w:t>, T.</w:t>
      </w:r>
      <w:r w:rsidR="00583947" w:rsidRPr="00DA3E20">
        <w:rPr>
          <w:rFonts w:ascii="Times New Roman" w:hAnsi="Times New Roman" w:cs="Times New Roman"/>
          <w:color w:val="222222"/>
          <w:sz w:val="24"/>
          <w:szCs w:val="24"/>
          <w:shd w:val="clear" w:color="auto" w:fill="FFFFFF"/>
        </w:rPr>
        <w:t>M.</w:t>
      </w:r>
      <w:r w:rsidRPr="00DA3E20">
        <w:rPr>
          <w:rFonts w:ascii="Times New Roman" w:hAnsi="Times New Roman" w:cs="Times New Roman"/>
          <w:color w:val="222222"/>
          <w:sz w:val="24"/>
          <w:szCs w:val="24"/>
          <w:shd w:val="clear" w:color="auto" w:fill="FFFFFF"/>
        </w:rPr>
        <w:t xml:space="preserve"> (202</w:t>
      </w:r>
      <w:r w:rsidR="00583947" w:rsidRPr="00DA3E20">
        <w:rPr>
          <w:rFonts w:ascii="Times New Roman" w:hAnsi="Times New Roman" w:cs="Times New Roman"/>
          <w:color w:val="222222"/>
          <w:sz w:val="24"/>
          <w:szCs w:val="24"/>
          <w:shd w:val="clear" w:color="auto" w:fill="FFFFFF"/>
        </w:rPr>
        <w:t>4</w:t>
      </w:r>
      <w:r w:rsidRPr="00DA3E20">
        <w:rPr>
          <w:rFonts w:ascii="Times New Roman" w:hAnsi="Times New Roman" w:cs="Times New Roman"/>
          <w:color w:val="222222"/>
          <w:sz w:val="24"/>
          <w:szCs w:val="24"/>
          <w:shd w:val="clear" w:color="auto" w:fill="FFFFFF"/>
        </w:rPr>
        <w:t xml:space="preserve">). </w:t>
      </w:r>
      <w:r w:rsidR="00583947" w:rsidRPr="00DA3E20">
        <w:rPr>
          <w:rFonts w:ascii="Times New Roman" w:hAnsi="Times New Roman" w:cs="Times New Roman"/>
          <w:color w:val="222222"/>
          <w:sz w:val="24"/>
          <w:szCs w:val="24"/>
          <w:shd w:val="clear" w:color="auto" w:fill="FFFFFF"/>
        </w:rPr>
        <w:t xml:space="preserve">Package </w:t>
      </w:r>
      <w:r w:rsidR="00DA3038" w:rsidRPr="00DA3E20">
        <w:rPr>
          <w:rFonts w:ascii="Times New Roman" w:hAnsi="Times New Roman" w:cs="Times New Roman"/>
          <w:color w:val="222222"/>
          <w:sz w:val="24"/>
          <w:szCs w:val="24"/>
          <w:shd w:val="clear" w:color="auto" w:fill="FFFFFF"/>
        </w:rPr>
        <w:t>‘</w:t>
      </w:r>
      <w:proofErr w:type="spellStart"/>
      <w:r w:rsidR="00583947" w:rsidRPr="00DA3E20">
        <w:rPr>
          <w:rFonts w:ascii="Times New Roman" w:hAnsi="Times New Roman" w:cs="Times New Roman"/>
          <w:color w:val="222222"/>
          <w:sz w:val="24"/>
          <w:szCs w:val="24"/>
          <w:shd w:val="clear" w:color="auto" w:fill="FFFFFF"/>
        </w:rPr>
        <w:t>coxme</w:t>
      </w:r>
      <w:proofErr w:type="spellEnd"/>
      <w:r w:rsidR="00DA3038" w:rsidRPr="00DA3E20">
        <w:rPr>
          <w:rFonts w:ascii="Times New Roman" w:hAnsi="Times New Roman" w:cs="Times New Roman"/>
          <w:color w:val="222222"/>
          <w:sz w:val="24"/>
          <w:szCs w:val="24"/>
          <w:shd w:val="clear" w:color="auto" w:fill="FFFFFF"/>
        </w:rPr>
        <w:t>’</w:t>
      </w:r>
      <w:r w:rsidR="00583947"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version </w:t>
      </w:r>
      <w:r w:rsidR="00583947" w:rsidRPr="00DA3E20">
        <w:rPr>
          <w:rFonts w:ascii="Times New Roman" w:hAnsi="Times New Roman" w:cs="Times New Roman"/>
          <w:color w:val="222222"/>
          <w:sz w:val="24"/>
          <w:szCs w:val="24"/>
          <w:shd w:val="clear" w:color="auto" w:fill="FFFFFF"/>
        </w:rPr>
        <w:t xml:space="preserve">2.2-20.                                        </w:t>
      </w:r>
      <w:r w:rsidR="00166EFB" w:rsidRPr="00DA3E20">
        <w:rPr>
          <w:rFonts w:ascii="Times New Roman" w:hAnsi="Times New Roman" w:cs="Times New Roman"/>
          <w:color w:val="222222"/>
          <w:sz w:val="24"/>
          <w:szCs w:val="24"/>
          <w:shd w:val="clear" w:color="auto" w:fill="FFFFFF"/>
        </w:rPr>
        <w:t xml:space="preserve"> </w:t>
      </w:r>
      <w:r w:rsidR="00DA3038" w:rsidRPr="00DA3E20">
        <w:rPr>
          <w:rFonts w:ascii="Times New Roman" w:hAnsi="Times New Roman" w:cs="Times New Roman"/>
          <w:color w:val="222222"/>
          <w:sz w:val="24"/>
          <w:szCs w:val="24"/>
          <w:shd w:val="clear" w:color="auto" w:fill="FFFFFF"/>
        </w:rPr>
        <w:t xml:space="preserve"> </w:t>
      </w:r>
      <w:r w:rsidR="00166EFB" w:rsidRPr="00DA3E20">
        <w:rPr>
          <w:rFonts w:ascii="Times New Roman" w:hAnsi="Times New Roman" w:cs="Times New Roman"/>
          <w:color w:val="222222"/>
          <w:sz w:val="24"/>
          <w:szCs w:val="24"/>
          <w:shd w:val="clear" w:color="auto" w:fill="FFFFFF"/>
        </w:rPr>
        <w:t>https://cran.r-project.org/web/packages/coxme/index.html</w:t>
      </w:r>
    </w:p>
    <w:bookmarkEnd w:id="337"/>
    <w:p w14:paraId="11BD9F6F" w14:textId="583B1392"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Thomson, L.J., Macfadyen, S., &amp; Hoffmann, A.A. (2010). Predicting the effects of climate change on natural enemies of agricultural pests. </w:t>
      </w:r>
      <w:r w:rsidRPr="00DA3E20">
        <w:rPr>
          <w:rFonts w:ascii="Times New Roman" w:hAnsi="Times New Roman" w:cs="Times New Roman"/>
          <w:i/>
          <w:iCs/>
          <w:color w:val="222222"/>
          <w:sz w:val="24"/>
          <w:szCs w:val="24"/>
          <w:shd w:val="clear" w:color="auto" w:fill="FFFFFF"/>
        </w:rPr>
        <w:t xml:space="preserve">Biological </w:t>
      </w:r>
      <w:r w:rsidR="003B69F6" w:rsidRPr="00DA3E20">
        <w:rPr>
          <w:rFonts w:ascii="Times New Roman" w:hAnsi="Times New Roman" w:cs="Times New Roman"/>
          <w:i/>
          <w:iCs/>
          <w:color w:val="222222"/>
          <w:sz w:val="24"/>
          <w:szCs w:val="24"/>
          <w:shd w:val="clear" w:color="auto" w:fill="FFFFFF"/>
        </w:rPr>
        <w:t>C</w:t>
      </w:r>
      <w:r w:rsidRPr="00DA3E20">
        <w:rPr>
          <w:rFonts w:ascii="Times New Roman" w:hAnsi="Times New Roman" w:cs="Times New Roman"/>
          <w:i/>
          <w:iCs/>
          <w:color w:val="222222"/>
          <w:sz w:val="24"/>
          <w:szCs w:val="24"/>
          <w:shd w:val="clear" w:color="auto" w:fill="FFFFFF"/>
        </w:rPr>
        <w:t>ontrol</w:t>
      </w:r>
      <w:r w:rsidRPr="00DA3E20">
        <w:rPr>
          <w:rFonts w:ascii="Times New Roman" w:hAnsi="Times New Roman" w:cs="Times New Roman"/>
          <w:color w:val="222222"/>
          <w:sz w:val="24"/>
          <w:szCs w:val="24"/>
          <w:shd w:val="clear" w:color="auto" w:fill="FFFFFF"/>
        </w:rPr>
        <w:t>, 52(3), 296-306.</w:t>
      </w:r>
    </w:p>
    <w:p w14:paraId="5340DF8F" w14:textId="77777777" w:rsidR="003208D8" w:rsidRPr="00DA3E20"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Trumble, J.T. &amp; Kok, L.T. (1982). Integrated pest management techniques in thistle suppression in pastures of North America. </w:t>
      </w:r>
      <w:r w:rsidRPr="00DA3E20">
        <w:rPr>
          <w:rFonts w:ascii="Times New Roman" w:hAnsi="Times New Roman" w:cs="Times New Roman"/>
          <w:i/>
          <w:iCs/>
          <w:color w:val="222222"/>
          <w:sz w:val="24"/>
          <w:szCs w:val="24"/>
          <w:shd w:val="clear" w:color="auto" w:fill="FFFFFF"/>
        </w:rPr>
        <w:t>Weed Research</w:t>
      </w:r>
      <w:r w:rsidRPr="00DA3E20">
        <w:rPr>
          <w:rFonts w:ascii="Times New Roman" w:hAnsi="Times New Roman" w:cs="Times New Roman"/>
          <w:color w:val="222222"/>
          <w:sz w:val="24"/>
          <w:szCs w:val="24"/>
          <w:shd w:val="clear" w:color="auto" w:fill="FFFFFF"/>
        </w:rPr>
        <w:t>, 22(6), 345-359.</w:t>
      </w:r>
    </w:p>
    <w:p w14:paraId="0174ED60" w14:textId="20BA9033" w:rsidR="00AD7752" w:rsidRPr="00DA3E20" w:rsidRDefault="00AD775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Varanasi, A., Prasad, P.V., &amp; </w:t>
      </w:r>
      <w:proofErr w:type="spellStart"/>
      <w:r w:rsidRPr="00DA3E20">
        <w:rPr>
          <w:rFonts w:ascii="Times New Roman" w:hAnsi="Times New Roman" w:cs="Times New Roman"/>
          <w:color w:val="222222"/>
          <w:sz w:val="24"/>
          <w:szCs w:val="24"/>
          <w:shd w:val="clear" w:color="auto" w:fill="FFFFFF"/>
        </w:rPr>
        <w:t>Jugulam</w:t>
      </w:r>
      <w:proofErr w:type="spellEnd"/>
      <w:r w:rsidRPr="00DA3E20">
        <w:rPr>
          <w:rFonts w:ascii="Times New Roman" w:hAnsi="Times New Roman" w:cs="Times New Roman"/>
          <w:color w:val="222222"/>
          <w:sz w:val="24"/>
          <w:szCs w:val="24"/>
          <w:shd w:val="clear" w:color="auto" w:fill="FFFFFF"/>
        </w:rPr>
        <w:t xml:space="preserve">, M. (2016). Impact of climate change factors on weeds and herbicide efficacy. </w:t>
      </w:r>
      <w:r w:rsidRPr="00DA3E20">
        <w:rPr>
          <w:rFonts w:ascii="Times New Roman" w:hAnsi="Times New Roman" w:cs="Times New Roman"/>
          <w:i/>
          <w:iCs/>
          <w:color w:val="222222"/>
          <w:sz w:val="24"/>
          <w:szCs w:val="24"/>
          <w:shd w:val="clear" w:color="auto" w:fill="FFFFFF"/>
        </w:rPr>
        <w:t xml:space="preserve">Advances in </w:t>
      </w:r>
      <w:r w:rsidR="003B69F6" w:rsidRPr="00DA3E20">
        <w:rPr>
          <w:rFonts w:ascii="Times New Roman" w:hAnsi="Times New Roman" w:cs="Times New Roman"/>
          <w:i/>
          <w:iCs/>
          <w:color w:val="222222"/>
          <w:sz w:val="24"/>
          <w:szCs w:val="24"/>
          <w:shd w:val="clear" w:color="auto" w:fill="FFFFFF"/>
        </w:rPr>
        <w:t>A</w:t>
      </w:r>
      <w:r w:rsidRPr="00DA3E20">
        <w:rPr>
          <w:rFonts w:ascii="Times New Roman" w:hAnsi="Times New Roman" w:cs="Times New Roman"/>
          <w:i/>
          <w:iCs/>
          <w:color w:val="222222"/>
          <w:sz w:val="24"/>
          <w:szCs w:val="24"/>
          <w:shd w:val="clear" w:color="auto" w:fill="FFFFFF"/>
        </w:rPr>
        <w:t>gronomy</w:t>
      </w:r>
      <w:r w:rsidRPr="00DA3E20">
        <w:rPr>
          <w:rFonts w:ascii="Times New Roman" w:hAnsi="Times New Roman" w:cs="Times New Roman"/>
          <w:color w:val="222222"/>
          <w:sz w:val="24"/>
          <w:szCs w:val="24"/>
          <w:shd w:val="clear" w:color="auto" w:fill="FFFFFF"/>
        </w:rPr>
        <w:t>, 135, 107-146.</w:t>
      </w:r>
    </w:p>
    <w:p w14:paraId="5DCDE8B0" w14:textId="41C96306" w:rsidR="00F963D6" w:rsidRPr="00DA3E20" w:rsidRDefault="00F963D6"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Zhang, R. &amp; Shea, K. (2019). Working smarter, not harder: objective-dependent management of an invasive thistle, Carduus nutans. </w:t>
      </w:r>
      <w:r w:rsidRPr="00DA3E20">
        <w:rPr>
          <w:rFonts w:ascii="Times New Roman" w:hAnsi="Times New Roman" w:cs="Times New Roman"/>
          <w:i/>
          <w:iCs/>
          <w:color w:val="222222"/>
          <w:sz w:val="24"/>
          <w:szCs w:val="24"/>
          <w:shd w:val="clear" w:color="auto" w:fill="FFFFFF"/>
        </w:rPr>
        <w:t>Invasive Plant Science and Management</w:t>
      </w:r>
      <w:r w:rsidRPr="00DA3E20">
        <w:rPr>
          <w:rFonts w:ascii="Times New Roman" w:hAnsi="Times New Roman" w:cs="Times New Roman"/>
          <w:color w:val="222222"/>
          <w:sz w:val="24"/>
          <w:szCs w:val="24"/>
          <w:shd w:val="clear" w:color="auto" w:fill="FFFFFF"/>
        </w:rPr>
        <w:t>, 12(3), 155-160.</w:t>
      </w:r>
    </w:p>
    <w:p w14:paraId="7BF6D357" w14:textId="12E1BB22" w:rsidR="00BC3457" w:rsidRPr="00DA3E20" w:rsidRDefault="00BC3457"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Zhang, R., Heberling, J.M., Haner, E. </w:t>
      </w:r>
      <w:r w:rsidR="00AD7752" w:rsidRPr="00DA3E20">
        <w:rPr>
          <w:rFonts w:ascii="Times New Roman" w:hAnsi="Times New Roman" w:cs="Times New Roman"/>
          <w:color w:val="222222"/>
          <w:sz w:val="24"/>
          <w:szCs w:val="24"/>
          <w:shd w:val="clear" w:color="auto" w:fill="FFFFFF"/>
        </w:rPr>
        <w:t>&amp;</w:t>
      </w:r>
      <w:r w:rsidRPr="00DA3E20">
        <w:rPr>
          <w:rFonts w:ascii="Times New Roman" w:hAnsi="Times New Roman" w:cs="Times New Roman"/>
          <w:color w:val="222222"/>
          <w:sz w:val="24"/>
          <w:szCs w:val="24"/>
          <w:shd w:val="clear" w:color="auto" w:fill="FFFFFF"/>
        </w:rPr>
        <w:t xml:space="preserve"> Shea, K. (2011a). Tolerance of two invasive thistles to repeated disturbance. </w:t>
      </w:r>
      <w:r w:rsidRPr="00DA3E20">
        <w:rPr>
          <w:rFonts w:ascii="Times New Roman" w:hAnsi="Times New Roman" w:cs="Times New Roman"/>
          <w:i/>
          <w:iCs/>
          <w:color w:val="222222"/>
          <w:sz w:val="24"/>
          <w:szCs w:val="24"/>
          <w:shd w:val="clear" w:color="auto" w:fill="FFFFFF"/>
        </w:rPr>
        <w:t xml:space="preserve">Ecological </w:t>
      </w:r>
      <w:r w:rsidR="003B69F6" w:rsidRPr="00DA3E20">
        <w:rPr>
          <w:rFonts w:ascii="Times New Roman" w:hAnsi="Times New Roman" w:cs="Times New Roman"/>
          <w:i/>
          <w:iCs/>
          <w:color w:val="222222"/>
          <w:sz w:val="24"/>
          <w:szCs w:val="24"/>
          <w:shd w:val="clear" w:color="auto" w:fill="FFFFFF"/>
        </w:rPr>
        <w:t>R</w:t>
      </w:r>
      <w:r w:rsidRPr="00DA3E20">
        <w:rPr>
          <w:rFonts w:ascii="Times New Roman" w:hAnsi="Times New Roman" w:cs="Times New Roman"/>
          <w:i/>
          <w:iCs/>
          <w:color w:val="222222"/>
          <w:sz w:val="24"/>
          <w:szCs w:val="24"/>
          <w:shd w:val="clear" w:color="auto" w:fill="FFFFFF"/>
        </w:rPr>
        <w:t>esearch</w:t>
      </w:r>
      <w:r w:rsidRPr="00DA3E20">
        <w:rPr>
          <w:rFonts w:ascii="Times New Roman" w:hAnsi="Times New Roman" w:cs="Times New Roman"/>
          <w:color w:val="222222"/>
          <w:sz w:val="24"/>
          <w:szCs w:val="24"/>
          <w:shd w:val="clear" w:color="auto" w:fill="FFFFFF"/>
        </w:rPr>
        <w:t>, 26(3), 575-581.</w:t>
      </w:r>
    </w:p>
    <w:p w14:paraId="681D02D2" w14:textId="7C1D78B5" w:rsidR="00D10B8B" w:rsidRPr="00DA3E20" w:rsidRDefault="00D10B8B"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Zhang, R., </w:t>
      </w:r>
      <w:proofErr w:type="spellStart"/>
      <w:r w:rsidRPr="00DA3E20">
        <w:rPr>
          <w:rFonts w:ascii="Times New Roman" w:hAnsi="Times New Roman" w:cs="Times New Roman"/>
          <w:color w:val="222222"/>
          <w:sz w:val="24"/>
          <w:szCs w:val="24"/>
          <w:shd w:val="clear" w:color="auto" w:fill="FFFFFF"/>
        </w:rPr>
        <w:t>Jongejans</w:t>
      </w:r>
      <w:proofErr w:type="spellEnd"/>
      <w:r w:rsidRPr="00DA3E20">
        <w:rPr>
          <w:rFonts w:ascii="Times New Roman" w:hAnsi="Times New Roman" w:cs="Times New Roman"/>
          <w:color w:val="222222"/>
          <w:sz w:val="24"/>
          <w:szCs w:val="24"/>
          <w:shd w:val="clear" w:color="auto" w:fill="FFFFFF"/>
        </w:rPr>
        <w:t>, E., &amp; Shea, K. (2011</w:t>
      </w:r>
      <w:r w:rsidR="00BC3457" w:rsidRPr="00DA3E20">
        <w:rPr>
          <w:rFonts w:ascii="Times New Roman" w:hAnsi="Times New Roman" w:cs="Times New Roman"/>
          <w:color w:val="222222"/>
          <w:sz w:val="24"/>
          <w:szCs w:val="24"/>
          <w:shd w:val="clear" w:color="auto" w:fill="FFFFFF"/>
        </w:rPr>
        <w:t>b</w:t>
      </w:r>
      <w:r w:rsidRPr="00DA3E20">
        <w:rPr>
          <w:rFonts w:ascii="Times New Roman" w:hAnsi="Times New Roman" w:cs="Times New Roman"/>
          <w:color w:val="222222"/>
          <w:sz w:val="24"/>
          <w:szCs w:val="24"/>
          <w:shd w:val="clear" w:color="auto" w:fill="FFFFFF"/>
        </w:rPr>
        <w:t xml:space="preserve">). Warming increases the spread of an invasive thistle. </w:t>
      </w:r>
      <w:proofErr w:type="spellStart"/>
      <w:r w:rsidRPr="00DA3E20">
        <w:rPr>
          <w:rFonts w:ascii="Times New Roman" w:hAnsi="Times New Roman" w:cs="Times New Roman"/>
          <w:i/>
          <w:iCs/>
          <w:color w:val="222222"/>
          <w:sz w:val="24"/>
          <w:szCs w:val="24"/>
          <w:shd w:val="clear" w:color="auto" w:fill="FFFFFF"/>
        </w:rPr>
        <w:t>PLoS</w:t>
      </w:r>
      <w:proofErr w:type="spellEnd"/>
      <w:r w:rsidRPr="00DA3E20">
        <w:rPr>
          <w:rFonts w:ascii="Times New Roman" w:hAnsi="Times New Roman" w:cs="Times New Roman"/>
          <w:i/>
          <w:iCs/>
          <w:color w:val="222222"/>
          <w:sz w:val="24"/>
          <w:szCs w:val="24"/>
          <w:shd w:val="clear" w:color="auto" w:fill="FFFFFF"/>
        </w:rPr>
        <w:t xml:space="preserve"> One</w:t>
      </w:r>
      <w:r w:rsidRPr="00DA3E20">
        <w:rPr>
          <w:rFonts w:ascii="Times New Roman" w:hAnsi="Times New Roman" w:cs="Times New Roman"/>
          <w:color w:val="222222"/>
          <w:sz w:val="24"/>
          <w:szCs w:val="24"/>
          <w:shd w:val="clear" w:color="auto" w:fill="FFFFFF"/>
        </w:rPr>
        <w:t>, 6(6), e21725.</w:t>
      </w:r>
    </w:p>
    <w:p w14:paraId="00E8CD07" w14:textId="56197E6B" w:rsidR="00386C46" w:rsidRPr="00DA3E20" w:rsidRDefault="00386C46"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Zhang, R. </w:t>
      </w:r>
      <w:r w:rsidR="00AD7752" w:rsidRPr="00DA3E20">
        <w:rPr>
          <w:rFonts w:ascii="Times New Roman" w:hAnsi="Times New Roman" w:cs="Times New Roman"/>
          <w:color w:val="222222"/>
          <w:sz w:val="24"/>
          <w:szCs w:val="24"/>
          <w:shd w:val="clear" w:color="auto" w:fill="FFFFFF"/>
        </w:rPr>
        <w:t>&amp;</w:t>
      </w:r>
      <w:r w:rsidRPr="00DA3E20">
        <w:rPr>
          <w:rFonts w:ascii="Times New Roman" w:hAnsi="Times New Roman" w:cs="Times New Roman"/>
          <w:color w:val="222222"/>
          <w:sz w:val="24"/>
          <w:szCs w:val="24"/>
          <w:shd w:val="clear" w:color="auto" w:fill="FFFFFF"/>
        </w:rPr>
        <w:t xml:space="preserve"> Shea, K.</w:t>
      </w:r>
      <w:r w:rsidR="00AD7752"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color w:val="222222"/>
          <w:sz w:val="24"/>
          <w:szCs w:val="24"/>
          <w:shd w:val="clear" w:color="auto" w:fill="FFFFFF"/>
        </w:rPr>
        <w:t>2012</w:t>
      </w:r>
      <w:r w:rsidR="00AD7752" w:rsidRPr="00DA3E20">
        <w:rPr>
          <w:rFonts w:ascii="Times New Roman" w:hAnsi="Times New Roman" w:cs="Times New Roman"/>
          <w:color w:val="222222"/>
          <w:sz w:val="24"/>
          <w:szCs w:val="24"/>
          <w:shd w:val="clear" w:color="auto" w:fill="FFFFFF"/>
        </w:rPr>
        <w:t>)</w:t>
      </w:r>
      <w:r w:rsidRPr="00DA3E20">
        <w:rPr>
          <w:rFonts w:ascii="Times New Roman" w:hAnsi="Times New Roman" w:cs="Times New Roman"/>
          <w:color w:val="222222"/>
          <w:sz w:val="24"/>
          <w:szCs w:val="24"/>
          <w:shd w:val="clear" w:color="auto" w:fill="FFFFFF"/>
        </w:rPr>
        <w:t xml:space="preserve">. Integrating multiple disturbance aspects: management of an invasive thistle, Carduus nutans. </w:t>
      </w:r>
      <w:r w:rsidRPr="00DA3E20">
        <w:rPr>
          <w:rFonts w:ascii="Times New Roman" w:hAnsi="Times New Roman" w:cs="Times New Roman"/>
          <w:i/>
          <w:iCs/>
          <w:color w:val="222222"/>
          <w:sz w:val="24"/>
          <w:szCs w:val="24"/>
          <w:shd w:val="clear" w:color="auto" w:fill="FFFFFF"/>
        </w:rPr>
        <w:t xml:space="preserve">Annals of </w:t>
      </w:r>
      <w:r w:rsidR="003B69F6" w:rsidRPr="00DA3E20">
        <w:rPr>
          <w:rFonts w:ascii="Times New Roman" w:hAnsi="Times New Roman" w:cs="Times New Roman"/>
          <w:i/>
          <w:iCs/>
          <w:color w:val="222222"/>
          <w:sz w:val="24"/>
          <w:szCs w:val="24"/>
          <w:shd w:val="clear" w:color="auto" w:fill="FFFFFF"/>
        </w:rPr>
        <w:t>B</w:t>
      </w:r>
      <w:r w:rsidRPr="00DA3E20">
        <w:rPr>
          <w:rFonts w:ascii="Times New Roman" w:hAnsi="Times New Roman" w:cs="Times New Roman"/>
          <w:i/>
          <w:iCs/>
          <w:color w:val="222222"/>
          <w:sz w:val="24"/>
          <w:szCs w:val="24"/>
          <w:shd w:val="clear" w:color="auto" w:fill="FFFFFF"/>
        </w:rPr>
        <w:t>otany</w:t>
      </w:r>
      <w:r w:rsidRPr="00DA3E20">
        <w:rPr>
          <w:rFonts w:ascii="Times New Roman" w:hAnsi="Times New Roman" w:cs="Times New Roman"/>
          <w:color w:val="222222"/>
          <w:sz w:val="24"/>
          <w:szCs w:val="24"/>
          <w:shd w:val="clear" w:color="auto" w:fill="FFFFFF"/>
        </w:rPr>
        <w:t>, 110(7), 1395-1401.</w:t>
      </w:r>
    </w:p>
    <w:p w14:paraId="6763B08A" w14:textId="4EC42391" w:rsidR="00CA4B0E" w:rsidRPr="00DA3E20" w:rsidRDefault="00CA4B0E"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lastRenderedPageBreak/>
        <w:t xml:space="preserve">Zipkin, E.F., Kraft, C.E., Cooch, E.G., &amp; Sullivan, P.J. (2009). When can efforts to control nuisance and invasive species </w:t>
      </w:r>
      <w:proofErr w:type="gramStart"/>
      <w:r w:rsidRPr="00DA3E20">
        <w:rPr>
          <w:rFonts w:ascii="Times New Roman" w:hAnsi="Times New Roman" w:cs="Times New Roman"/>
          <w:color w:val="222222"/>
          <w:sz w:val="24"/>
          <w:szCs w:val="24"/>
          <w:shd w:val="clear" w:color="auto" w:fill="FFFFFF"/>
        </w:rPr>
        <w:t>backfire?.</w:t>
      </w:r>
      <w:proofErr w:type="gramEnd"/>
      <w:r w:rsidRPr="00DA3E20">
        <w:rPr>
          <w:rFonts w:ascii="Times New Roman" w:hAnsi="Times New Roman" w:cs="Times New Roman"/>
          <w:color w:val="222222"/>
          <w:sz w:val="24"/>
          <w:szCs w:val="24"/>
          <w:shd w:val="clear" w:color="auto" w:fill="FFFFFF"/>
        </w:rPr>
        <w:t xml:space="preserve"> </w:t>
      </w:r>
      <w:r w:rsidRPr="00DA3E20">
        <w:rPr>
          <w:rFonts w:ascii="Times New Roman" w:hAnsi="Times New Roman" w:cs="Times New Roman"/>
          <w:i/>
          <w:iCs/>
          <w:color w:val="222222"/>
          <w:sz w:val="24"/>
          <w:szCs w:val="24"/>
          <w:shd w:val="clear" w:color="auto" w:fill="FFFFFF"/>
        </w:rPr>
        <w:t>Ecological Applications</w:t>
      </w:r>
      <w:r w:rsidRPr="00DA3E20">
        <w:rPr>
          <w:rFonts w:ascii="Times New Roman" w:hAnsi="Times New Roman" w:cs="Times New Roman"/>
          <w:color w:val="222222"/>
          <w:sz w:val="24"/>
          <w:szCs w:val="24"/>
          <w:shd w:val="clear" w:color="auto" w:fill="FFFFFF"/>
        </w:rPr>
        <w:t>, 19(6), 1585-1595.</w:t>
      </w:r>
    </w:p>
    <w:p w14:paraId="1B86FA6F" w14:textId="77777777" w:rsidR="00AD7752" w:rsidRPr="00DA3E20" w:rsidRDefault="00AD775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Ziska, L.H., Teasdale, J.R., &amp; Bunce, J.A. (1999). Future atmospheric carbon dioxide may increase tolerance to glyphosate. </w:t>
      </w:r>
      <w:r w:rsidRPr="00DA3E20">
        <w:rPr>
          <w:rFonts w:ascii="Times New Roman" w:hAnsi="Times New Roman" w:cs="Times New Roman"/>
          <w:i/>
          <w:iCs/>
          <w:color w:val="222222"/>
          <w:sz w:val="24"/>
          <w:szCs w:val="24"/>
          <w:shd w:val="clear" w:color="auto" w:fill="FFFFFF"/>
        </w:rPr>
        <w:t>Weed Science</w:t>
      </w:r>
      <w:r w:rsidRPr="00DA3E20">
        <w:rPr>
          <w:rFonts w:ascii="Times New Roman" w:hAnsi="Times New Roman" w:cs="Times New Roman"/>
          <w:color w:val="222222"/>
          <w:sz w:val="24"/>
          <w:szCs w:val="24"/>
          <w:shd w:val="clear" w:color="auto" w:fill="FFFFFF"/>
        </w:rPr>
        <w:t>, 47(5), 608-615.</w:t>
      </w:r>
    </w:p>
    <w:p w14:paraId="78E10602" w14:textId="463D1015" w:rsidR="00241967" w:rsidRPr="00DA3E20" w:rsidRDefault="00AD7752" w:rsidP="00604784">
      <w:pPr>
        <w:spacing w:after="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t xml:space="preserve">Ziska, L.H., Blumenthal, D.M., Runion, G.B., Hunt, E.R., &amp; Diaz-Soltero, H. (2011). Invasive species and climate change: an agronomic perspective. </w:t>
      </w:r>
      <w:r w:rsidRPr="00DA3E20">
        <w:rPr>
          <w:rFonts w:ascii="Times New Roman" w:hAnsi="Times New Roman" w:cs="Times New Roman"/>
          <w:i/>
          <w:iCs/>
          <w:color w:val="222222"/>
          <w:sz w:val="24"/>
          <w:szCs w:val="24"/>
          <w:shd w:val="clear" w:color="auto" w:fill="FFFFFF"/>
        </w:rPr>
        <w:t>Climatic Change</w:t>
      </w:r>
      <w:r w:rsidRPr="00DA3E20">
        <w:rPr>
          <w:rFonts w:ascii="Times New Roman" w:hAnsi="Times New Roman" w:cs="Times New Roman"/>
          <w:color w:val="222222"/>
          <w:sz w:val="24"/>
          <w:szCs w:val="24"/>
          <w:shd w:val="clear" w:color="auto" w:fill="FFFFFF"/>
        </w:rPr>
        <w:t>, 105(1), 13-42.</w:t>
      </w:r>
    </w:p>
    <w:p w14:paraId="2F9EC9C6" w14:textId="77777777" w:rsidR="00241967" w:rsidRPr="00DA3E20" w:rsidRDefault="00241967">
      <w:pPr>
        <w:rPr>
          <w:rFonts w:ascii="Times New Roman" w:hAnsi="Times New Roman" w:cs="Times New Roman"/>
          <w:color w:val="222222"/>
          <w:sz w:val="24"/>
          <w:szCs w:val="24"/>
          <w:shd w:val="clear" w:color="auto" w:fill="FFFFFF"/>
        </w:rPr>
      </w:pPr>
      <w:r w:rsidRPr="00DA3E20">
        <w:rPr>
          <w:rFonts w:ascii="Times New Roman" w:hAnsi="Times New Roman" w:cs="Times New Roman"/>
          <w:color w:val="222222"/>
          <w:sz w:val="24"/>
          <w:szCs w:val="24"/>
          <w:shd w:val="clear" w:color="auto" w:fill="FFFFFF"/>
        </w:rPr>
        <w:br w:type="page"/>
      </w:r>
    </w:p>
    <w:p w14:paraId="79AF8A17" w14:textId="3B91F6F9" w:rsidR="00241967" w:rsidRPr="00DA3E20" w:rsidRDefault="00241967" w:rsidP="00392DE2">
      <w:pPr>
        <w:spacing w:after="0" w:line="480" w:lineRule="auto"/>
        <w:rPr>
          <w:rFonts w:ascii="Times New Roman" w:eastAsiaTheme="minorEastAsia" w:hAnsi="Times New Roman" w:cs="Times New Roman"/>
          <w:sz w:val="24"/>
          <w:szCs w:val="24"/>
        </w:rPr>
      </w:pPr>
      <w:r w:rsidRPr="00DA3E20">
        <w:rPr>
          <w:rFonts w:ascii="Times New Roman" w:hAnsi="Times New Roman" w:cs="Times New Roman"/>
          <w:b/>
          <w:bCs/>
          <w:sz w:val="24"/>
          <w:szCs w:val="24"/>
        </w:rPr>
        <w:lastRenderedPageBreak/>
        <w:t xml:space="preserve">Table 1. </w:t>
      </w:r>
      <w:r w:rsidR="00710517" w:rsidRPr="00DA3E20">
        <w:rPr>
          <w:rFonts w:ascii="Times New Roman" w:hAnsi="Times New Roman" w:cs="Times New Roman"/>
          <w:sz w:val="24"/>
          <w:szCs w:val="24"/>
        </w:rPr>
        <w:t>Estimates (</w:t>
      </w:r>
      <m:oMath>
        <m:r>
          <w:rPr>
            <w:rFonts w:ascii="Cambria Math" w:hAnsi="Cambria Math" w:cs="Times New Roman"/>
            <w:sz w:val="24"/>
            <w:szCs w:val="24"/>
          </w:rPr>
          <m:t>±</m:t>
        </m:r>
      </m:oMath>
      <w:r w:rsidR="00710517" w:rsidRPr="00DA3E20">
        <w:rPr>
          <w:rFonts w:ascii="Times New Roman" w:eastAsiaTheme="minorEastAsia" w:hAnsi="Times New Roman" w:cs="Times New Roman"/>
          <w:sz w:val="24"/>
          <w:szCs w:val="24"/>
        </w:rPr>
        <w:t>1 standard error),</w:t>
      </w:r>
      <w:r w:rsidR="00941A74"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oMath>
      <w:r w:rsidR="00200DB4" w:rsidRPr="00DA3E20">
        <w:rPr>
          <w:rFonts w:ascii="Times New Roman" w:eastAsiaTheme="minorEastAsia" w:hAnsi="Times New Roman" w:cs="Times New Roman"/>
          <w:sz w:val="24"/>
          <w:szCs w:val="24"/>
        </w:rPr>
        <w:t>-</w:t>
      </w:r>
      <w:r w:rsidR="00710517"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00710517" w:rsidRPr="00DA3E20">
        <w:rPr>
          <w:rFonts w:ascii="Times New Roman" w:eastAsiaTheme="minorEastAsia" w:hAnsi="Times New Roman" w:cs="Times New Roman"/>
          <w:sz w:val="24"/>
          <w:szCs w:val="24"/>
        </w:rPr>
        <w:t>-values</w:t>
      </w:r>
      <w:r w:rsidR="00873819" w:rsidRPr="00DA3E20">
        <w:rPr>
          <w:rFonts w:ascii="Times New Roman" w:eastAsiaTheme="minorEastAsia" w:hAnsi="Times New Roman" w:cs="Times New Roman"/>
          <w:sz w:val="24"/>
          <w:szCs w:val="24"/>
        </w:rPr>
        <w:t xml:space="preserve"> </w:t>
      </w:r>
      <w:r w:rsidR="007626D3" w:rsidRPr="00DA3E20">
        <w:rPr>
          <w:rFonts w:ascii="Times New Roman" w:eastAsiaTheme="minorEastAsia" w:hAnsi="Times New Roman" w:cs="Times New Roman"/>
          <w:sz w:val="24"/>
          <w:szCs w:val="24"/>
        </w:rPr>
        <w:t xml:space="preserve">for </w:t>
      </w:r>
      <w:r w:rsidR="00654906" w:rsidRPr="00DA3E20">
        <w:rPr>
          <w:rFonts w:ascii="Times New Roman" w:eastAsiaTheme="minorEastAsia" w:hAnsi="Times New Roman" w:cs="Times New Roman"/>
          <w:sz w:val="24"/>
          <w:szCs w:val="24"/>
        </w:rPr>
        <w:t>coefficients of the</w:t>
      </w:r>
      <w:r w:rsidR="007626D3" w:rsidRPr="00DA3E20">
        <w:rPr>
          <w:rFonts w:ascii="Times New Roman" w:eastAsiaTheme="minorEastAsia" w:hAnsi="Times New Roman" w:cs="Times New Roman"/>
          <w:sz w:val="24"/>
          <w:szCs w:val="24"/>
        </w:rPr>
        <w:t xml:space="preserve"> </w:t>
      </w:r>
      <w:r w:rsidR="00654906" w:rsidRPr="00DA3E20">
        <w:rPr>
          <w:rFonts w:ascii="Times New Roman" w:eastAsiaTheme="minorEastAsia" w:hAnsi="Times New Roman" w:cs="Times New Roman"/>
          <w:sz w:val="24"/>
          <w:szCs w:val="24"/>
        </w:rPr>
        <w:t>mixed-effects linear models on</w:t>
      </w:r>
      <w:r w:rsidR="007626D3" w:rsidRPr="00DA3E20">
        <w:rPr>
          <w:rFonts w:ascii="Times New Roman" w:eastAsiaTheme="minorEastAsia" w:hAnsi="Times New Roman" w:cs="Times New Roman"/>
          <w:sz w:val="24"/>
          <w:szCs w:val="24"/>
        </w:rPr>
        <w:t xml:space="preserve"> </w:t>
      </w:r>
      <w:commentRangeStart w:id="338"/>
      <w:commentRangeStart w:id="339"/>
      <w:r w:rsidR="007626D3" w:rsidRPr="00DA3E20">
        <w:rPr>
          <w:rFonts w:ascii="Times New Roman" w:eastAsiaTheme="minorEastAsia" w:hAnsi="Times New Roman" w:cs="Times New Roman"/>
          <w:sz w:val="24"/>
          <w:szCs w:val="24"/>
        </w:rPr>
        <w:t>log-transformed</w:t>
      </w:r>
      <w:r w:rsidR="00710517" w:rsidRPr="00DA3E20">
        <w:rPr>
          <w:rFonts w:ascii="Times New Roman" w:eastAsiaTheme="minorEastAsia" w:hAnsi="Times New Roman" w:cs="Times New Roman"/>
          <w:sz w:val="24"/>
          <w:szCs w:val="24"/>
        </w:rPr>
        <w:t xml:space="preserve"> </w:t>
      </w:r>
      <w:commentRangeEnd w:id="338"/>
      <w:r w:rsidR="004854DF" w:rsidRPr="00DA3E20">
        <w:rPr>
          <w:rStyle w:val="CommentReference"/>
        </w:rPr>
        <w:commentReference w:id="338"/>
      </w:r>
      <w:commentRangeEnd w:id="339"/>
      <w:r w:rsidR="00DB5569">
        <w:rPr>
          <w:rStyle w:val="CommentReference"/>
        </w:rPr>
        <w:commentReference w:id="339"/>
      </w:r>
      <w:r w:rsidR="003B0D9A" w:rsidRPr="00DA3E20">
        <w:rPr>
          <w:rFonts w:ascii="Times New Roman" w:eastAsiaTheme="minorEastAsia" w:hAnsi="Times New Roman" w:cs="Times New Roman"/>
          <w:sz w:val="24"/>
          <w:szCs w:val="24"/>
        </w:rPr>
        <w:t>maximum bud count,</w:t>
      </w:r>
      <w:r w:rsidR="00873819" w:rsidRPr="00DA3E20">
        <w:rPr>
          <w:rFonts w:ascii="Times New Roman" w:eastAsiaTheme="minorEastAsia" w:hAnsi="Times New Roman" w:cs="Times New Roman"/>
          <w:sz w:val="24"/>
          <w:szCs w:val="24"/>
        </w:rPr>
        <w:t xml:space="preserve"> log-transformed</w:t>
      </w:r>
      <w:r w:rsidR="003B0D9A" w:rsidRPr="00DA3E20">
        <w:rPr>
          <w:rFonts w:ascii="Times New Roman" w:eastAsiaTheme="minorEastAsia" w:hAnsi="Times New Roman" w:cs="Times New Roman"/>
          <w:sz w:val="24"/>
          <w:szCs w:val="24"/>
        </w:rPr>
        <w:t xml:space="preserve"> maximum height (cm), and</w:t>
      </w:r>
      <w:r w:rsidR="00873819" w:rsidRPr="00DA3E20">
        <w:rPr>
          <w:rFonts w:ascii="Times New Roman" w:eastAsiaTheme="minorEastAsia" w:hAnsi="Times New Roman" w:cs="Times New Roman"/>
          <w:sz w:val="24"/>
          <w:szCs w:val="24"/>
        </w:rPr>
        <w:t xml:space="preserve"> log-transformed</w:t>
      </w:r>
      <w:r w:rsidR="003B0D9A" w:rsidRPr="00DA3E20">
        <w:rPr>
          <w:rFonts w:ascii="Times New Roman" w:eastAsiaTheme="minorEastAsia" w:hAnsi="Times New Roman" w:cs="Times New Roman"/>
          <w:sz w:val="24"/>
          <w:szCs w:val="24"/>
        </w:rPr>
        <w:t xml:space="preserve"> maximum stem count</w:t>
      </w:r>
      <w:r w:rsidR="006948FF" w:rsidRPr="00DA3E20">
        <w:rPr>
          <w:rFonts w:ascii="Times New Roman" w:eastAsiaTheme="minorEastAsia" w:hAnsi="Times New Roman" w:cs="Times New Roman"/>
          <w:sz w:val="24"/>
          <w:szCs w:val="24"/>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893F23" w:rsidRPr="00DA3E20" w14:paraId="7FF5F945" w14:textId="77777777" w:rsidTr="006004F7">
        <w:tc>
          <w:tcPr>
            <w:tcW w:w="2107" w:type="dxa"/>
            <w:tcBorders>
              <w:bottom w:val="single" w:sz="18" w:space="0" w:color="auto"/>
            </w:tcBorders>
          </w:tcPr>
          <w:p w14:paraId="665C1C2C" w14:textId="77777777" w:rsidR="00893F23" w:rsidRPr="00DA3E20" w:rsidRDefault="00893F23" w:rsidP="006004F7">
            <w:pPr>
              <w:rPr>
                <w:rFonts w:ascii="Times New Roman" w:hAnsi="Times New Roman" w:cs="Times New Roman"/>
                <w:b/>
                <w:bCs/>
              </w:rPr>
            </w:pPr>
            <w:bookmarkStart w:id="340" w:name="_Hlk195362412"/>
          </w:p>
        </w:tc>
        <w:tc>
          <w:tcPr>
            <w:tcW w:w="3340" w:type="dxa"/>
            <w:gridSpan w:val="3"/>
            <w:tcBorders>
              <w:bottom w:val="single" w:sz="18" w:space="0" w:color="auto"/>
            </w:tcBorders>
          </w:tcPr>
          <w:p w14:paraId="76B1B5B9" w14:textId="6102390B" w:rsidR="00893F23" w:rsidRPr="00DA3E20" w:rsidRDefault="00893F23" w:rsidP="006004F7">
            <w:pPr>
              <w:jc w:val="center"/>
              <w:rPr>
                <w:rFonts w:ascii="Times New Roman" w:hAnsi="Times New Roman" w:cs="Times New Roman"/>
                <w:b/>
                <w:bCs/>
              </w:rPr>
            </w:pP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w:t>
            </w:r>
            <w:r w:rsidR="00710517" w:rsidRPr="00DA3E20">
              <w:rPr>
                <w:rFonts w:ascii="Times New Roman" w:hAnsi="Times New Roman" w:cs="Times New Roman"/>
                <w:b/>
                <w:bCs/>
              </w:rPr>
              <w:t>60</w:t>
            </w:r>
            <w:r w:rsidRPr="00DA3E20">
              <w:rPr>
                <w:rFonts w:ascii="Times New Roman" w:hAnsi="Times New Roman" w:cs="Times New Roman"/>
                <w:b/>
                <w:bCs/>
              </w:rPr>
              <w:t>)</w:t>
            </w:r>
          </w:p>
        </w:tc>
        <w:tc>
          <w:tcPr>
            <w:tcW w:w="563" w:type="dxa"/>
            <w:tcBorders>
              <w:bottom w:val="single" w:sz="18" w:space="0" w:color="auto"/>
            </w:tcBorders>
          </w:tcPr>
          <w:p w14:paraId="1A957012" w14:textId="77777777" w:rsidR="00893F23" w:rsidRPr="00DA3E20" w:rsidRDefault="00893F23" w:rsidP="006004F7">
            <w:pPr>
              <w:jc w:val="center"/>
              <w:rPr>
                <w:rFonts w:ascii="Times New Roman" w:hAnsi="Times New Roman" w:cs="Times New Roman"/>
                <w:b/>
                <w:bCs/>
              </w:rPr>
            </w:pPr>
          </w:p>
        </w:tc>
        <w:tc>
          <w:tcPr>
            <w:tcW w:w="3346" w:type="dxa"/>
            <w:gridSpan w:val="3"/>
            <w:tcBorders>
              <w:bottom w:val="single" w:sz="18" w:space="0" w:color="auto"/>
            </w:tcBorders>
            <w:vAlign w:val="center"/>
          </w:tcPr>
          <w:p w14:paraId="71F931BC" w14:textId="4DDF6514" w:rsidR="00893F23" w:rsidRPr="00DA3E20" w:rsidRDefault="00893F23" w:rsidP="006004F7">
            <w:pPr>
              <w:jc w:val="center"/>
              <w:rPr>
                <w:rFonts w:ascii="Times New Roman" w:hAnsi="Times New Roman" w:cs="Times New Roman"/>
                <w:b/>
                <w:bCs/>
              </w:rPr>
            </w:pP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w:t>
            </w:r>
            <w:r w:rsidR="00710517" w:rsidRPr="00DA3E20">
              <w:rPr>
                <w:rFonts w:ascii="Times New Roman" w:hAnsi="Times New Roman" w:cs="Times New Roman"/>
                <w:b/>
                <w:bCs/>
              </w:rPr>
              <w:t>60</w:t>
            </w:r>
            <w:r w:rsidRPr="00DA3E20">
              <w:rPr>
                <w:rFonts w:ascii="Times New Roman" w:hAnsi="Times New Roman" w:cs="Times New Roman"/>
                <w:b/>
                <w:bCs/>
              </w:rPr>
              <w:t>)</w:t>
            </w:r>
          </w:p>
        </w:tc>
      </w:tr>
      <w:tr w:rsidR="00893F23" w:rsidRPr="00DA3E20" w14:paraId="6D596FAC" w14:textId="77777777" w:rsidTr="00941A74">
        <w:trPr>
          <w:trHeight w:val="283"/>
        </w:trPr>
        <w:tc>
          <w:tcPr>
            <w:tcW w:w="2107" w:type="dxa"/>
            <w:tcBorders>
              <w:top w:val="single" w:sz="4" w:space="0" w:color="auto"/>
            </w:tcBorders>
          </w:tcPr>
          <w:p w14:paraId="1A68D590" w14:textId="77777777" w:rsidR="00893F23" w:rsidRPr="00DA3E20" w:rsidRDefault="00893F23" w:rsidP="006004F7">
            <w:pPr>
              <w:rPr>
                <w:rFonts w:ascii="Times New Roman" w:hAnsi="Times New Roman" w:cs="Times New Roman"/>
              </w:rPr>
            </w:pPr>
          </w:p>
        </w:tc>
        <w:tc>
          <w:tcPr>
            <w:tcW w:w="1586" w:type="dxa"/>
            <w:tcBorders>
              <w:top w:val="single" w:sz="4" w:space="0" w:color="auto"/>
            </w:tcBorders>
            <w:vAlign w:val="center"/>
          </w:tcPr>
          <w:p w14:paraId="42D5B4C7" w14:textId="77777777" w:rsidR="00893F23" w:rsidRPr="00DA3E20" w:rsidRDefault="00893F23" w:rsidP="006004F7">
            <w:pPr>
              <w:jc w:val="right"/>
              <w:rPr>
                <w:rFonts w:ascii="Times New Roman" w:hAnsi="Times New Roman" w:cs="Times New Roman"/>
              </w:rPr>
            </w:pPr>
          </w:p>
        </w:tc>
        <w:tc>
          <w:tcPr>
            <w:tcW w:w="905" w:type="dxa"/>
            <w:tcBorders>
              <w:top w:val="single" w:sz="4" w:space="0" w:color="auto"/>
            </w:tcBorders>
            <w:vAlign w:val="center"/>
          </w:tcPr>
          <w:p w14:paraId="1B850A5D" w14:textId="77777777" w:rsidR="00893F23" w:rsidRPr="00DA3E20" w:rsidRDefault="00893F23" w:rsidP="006004F7">
            <w:pPr>
              <w:jc w:val="right"/>
              <w:rPr>
                <w:rFonts w:ascii="Times New Roman" w:hAnsi="Times New Roman" w:cs="Times New Roman"/>
              </w:rPr>
            </w:pPr>
          </w:p>
        </w:tc>
        <w:tc>
          <w:tcPr>
            <w:tcW w:w="849" w:type="dxa"/>
            <w:tcBorders>
              <w:top w:val="single" w:sz="4" w:space="0" w:color="auto"/>
            </w:tcBorders>
            <w:vAlign w:val="center"/>
          </w:tcPr>
          <w:p w14:paraId="59EB63FB" w14:textId="77777777" w:rsidR="00893F23" w:rsidRPr="00DA3E20" w:rsidRDefault="00893F23" w:rsidP="006004F7">
            <w:pPr>
              <w:jc w:val="right"/>
              <w:rPr>
                <w:rFonts w:ascii="Times New Roman" w:hAnsi="Times New Roman" w:cs="Times New Roman"/>
              </w:rPr>
            </w:pPr>
          </w:p>
        </w:tc>
        <w:tc>
          <w:tcPr>
            <w:tcW w:w="563" w:type="dxa"/>
            <w:tcBorders>
              <w:top w:val="single" w:sz="4" w:space="0" w:color="auto"/>
            </w:tcBorders>
          </w:tcPr>
          <w:p w14:paraId="366777FD" w14:textId="77777777" w:rsidR="00893F23" w:rsidRPr="00DA3E20" w:rsidDel="00EC4627" w:rsidRDefault="00893F23" w:rsidP="006004F7">
            <w:pPr>
              <w:jc w:val="right"/>
              <w:rPr>
                <w:rFonts w:ascii="Times New Roman" w:hAnsi="Times New Roman" w:cs="Times New Roman"/>
              </w:rPr>
            </w:pPr>
          </w:p>
        </w:tc>
        <w:tc>
          <w:tcPr>
            <w:tcW w:w="1587" w:type="dxa"/>
            <w:tcBorders>
              <w:top w:val="single" w:sz="4" w:space="0" w:color="auto"/>
            </w:tcBorders>
            <w:vAlign w:val="center"/>
          </w:tcPr>
          <w:p w14:paraId="3A72FCA7" w14:textId="77777777" w:rsidR="00893F23" w:rsidRPr="00DA3E20" w:rsidRDefault="00893F23" w:rsidP="006004F7">
            <w:pPr>
              <w:jc w:val="right"/>
              <w:rPr>
                <w:rFonts w:ascii="Times New Roman" w:hAnsi="Times New Roman" w:cs="Times New Roman"/>
              </w:rPr>
            </w:pPr>
          </w:p>
        </w:tc>
        <w:tc>
          <w:tcPr>
            <w:tcW w:w="907" w:type="dxa"/>
            <w:tcBorders>
              <w:top w:val="single" w:sz="4" w:space="0" w:color="auto"/>
            </w:tcBorders>
            <w:vAlign w:val="center"/>
          </w:tcPr>
          <w:p w14:paraId="6853610A" w14:textId="77777777" w:rsidR="00893F23" w:rsidRPr="00DA3E20" w:rsidRDefault="00893F23" w:rsidP="006004F7">
            <w:pPr>
              <w:jc w:val="right"/>
              <w:rPr>
                <w:rFonts w:ascii="Times New Roman" w:hAnsi="Times New Roman" w:cs="Times New Roman"/>
              </w:rPr>
            </w:pPr>
          </w:p>
        </w:tc>
        <w:tc>
          <w:tcPr>
            <w:tcW w:w="852" w:type="dxa"/>
            <w:tcBorders>
              <w:top w:val="single" w:sz="4" w:space="0" w:color="auto"/>
            </w:tcBorders>
            <w:vAlign w:val="center"/>
          </w:tcPr>
          <w:p w14:paraId="61BEBCAF" w14:textId="77777777" w:rsidR="00893F23" w:rsidRPr="00DA3E20" w:rsidRDefault="00893F23" w:rsidP="006004F7">
            <w:pPr>
              <w:jc w:val="right"/>
              <w:rPr>
                <w:rFonts w:ascii="Times New Roman" w:hAnsi="Times New Roman" w:cs="Times New Roman"/>
              </w:rPr>
            </w:pPr>
          </w:p>
        </w:tc>
      </w:tr>
      <w:tr w:rsidR="00941A74" w:rsidRPr="00DA3E20" w14:paraId="16D6DB99" w14:textId="77777777" w:rsidTr="006004F7">
        <w:trPr>
          <w:trHeight w:val="283"/>
        </w:trPr>
        <w:tc>
          <w:tcPr>
            <w:tcW w:w="2107" w:type="dxa"/>
            <w:tcBorders>
              <w:bottom w:val="single" w:sz="4" w:space="0" w:color="auto"/>
            </w:tcBorders>
          </w:tcPr>
          <w:p w14:paraId="1B1DFB1E" w14:textId="0198DBE1" w:rsidR="00941A74" w:rsidRPr="00DA3E20" w:rsidRDefault="00941A74" w:rsidP="00941A74">
            <w:pPr>
              <w:rPr>
                <w:rFonts w:ascii="Times New Roman" w:hAnsi="Times New Roman" w:cs="Times New Roman"/>
                <w:b/>
                <w:bCs/>
              </w:rPr>
            </w:pPr>
            <w:r w:rsidRPr="00DA3E20">
              <w:rPr>
                <w:rFonts w:ascii="Times New Roman" w:hAnsi="Times New Roman" w:cs="Times New Roman"/>
                <w:b/>
                <w:bCs/>
              </w:rPr>
              <w:t>Log Max Buds</w:t>
            </w:r>
          </w:p>
        </w:tc>
        <w:tc>
          <w:tcPr>
            <w:tcW w:w="1586" w:type="dxa"/>
            <w:tcBorders>
              <w:bottom w:val="single" w:sz="4" w:space="0" w:color="auto"/>
            </w:tcBorders>
          </w:tcPr>
          <w:p w14:paraId="68377B72" w14:textId="77777777" w:rsidR="00941A74" w:rsidRPr="00DA3E20" w:rsidRDefault="00941A74" w:rsidP="00941A74">
            <w:pPr>
              <w:jc w:val="center"/>
              <w:rPr>
                <w:rFonts w:ascii="Times New Roman" w:hAnsi="Times New Roman" w:cs="Times New Roman"/>
              </w:rPr>
            </w:pPr>
            <w:r w:rsidRPr="00DA3E20">
              <w:rPr>
                <w:rFonts w:ascii="Times New Roman" w:hAnsi="Times New Roman" w:cs="Times New Roman"/>
                <w:b/>
                <w:bCs/>
              </w:rPr>
              <w:t>Estimate</w:t>
            </w:r>
          </w:p>
        </w:tc>
        <w:tc>
          <w:tcPr>
            <w:tcW w:w="905" w:type="dxa"/>
            <w:tcBorders>
              <w:bottom w:val="single" w:sz="4" w:space="0" w:color="auto"/>
            </w:tcBorders>
          </w:tcPr>
          <w:p w14:paraId="3387C48B" w14:textId="366DA449" w:rsidR="00941A74" w:rsidRPr="00DA3E20" w:rsidRDefault="00941A74" w:rsidP="00941A74">
            <w:pPr>
              <w:jc w:val="center"/>
              <w:rPr>
                <w:rFonts w:ascii="Times New Roman" w:hAnsi="Times New Roman" w:cs="Times New Roman"/>
              </w:rPr>
            </w:pPr>
            <w:r w:rsidRPr="00DA3E20">
              <w:rPr>
                <w:rFonts w:ascii="Times New Roman" w:hAnsi="Times New Roman" w:cs="Times New Roman"/>
                <w:b/>
                <w:bCs/>
                <w:i/>
                <w:iCs/>
              </w:rPr>
              <w:t>t</w:t>
            </w:r>
          </w:p>
        </w:tc>
        <w:tc>
          <w:tcPr>
            <w:tcW w:w="849" w:type="dxa"/>
            <w:tcBorders>
              <w:bottom w:val="single" w:sz="4" w:space="0" w:color="auto"/>
            </w:tcBorders>
          </w:tcPr>
          <w:p w14:paraId="7A8BD332" w14:textId="77777777" w:rsidR="00941A74" w:rsidRPr="00DA3E20" w:rsidRDefault="00941A74" w:rsidP="00941A74">
            <w:pPr>
              <w:jc w:val="center"/>
              <w:rPr>
                <w:rFonts w:ascii="Times New Roman" w:hAnsi="Times New Roman" w:cs="Times New Roman"/>
              </w:rPr>
            </w:pPr>
            <w:r w:rsidRPr="00DA3E20">
              <w:rPr>
                <w:rFonts w:ascii="Times New Roman" w:hAnsi="Times New Roman" w:cs="Times New Roman"/>
                <w:b/>
                <w:bCs/>
                <w:i/>
                <w:iCs/>
              </w:rPr>
              <w:t>p</w:t>
            </w:r>
          </w:p>
        </w:tc>
        <w:tc>
          <w:tcPr>
            <w:tcW w:w="563" w:type="dxa"/>
            <w:tcBorders>
              <w:bottom w:val="single" w:sz="4" w:space="0" w:color="auto"/>
            </w:tcBorders>
          </w:tcPr>
          <w:p w14:paraId="61322909" w14:textId="77777777" w:rsidR="00941A74" w:rsidRPr="00DA3E20" w:rsidDel="00EC4627" w:rsidRDefault="00941A74" w:rsidP="00941A74">
            <w:pPr>
              <w:jc w:val="center"/>
              <w:rPr>
                <w:rFonts w:ascii="Times New Roman" w:hAnsi="Times New Roman" w:cs="Times New Roman"/>
              </w:rPr>
            </w:pPr>
          </w:p>
        </w:tc>
        <w:tc>
          <w:tcPr>
            <w:tcW w:w="1587" w:type="dxa"/>
            <w:tcBorders>
              <w:bottom w:val="single" w:sz="4" w:space="0" w:color="auto"/>
            </w:tcBorders>
            <w:vAlign w:val="center"/>
          </w:tcPr>
          <w:p w14:paraId="5C5D327B" w14:textId="77777777" w:rsidR="00941A74" w:rsidRPr="00DA3E20" w:rsidRDefault="00941A74" w:rsidP="00941A74">
            <w:pPr>
              <w:jc w:val="center"/>
              <w:rPr>
                <w:rFonts w:ascii="Times New Roman" w:hAnsi="Times New Roman" w:cs="Times New Roman"/>
              </w:rPr>
            </w:pPr>
            <w:r w:rsidRPr="00DA3E20">
              <w:rPr>
                <w:rFonts w:ascii="Times New Roman" w:hAnsi="Times New Roman" w:cs="Times New Roman"/>
                <w:b/>
                <w:bCs/>
              </w:rPr>
              <w:t>Estimate</w:t>
            </w:r>
          </w:p>
        </w:tc>
        <w:tc>
          <w:tcPr>
            <w:tcW w:w="907" w:type="dxa"/>
            <w:tcBorders>
              <w:bottom w:val="single" w:sz="4" w:space="0" w:color="auto"/>
            </w:tcBorders>
          </w:tcPr>
          <w:p w14:paraId="7E668E51" w14:textId="023B7FBF" w:rsidR="00941A74" w:rsidRPr="00DA3E20" w:rsidRDefault="00941A74" w:rsidP="00941A74">
            <w:pPr>
              <w:jc w:val="center"/>
              <w:rPr>
                <w:rFonts w:ascii="Times New Roman" w:hAnsi="Times New Roman" w:cs="Times New Roman"/>
              </w:rPr>
            </w:pPr>
            <w:r w:rsidRPr="00DA3E20">
              <w:rPr>
                <w:rFonts w:ascii="Times New Roman" w:hAnsi="Times New Roman" w:cs="Times New Roman"/>
                <w:b/>
                <w:bCs/>
                <w:i/>
                <w:iCs/>
              </w:rPr>
              <w:t>t</w:t>
            </w:r>
          </w:p>
        </w:tc>
        <w:tc>
          <w:tcPr>
            <w:tcW w:w="852" w:type="dxa"/>
            <w:tcBorders>
              <w:bottom w:val="single" w:sz="4" w:space="0" w:color="auto"/>
            </w:tcBorders>
          </w:tcPr>
          <w:p w14:paraId="3F6EC05F" w14:textId="77777777" w:rsidR="00941A74" w:rsidRPr="00DA3E20" w:rsidRDefault="00941A74" w:rsidP="00941A74">
            <w:pPr>
              <w:jc w:val="center"/>
              <w:rPr>
                <w:rFonts w:ascii="Times New Roman" w:hAnsi="Times New Roman" w:cs="Times New Roman"/>
              </w:rPr>
            </w:pPr>
            <w:r w:rsidRPr="00DA3E20">
              <w:rPr>
                <w:rFonts w:ascii="Times New Roman" w:hAnsi="Times New Roman" w:cs="Times New Roman"/>
                <w:b/>
                <w:bCs/>
                <w:i/>
                <w:iCs/>
              </w:rPr>
              <w:t>p</w:t>
            </w:r>
          </w:p>
        </w:tc>
      </w:tr>
      <w:tr w:rsidR="00941A74" w:rsidRPr="00DA3E20" w14:paraId="3FAF7F79" w14:textId="77777777" w:rsidTr="006004F7">
        <w:trPr>
          <w:trHeight w:val="283"/>
        </w:trPr>
        <w:tc>
          <w:tcPr>
            <w:tcW w:w="2107" w:type="dxa"/>
            <w:tcBorders>
              <w:top w:val="single" w:sz="4" w:space="0" w:color="auto"/>
            </w:tcBorders>
          </w:tcPr>
          <w:p w14:paraId="4BB34350" w14:textId="77777777" w:rsidR="00941A74" w:rsidRPr="00DA3E20" w:rsidRDefault="00941A74" w:rsidP="00941A74">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372A3FE3" w14:textId="0E4D88D2"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1.587 </w:t>
            </w:r>
            <m:oMath>
              <m:r>
                <w:rPr>
                  <w:rFonts w:ascii="Cambria Math" w:hAnsi="Cambria Math" w:cs="Times New Roman"/>
                </w:rPr>
                <m:t>±</m:t>
              </m:r>
            </m:oMath>
            <w:r w:rsidRPr="00DA3E20">
              <w:rPr>
                <w:rFonts w:ascii="Times New Roman" w:eastAsiaTheme="minorEastAsia" w:hAnsi="Times New Roman" w:cs="Times New Roman"/>
              </w:rPr>
              <w:t xml:space="preserve"> 0.142</w:t>
            </w:r>
          </w:p>
        </w:tc>
        <w:tc>
          <w:tcPr>
            <w:tcW w:w="905" w:type="dxa"/>
            <w:tcBorders>
              <w:top w:val="single" w:sz="4" w:space="0" w:color="auto"/>
            </w:tcBorders>
            <w:vAlign w:val="center"/>
          </w:tcPr>
          <w:p w14:paraId="6AE1A98D" w14:textId="422DFC77" w:rsidR="00941A74" w:rsidRPr="00DA3E20" w:rsidRDefault="00941A74" w:rsidP="00941A74">
            <w:pPr>
              <w:jc w:val="right"/>
              <w:rPr>
                <w:rFonts w:ascii="Times New Roman" w:hAnsi="Times New Roman" w:cs="Times New Roman"/>
              </w:rPr>
            </w:pPr>
            <w:r w:rsidRPr="00DA3E20">
              <w:rPr>
                <w:rFonts w:ascii="Times New Roman" w:hAnsi="Times New Roman" w:cs="Times New Roman"/>
              </w:rPr>
              <w:t>11.201</w:t>
            </w:r>
          </w:p>
        </w:tc>
        <w:tc>
          <w:tcPr>
            <w:tcW w:w="849" w:type="dxa"/>
            <w:tcBorders>
              <w:top w:val="single" w:sz="4" w:space="0" w:color="auto"/>
            </w:tcBorders>
            <w:vAlign w:val="center"/>
          </w:tcPr>
          <w:p w14:paraId="6E326800" w14:textId="0F6D2239"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Borders>
              <w:top w:val="single" w:sz="4" w:space="0" w:color="auto"/>
            </w:tcBorders>
          </w:tcPr>
          <w:p w14:paraId="1ECCC9DA" w14:textId="77777777" w:rsidR="00941A74" w:rsidRPr="00DA3E20" w:rsidDel="00EC4627" w:rsidRDefault="00941A74" w:rsidP="00941A74">
            <w:pPr>
              <w:jc w:val="right"/>
              <w:rPr>
                <w:rFonts w:ascii="Times New Roman" w:hAnsi="Times New Roman" w:cs="Times New Roman"/>
              </w:rPr>
            </w:pPr>
          </w:p>
        </w:tc>
        <w:tc>
          <w:tcPr>
            <w:tcW w:w="1587" w:type="dxa"/>
            <w:tcBorders>
              <w:top w:val="single" w:sz="4" w:space="0" w:color="auto"/>
            </w:tcBorders>
            <w:vAlign w:val="center"/>
          </w:tcPr>
          <w:p w14:paraId="316881CB" w14:textId="6B627E27"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2.225 </w:t>
            </w:r>
            <m:oMath>
              <m:r>
                <w:rPr>
                  <w:rFonts w:ascii="Cambria Math" w:hAnsi="Cambria Math" w:cs="Times New Roman"/>
                </w:rPr>
                <m:t>±</m:t>
              </m:r>
            </m:oMath>
            <w:r w:rsidRPr="00DA3E20">
              <w:rPr>
                <w:rFonts w:ascii="Times New Roman" w:eastAsiaTheme="minorEastAsia" w:hAnsi="Times New Roman" w:cs="Times New Roman"/>
              </w:rPr>
              <w:t xml:space="preserve"> 0.263</w:t>
            </w:r>
          </w:p>
        </w:tc>
        <w:tc>
          <w:tcPr>
            <w:tcW w:w="907" w:type="dxa"/>
            <w:tcBorders>
              <w:top w:val="single" w:sz="4" w:space="0" w:color="auto"/>
            </w:tcBorders>
            <w:vAlign w:val="center"/>
          </w:tcPr>
          <w:p w14:paraId="11481B2C" w14:textId="6E0AAF3D" w:rsidR="00941A74" w:rsidRPr="00DA3E20" w:rsidRDefault="00941A74" w:rsidP="00941A74">
            <w:pPr>
              <w:jc w:val="right"/>
              <w:rPr>
                <w:rFonts w:ascii="Times New Roman" w:hAnsi="Times New Roman" w:cs="Times New Roman"/>
              </w:rPr>
            </w:pPr>
            <w:r w:rsidRPr="00DA3E20">
              <w:rPr>
                <w:rFonts w:ascii="Times New Roman" w:hAnsi="Times New Roman" w:cs="Times New Roman"/>
              </w:rPr>
              <w:t>8.477</w:t>
            </w:r>
          </w:p>
        </w:tc>
        <w:tc>
          <w:tcPr>
            <w:tcW w:w="852" w:type="dxa"/>
            <w:tcBorders>
              <w:top w:val="single" w:sz="4" w:space="0" w:color="auto"/>
            </w:tcBorders>
            <w:vAlign w:val="center"/>
          </w:tcPr>
          <w:p w14:paraId="164712F8" w14:textId="2406AAE2"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4B30F13B" w14:textId="77777777" w:rsidTr="006004F7">
        <w:trPr>
          <w:trHeight w:val="283"/>
        </w:trPr>
        <w:tc>
          <w:tcPr>
            <w:tcW w:w="2107" w:type="dxa"/>
          </w:tcPr>
          <w:p w14:paraId="4ABA1475" w14:textId="2CBCF550" w:rsidR="00941A74" w:rsidRPr="00DA3E20" w:rsidRDefault="00941A74" w:rsidP="00941A74">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5FAF9BA0" w14:textId="0C25CDE6" w:rsidR="00941A74" w:rsidRPr="00DA3E20" w:rsidDel="00F33B2F" w:rsidRDefault="00941A74" w:rsidP="00941A74">
            <w:pPr>
              <w:jc w:val="right"/>
              <w:rPr>
                <w:rFonts w:ascii="Times New Roman" w:hAnsi="Times New Roman" w:cs="Times New Roman"/>
              </w:rPr>
            </w:pPr>
            <w:r w:rsidRPr="00DA3E20">
              <w:rPr>
                <w:rFonts w:ascii="Times New Roman" w:hAnsi="Times New Roman" w:cs="Times New Roman"/>
              </w:rPr>
              <w:t xml:space="preserve">-0.109 </w:t>
            </w:r>
            <m:oMath>
              <m:r>
                <w:rPr>
                  <w:rFonts w:ascii="Cambria Math" w:hAnsi="Cambria Math" w:cs="Times New Roman"/>
                </w:rPr>
                <m:t>±</m:t>
              </m:r>
            </m:oMath>
            <w:r w:rsidRPr="00DA3E20">
              <w:rPr>
                <w:rFonts w:ascii="Times New Roman" w:eastAsiaTheme="minorEastAsia" w:hAnsi="Times New Roman" w:cs="Times New Roman"/>
              </w:rPr>
              <w:t xml:space="preserve"> 0.157</w:t>
            </w:r>
          </w:p>
        </w:tc>
        <w:tc>
          <w:tcPr>
            <w:tcW w:w="905" w:type="dxa"/>
            <w:vAlign w:val="center"/>
          </w:tcPr>
          <w:p w14:paraId="6EF24222" w14:textId="626863C1" w:rsidR="00941A74" w:rsidRPr="00DA3E20" w:rsidRDefault="00941A74" w:rsidP="00941A74">
            <w:pPr>
              <w:jc w:val="right"/>
              <w:rPr>
                <w:rFonts w:ascii="Times New Roman" w:hAnsi="Times New Roman" w:cs="Times New Roman"/>
              </w:rPr>
            </w:pPr>
            <w:r w:rsidRPr="00DA3E20">
              <w:rPr>
                <w:rFonts w:ascii="Times New Roman" w:hAnsi="Times New Roman" w:cs="Times New Roman"/>
              </w:rPr>
              <w:t>-0.695</w:t>
            </w:r>
          </w:p>
        </w:tc>
        <w:tc>
          <w:tcPr>
            <w:tcW w:w="849" w:type="dxa"/>
            <w:vAlign w:val="center"/>
          </w:tcPr>
          <w:p w14:paraId="5EDFF99A" w14:textId="62A52066" w:rsidR="00941A74" w:rsidRPr="00DA3E20" w:rsidRDefault="00941A74" w:rsidP="00941A74">
            <w:pPr>
              <w:jc w:val="right"/>
              <w:rPr>
                <w:rFonts w:ascii="Times New Roman" w:hAnsi="Times New Roman" w:cs="Times New Roman"/>
              </w:rPr>
            </w:pPr>
            <w:r w:rsidRPr="00DA3E20">
              <w:rPr>
                <w:rFonts w:ascii="Times New Roman" w:hAnsi="Times New Roman" w:cs="Times New Roman"/>
              </w:rPr>
              <w:t>0.492</w:t>
            </w:r>
          </w:p>
        </w:tc>
        <w:tc>
          <w:tcPr>
            <w:tcW w:w="563" w:type="dxa"/>
          </w:tcPr>
          <w:p w14:paraId="51776E79" w14:textId="77777777" w:rsidR="00941A74" w:rsidRPr="00DA3E20" w:rsidDel="00EC4627" w:rsidRDefault="00941A74" w:rsidP="00941A74">
            <w:pPr>
              <w:jc w:val="right"/>
              <w:rPr>
                <w:rFonts w:ascii="Times New Roman" w:hAnsi="Times New Roman" w:cs="Times New Roman"/>
              </w:rPr>
            </w:pPr>
          </w:p>
        </w:tc>
        <w:tc>
          <w:tcPr>
            <w:tcW w:w="1587" w:type="dxa"/>
            <w:vAlign w:val="center"/>
          </w:tcPr>
          <w:p w14:paraId="6DD5F684" w14:textId="62A1C459" w:rsidR="00941A74" w:rsidRPr="00DA3E20" w:rsidDel="00EC4627" w:rsidRDefault="00941A74" w:rsidP="00941A74">
            <w:pPr>
              <w:jc w:val="right"/>
              <w:rPr>
                <w:rFonts w:ascii="Times New Roman" w:hAnsi="Times New Roman" w:cs="Times New Roman"/>
              </w:rPr>
            </w:pPr>
            <w:r w:rsidRPr="00DA3E20">
              <w:rPr>
                <w:rFonts w:ascii="Times New Roman" w:hAnsi="Times New Roman" w:cs="Times New Roman"/>
              </w:rPr>
              <w:t xml:space="preserve">0.224 </w:t>
            </w:r>
            <m:oMath>
              <m:r>
                <w:rPr>
                  <w:rFonts w:ascii="Cambria Math" w:hAnsi="Cambria Math" w:cs="Times New Roman"/>
                </w:rPr>
                <m:t>±</m:t>
              </m:r>
            </m:oMath>
            <w:r w:rsidRPr="00DA3E20">
              <w:rPr>
                <w:rFonts w:ascii="Times New Roman" w:eastAsiaTheme="minorEastAsia" w:hAnsi="Times New Roman" w:cs="Times New Roman"/>
              </w:rPr>
              <w:t xml:space="preserve"> 0.308</w:t>
            </w:r>
          </w:p>
        </w:tc>
        <w:tc>
          <w:tcPr>
            <w:tcW w:w="907" w:type="dxa"/>
            <w:vAlign w:val="center"/>
          </w:tcPr>
          <w:p w14:paraId="445F08A2" w14:textId="71B2BA8D" w:rsidR="00941A74" w:rsidRPr="00DA3E20" w:rsidDel="00EC4627" w:rsidRDefault="00941A74" w:rsidP="00941A74">
            <w:pPr>
              <w:jc w:val="right"/>
              <w:rPr>
                <w:rFonts w:ascii="Times New Roman" w:hAnsi="Times New Roman" w:cs="Times New Roman"/>
              </w:rPr>
            </w:pPr>
            <w:r w:rsidRPr="00DA3E20">
              <w:rPr>
                <w:rFonts w:ascii="Times New Roman" w:hAnsi="Times New Roman" w:cs="Times New Roman"/>
              </w:rPr>
              <w:t>0.728</w:t>
            </w:r>
          </w:p>
        </w:tc>
        <w:tc>
          <w:tcPr>
            <w:tcW w:w="852" w:type="dxa"/>
            <w:vAlign w:val="center"/>
          </w:tcPr>
          <w:p w14:paraId="0CDB113C" w14:textId="02B0D525" w:rsidR="00941A74" w:rsidRPr="00DA3E20" w:rsidRDefault="00941A74" w:rsidP="00941A74">
            <w:pPr>
              <w:jc w:val="right"/>
              <w:rPr>
                <w:rFonts w:ascii="Times New Roman" w:hAnsi="Times New Roman" w:cs="Times New Roman"/>
              </w:rPr>
            </w:pPr>
            <w:r w:rsidRPr="00DA3E20">
              <w:rPr>
                <w:rFonts w:ascii="Times New Roman" w:hAnsi="Times New Roman" w:cs="Times New Roman"/>
              </w:rPr>
              <w:t>0.491</w:t>
            </w:r>
          </w:p>
        </w:tc>
      </w:tr>
      <w:tr w:rsidR="00941A74" w:rsidRPr="00DA3E20" w14:paraId="30AF8123" w14:textId="77777777" w:rsidTr="006004F7">
        <w:trPr>
          <w:trHeight w:val="283"/>
        </w:trPr>
        <w:tc>
          <w:tcPr>
            <w:tcW w:w="2107" w:type="dxa"/>
          </w:tcPr>
          <w:p w14:paraId="2FA33462" w14:textId="3D6731AA" w:rsidR="00941A74" w:rsidRPr="00DA3E20" w:rsidRDefault="00941A74" w:rsidP="00941A74">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231D662D" w14:textId="3AE91416" w:rsidR="00941A74" w:rsidRPr="00DA3E20" w:rsidRDefault="00941A74" w:rsidP="00941A74">
            <w:pPr>
              <w:jc w:val="right"/>
              <w:rPr>
                <w:rFonts w:ascii="Times New Roman" w:hAnsi="Times New Roman" w:cs="Times New Roman"/>
              </w:rPr>
            </w:pPr>
          </w:p>
        </w:tc>
        <w:tc>
          <w:tcPr>
            <w:tcW w:w="905" w:type="dxa"/>
            <w:vAlign w:val="center"/>
          </w:tcPr>
          <w:p w14:paraId="39E58645" w14:textId="1AB454DB" w:rsidR="00941A74" w:rsidRPr="00DA3E20" w:rsidRDefault="00941A74" w:rsidP="00941A74">
            <w:pPr>
              <w:jc w:val="right"/>
              <w:rPr>
                <w:rFonts w:ascii="Times New Roman" w:hAnsi="Times New Roman" w:cs="Times New Roman"/>
              </w:rPr>
            </w:pPr>
          </w:p>
        </w:tc>
        <w:tc>
          <w:tcPr>
            <w:tcW w:w="849" w:type="dxa"/>
            <w:vAlign w:val="center"/>
          </w:tcPr>
          <w:p w14:paraId="355CC834" w14:textId="13280644" w:rsidR="00941A74" w:rsidRPr="00DA3E20" w:rsidRDefault="00941A74" w:rsidP="00941A74">
            <w:pPr>
              <w:jc w:val="right"/>
              <w:rPr>
                <w:rFonts w:ascii="Times New Roman" w:hAnsi="Times New Roman" w:cs="Times New Roman"/>
              </w:rPr>
            </w:pPr>
          </w:p>
        </w:tc>
        <w:tc>
          <w:tcPr>
            <w:tcW w:w="563" w:type="dxa"/>
          </w:tcPr>
          <w:p w14:paraId="43794324" w14:textId="77777777" w:rsidR="00941A74" w:rsidRPr="00DA3E20" w:rsidRDefault="00941A74" w:rsidP="00941A74">
            <w:pPr>
              <w:jc w:val="right"/>
              <w:rPr>
                <w:rFonts w:ascii="Times New Roman" w:hAnsi="Times New Roman" w:cs="Times New Roman"/>
              </w:rPr>
            </w:pPr>
          </w:p>
        </w:tc>
        <w:tc>
          <w:tcPr>
            <w:tcW w:w="1587" w:type="dxa"/>
            <w:vAlign w:val="center"/>
          </w:tcPr>
          <w:p w14:paraId="1E118429" w14:textId="018514BB" w:rsidR="00941A74" w:rsidRPr="00DA3E20" w:rsidRDefault="00941A74" w:rsidP="00941A74">
            <w:pPr>
              <w:jc w:val="right"/>
              <w:rPr>
                <w:rFonts w:ascii="Times New Roman" w:hAnsi="Times New Roman" w:cs="Times New Roman"/>
              </w:rPr>
            </w:pPr>
          </w:p>
        </w:tc>
        <w:tc>
          <w:tcPr>
            <w:tcW w:w="907" w:type="dxa"/>
            <w:vAlign w:val="center"/>
          </w:tcPr>
          <w:p w14:paraId="2107E8B2" w14:textId="6978FBFC" w:rsidR="00941A74" w:rsidRPr="00DA3E20" w:rsidRDefault="00941A74" w:rsidP="00941A74">
            <w:pPr>
              <w:jc w:val="right"/>
              <w:rPr>
                <w:rFonts w:ascii="Times New Roman" w:hAnsi="Times New Roman" w:cs="Times New Roman"/>
              </w:rPr>
            </w:pPr>
          </w:p>
        </w:tc>
        <w:tc>
          <w:tcPr>
            <w:tcW w:w="852" w:type="dxa"/>
            <w:vAlign w:val="center"/>
          </w:tcPr>
          <w:p w14:paraId="4776B94C" w14:textId="6167D946" w:rsidR="00941A74" w:rsidRPr="00DA3E20" w:rsidRDefault="00941A74" w:rsidP="00941A74">
            <w:pPr>
              <w:jc w:val="right"/>
              <w:rPr>
                <w:rFonts w:ascii="Times New Roman" w:hAnsi="Times New Roman" w:cs="Times New Roman"/>
              </w:rPr>
            </w:pPr>
          </w:p>
        </w:tc>
      </w:tr>
      <w:tr w:rsidR="00941A74" w:rsidRPr="00DA3E20" w14:paraId="70370C02" w14:textId="77777777" w:rsidTr="00A47B48">
        <w:trPr>
          <w:trHeight w:val="283"/>
        </w:trPr>
        <w:tc>
          <w:tcPr>
            <w:tcW w:w="2107" w:type="dxa"/>
          </w:tcPr>
          <w:p w14:paraId="57F9DE1A" w14:textId="781D0F02"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27CA62BD" w14:textId="0DD5BDAF"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-1.093 </w:t>
            </w:r>
            <m:oMath>
              <m:r>
                <w:rPr>
                  <w:rFonts w:ascii="Cambria Math" w:hAnsi="Cambria Math" w:cs="Times New Roman"/>
                </w:rPr>
                <m:t>±</m:t>
              </m:r>
            </m:oMath>
            <w:r w:rsidRPr="00DA3E20">
              <w:rPr>
                <w:rFonts w:ascii="Times New Roman" w:eastAsiaTheme="minorEastAsia" w:hAnsi="Times New Roman" w:cs="Times New Roman"/>
              </w:rPr>
              <w:t xml:space="preserve"> 0.172</w:t>
            </w:r>
          </w:p>
        </w:tc>
        <w:tc>
          <w:tcPr>
            <w:tcW w:w="905" w:type="dxa"/>
          </w:tcPr>
          <w:p w14:paraId="1A3AB797" w14:textId="5BDAA316" w:rsidR="00941A74" w:rsidRPr="00DA3E20" w:rsidRDefault="00941A74" w:rsidP="00941A74">
            <w:pPr>
              <w:jc w:val="right"/>
              <w:rPr>
                <w:rFonts w:ascii="Times New Roman" w:hAnsi="Times New Roman" w:cs="Times New Roman"/>
              </w:rPr>
            </w:pPr>
            <w:r w:rsidRPr="00DA3E20">
              <w:rPr>
                <w:rFonts w:ascii="Times New Roman" w:hAnsi="Times New Roman" w:cs="Times New Roman"/>
              </w:rPr>
              <w:t>-6.339</w:t>
            </w:r>
          </w:p>
        </w:tc>
        <w:tc>
          <w:tcPr>
            <w:tcW w:w="849" w:type="dxa"/>
            <w:vAlign w:val="center"/>
          </w:tcPr>
          <w:p w14:paraId="59A1E7E8" w14:textId="6DAF6BE4"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334A9722" w14:textId="77777777" w:rsidR="00941A74" w:rsidRPr="00DA3E20" w:rsidRDefault="00941A74" w:rsidP="00941A74">
            <w:pPr>
              <w:jc w:val="right"/>
              <w:rPr>
                <w:rFonts w:ascii="Times New Roman" w:hAnsi="Times New Roman" w:cs="Times New Roman"/>
              </w:rPr>
            </w:pPr>
          </w:p>
        </w:tc>
        <w:tc>
          <w:tcPr>
            <w:tcW w:w="1587" w:type="dxa"/>
            <w:vAlign w:val="center"/>
          </w:tcPr>
          <w:p w14:paraId="4F94C3C0" w14:textId="7DCAEF0E"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-2.131 </w:t>
            </w:r>
            <m:oMath>
              <m:r>
                <w:rPr>
                  <w:rFonts w:ascii="Cambria Math" w:hAnsi="Cambria Math" w:cs="Times New Roman"/>
                </w:rPr>
                <m:t>±</m:t>
              </m:r>
            </m:oMath>
            <w:r w:rsidRPr="00DA3E20">
              <w:rPr>
                <w:rFonts w:ascii="Times New Roman" w:eastAsiaTheme="minorEastAsia" w:hAnsi="Times New Roman" w:cs="Times New Roman"/>
              </w:rPr>
              <w:t xml:space="preserve"> 0.269</w:t>
            </w:r>
          </w:p>
        </w:tc>
        <w:tc>
          <w:tcPr>
            <w:tcW w:w="907" w:type="dxa"/>
          </w:tcPr>
          <w:p w14:paraId="192672C5" w14:textId="6D41D535" w:rsidR="00941A74" w:rsidRPr="00DA3E20" w:rsidRDefault="00941A74" w:rsidP="00941A74">
            <w:pPr>
              <w:jc w:val="right"/>
              <w:rPr>
                <w:rFonts w:ascii="Times New Roman" w:hAnsi="Times New Roman" w:cs="Times New Roman"/>
              </w:rPr>
            </w:pPr>
            <w:r w:rsidRPr="00DA3E20">
              <w:rPr>
                <w:rFonts w:ascii="Times New Roman" w:hAnsi="Times New Roman" w:cs="Times New Roman"/>
              </w:rPr>
              <w:t>-7.910</w:t>
            </w:r>
          </w:p>
        </w:tc>
        <w:tc>
          <w:tcPr>
            <w:tcW w:w="852" w:type="dxa"/>
            <w:vAlign w:val="center"/>
          </w:tcPr>
          <w:p w14:paraId="730DB71F" w14:textId="119D4C77"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2015B8FB" w14:textId="77777777" w:rsidTr="009730FF">
        <w:trPr>
          <w:trHeight w:val="283"/>
        </w:trPr>
        <w:tc>
          <w:tcPr>
            <w:tcW w:w="2107" w:type="dxa"/>
          </w:tcPr>
          <w:p w14:paraId="20AF0F0E" w14:textId="2887745B"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76E15045" w14:textId="401AB5E7"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-1.469 </w:t>
            </w:r>
            <m:oMath>
              <m:r>
                <w:rPr>
                  <w:rFonts w:ascii="Cambria Math" w:hAnsi="Cambria Math" w:cs="Times New Roman"/>
                </w:rPr>
                <m:t>±</m:t>
              </m:r>
            </m:oMath>
            <w:r w:rsidRPr="00DA3E20">
              <w:rPr>
                <w:rFonts w:ascii="Times New Roman" w:eastAsiaTheme="minorEastAsia" w:hAnsi="Times New Roman" w:cs="Times New Roman"/>
              </w:rPr>
              <w:t xml:space="preserve"> 0.199</w:t>
            </w:r>
          </w:p>
        </w:tc>
        <w:tc>
          <w:tcPr>
            <w:tcW w:w="905" w:type="dxa"/>
          </w:tcPr>
          <w:p w14:paraId="3CD14C25" w14:textId="1BE25C39" w:rsidR="00941A74" w:rsidRPr="00DA3E20" w:rsidRDefault="00941A74" w:rsidP="00941A74">
            <w:pPr>
              <w:jc w:val="right"/>
              <w:rPr>
                <w:rFonts w:ascii="Times New Roman" w:hAnsi="Times New Roman" w:cs="Times New Roman"/>
              </w:rPr>
            </w:pPr>
            <w:r w:rsidRPr="00DA3E20">
              <w:rPr>
                <w:rFonts w:ascii="Times New Roman" w:hAnsi="Times New Roman" w:cs="Times New Roman"/>
              </w:rPr>
              <w:t>-7.377</w:t>
            </w:r>
          </w:p>
        </w:tc>
        <w:tc>
          <w:tcPr>
            <w:tcW w:w="849" w:type="dxa"/>
            <w:vAlign w:val="center"/>
          </w:tcPr>
          <w:p w14:paraId="446302A1" w14:textId="4343351A"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2568B681" w14:textId="77777777" w:rsidR="00941A74" w:rsidRPr="00DA3E20" w:rsidRDefault="00941A74" w:rsidP="00941A74">
            <w:pPr>
              <w:jc w:val="right"/>
              <w:rPr>
                <w:rFonts w:ascii="Times New Roman" w:hAnsi="Times New Roman" w:cs="Times New Roman"/>
              </w:rPr>
            </w:pPr>
          </w:p>
        </w:tc>
        <w:tc>
          <w:tcPr>
            <w:tcW w:w="1587" w:type="dxa"/>
            <w:vAlign w:val="center"/>
          </w:tcPr>
          <w:p w14:paraId="3D2E2870" w14:textId="67B727CF"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-2.175 </w:t>
            </w:r>
            <m:oMath>
              <m:r>
                <w:rPr>
                  <w:rFonts w:ascii="Cambria Math" w:hAnsi="Cambria Math" w:cs="Times New Roman"/>
                </w:rPr>
                <m:t>±</m:t>
              </m:r>
            </m:oMath>
            <w:r w:rsidRPr="00DA3E20">
              <w:rPr>
                <w:rFonts w:ascii="Times New Roman" w:eastAsiaTheme="minorEastAsia" w:hAnsi="Times New Roman" w:cs="Times New Roman"/>
              </w:rPr>
              <w:t xml:space="preserve"> 0.418</w:t>
            </w:r>
          </w:p>
        </w:tc>
        <w:tc>
          <w:tcPr>
            <w:tcW w:w="907" w:type="dxa"/>
          </w:tcPr>
          <w:p w14:paraId="2ED225A8" w14:textId="3D1E2E64" w:rsidR="00941A74" w:rsidRPr="00DA3E20" w:rsidRDefault="00941A74" w:rsidP="00941A74">
            <w:pPr>
              <w:jc w:val="right"/>
              <w:rPr>
                <w:rFonts w:ascii="Times New Roman" w:hAnsi="Times New Roman" w:cs="Times New Roman"/>
              </w:rPr>
            </w:pPr>
            <w:r w:rsidRPr="00DA3E20">
              <w:rPr>
                <w:rFonts w:ascii="Times New Roman" w:hAnsi="Times New Roman" w:cs="Times New Roman"/>
              </w:rPr>
              <w:t>-5.203</w:t>
            </w:r>
          </w:p>
        </w:tc>
        <w:tc>
          <w:tcPr>
            <w:tcW w:w="852" w:type="dxa"/>
            <w:vAlign w:val="center"/>
          </w:tcPr>
          <w:p w14:paraId="4EFB771F" w14:textId="2C122581"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5F7D2BB6" w14:textId="77777777" w:rsidTr="009730FF">
        <w:trPr>
          <w:trHeight w:val="283"/>
        </w:trPr>
        <w:tc>
          <w:tcPr>
            <w:tcW w:w="2107" w:type="dxa"/>
          </w:tcPr>
          <w:p w14:paraId="471F0BDC" w14:textId="525186B5"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0D16DF27" w14:textId="070B86F7" w:rsidR="00941A74" w:rsidRPr="00DA3E20" w:rsidRDefault="00A8384D" w:rsidP="00941A74">
            <w:pPr>
              <w:jc w:val="right"/>
              <w:rPr>
                <w:rFonts w:ascii="Times New Roman" w:hAnsi="Times New Roman" w:cs="Times New Roman"/>
              </w:rPr>
            </w:pPr>
            <w:r w:rsidRPr="00DA3E20">
              <w:rPr>
                <w:rFonts w:ascii="Times New Roman" w:hAnsi="Times New Roman" w:cs="Times New Roman"/>
              </w:rPr>
              <w:t>-</w:t>
            </w:r>
          </w:p>
        </w:tc>
        <w:tc>
          <w:tcPr>
            <w:tcW w:w="905" w:type="dxa"/>
          </w:tcPr>
          <w:p w14:paraId="417B81AE" w14:textId="61A46FC9" w:rsidR="00941A74" w:rsidRPr="00DA3E20" w:rsidRDefault="00A8384D" w:rsidP="00941A7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3A2AD7FD" w14:textId="3ED2A420" w:rsidR="00941A74" w:rsidRPr="00DA3E20" w:rsidRDefault="00A8384D" w:rsidP="00941A74">
            <w:pPr>
              <w:jc w:val="right"/>
              <w:rPr>
                <w:rFonts w:ascii="Times New Roman" w:hAnsi="Times New Roman" w:cs="Times New Roman"/>
              </w:rPr>
            </w:pPr>
            <w:r w:rsidRPr="00DA3E20">
              <w:rPr>
                <w:rFonts w:ascii="Times New Roman" w:hAnsi="Times New Roman" w:cs="Times New Roman"/>
              </w:rPr>
              <w:t>-</w:t>
            </w:r>
          </w:p>
        </w:tc>
        <w:tc>
          <w:tcPr>
            <w:tcW w:w="563" w:type="dxa"/>
          </w:tcPr>
          <w:p w14:paraId="18ACCE58" w14:textId="77777777" w:rsidR="00941A74" w:rsidRPr="00DA3E20" w:rsidRDefault="00941A74" w:rsidP="00941A74">
            <w:pPr>
              <w:jc w:val="right"/>
              <w:rPr>
                <w:rFonts w:ascii="Times New Roman" w:hAnsi="Times New Roman" w:cs="Times New Roman"/>
              </w:rPr>
            </w:pPr>
          </w:p>
        </w:tc>
        <w:tc>
          <w:tcPr>
            <w:tcW w:w="1587" w:type="dxa"/>
            <w:vAlign w:val="center"/>
          </w:tcPr>
          <w:p w14:paraId="3874B9BF" w14:textId="3FBBF014" w:rsidR="00941A74" w:rsidRPr="00DA3E20" w:rsidRDefault="00A8384D" w:rsidP="00941A74">
            <w:pPr>
              <w:jc w:val="right"/>
              <w:rPr>
                <w:rFonts w:ascii="Times New Roman" w:hAnsi="Times New Roman" w:cs="Times New Roman"/>
              </w:rPr>
            </w:pPr>
            <w:r w:rsidRPr="00DA3E20">
              <w:rPr>
                <w:rFonts w:ascii="Times New Roman" w:hAnsi="Times New Roman" w:cs="Times New Roman"/>
              </w:rPr>
              <w:t>-</w:t>
            </w:r>
          </w:p>
        </w:tc>
        <w:tc>
          <w:tcPr>
            <w:tcW w:w="907" w:type="dxa"/>
          </w:tcPr>
          <w:p w14:paraId="71069B91" w14:textId="2352734B" w:rsidR="00941A74" w:rsidRPr="00DA3E20" w:rsidRDefault="00A8384D" w:rsidP="00941A74">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258AF8F2" w14:textId="6D98C6C4" w:rsidR="00941A74" w:rsidRPr="00DA3E20" w:rsidRDefault="00A8384D" w:rsidP="00941A74">
            <w:pPr>
              <w:jc w:val="right"/>
              <w:rPr>
                <w:rFonts w:ascii="Times New Roman" w:hAnsi="Times New Roman" w:cs="Times New Roman"/>
              </w:rPr>
            </w:pPr>
            <w:r w:rsidRPr="00DA3E20">
              <w:rPr>
                <w:rFonts w:ascii="Times New Roman" w:hAnsi="Times New Roman" w:cs="Times New Roman"/>
              </w:rPr>
              <w:t>-</w:t>
            </w:r>
          </w:p>
        </w:tc>
      </w:tr>
      <w:tr w:rsidR="00941A74" w:rsidRPr="00DA3E20" w14:paraId="64F158A8" w14:textId="77777777" w:rsidTr="00A47B48">
        <w:trPr>
          <w:trHeight w:val="283"/>
        </w:trPr>
        <w:tc>
          <w:tcPr>
            <w:tcW w:w="2107" w:type="dxa"/>
          </w:tcPr>
          <w:p w14:paraId="7A2A2435" w14:textId="2029C90D" w:rsidR="00941A74" w:rsidRPr="00DA3E20" w:rsidRDefault="00941A74" w:rsidP="00941A74">
            <w:pPr>
              <w:ind w:firstLine="170"/>
              <w:rPr>
                <w:rFonts w:ascii="Times New Roman" w:hAnsi="Times New Roman" w:cs="Times New Roman"/>
              </w:rPr>
            </w:pPr>
          </w:p>
        </w:tc>
        <w:tc>
          <w:tcPr>
            <w:tcW w:w="1586" w:type="dxa"/>
          </w:tcPr>
          <w:p w14:paraId="3DBBF32D" w14:textId="333DA0FC" w:rsidR="00941A74" w:rsidRPr="00DA3E20" w:rsidRDefault="00941A74" w:rsidP="00941A74">
            <w:pPr>
              <w:jc w:val="right"/>
              <w:rPr>
                <w:rFonts w:ascii="Times New Roman" w:hAnsi="Times New Roman" w:cs="Times New Roman"/>
              </w:rPr>
            </w:pPr>
          </w:p>
        </w:tc>
        <w:tc>
          <w:tcPr>
            <w:tcW w:w="905" w:type="dxa"/>
          </w:tcPr>
          <w:p w14:paraId="6E6CCACE" w14:textId="163EBF75" w:rsidR="00941A74" w:rsidRPr="00DA3E20" w:rsidRDefault="00941A74" w:rsidP="00941A74">
            <w:pPr>
              <w:jc w:val="right"/>
              <w:rPr>
                <w:rFonts w:ascii="Times New Roman" w:hAnsi="Times New Roman" w:cs="Times New Roman"/>
              </w:rPr>
            </w:pPr>
          </w:p>
        </w:tc>
        <w:tc>
          <w:tcPr>
            <w:tcW w:w="849" w:type="dxa"/>
          </w:tcPr>
          <w:p w14:paraId="5EAD2949" w14:textId="5E55A243" w:rsidR="00941A74" w:rsidRPr="00DA3E20" w:rsidRDefault="00941A74" w:rsidP="00941A74">
            <w:pPr>
              <w:jc w:val="right"/>
              <w:rPr>
                <w:rFonts w:ascii="Times New Roman" w:hAnsi="Times New Roman" w:cs="Times New Roman"/>
              </w:rPr>
            </w:pPr>
          </w:p>
        </w:tc>
        <w:tc>
          <w:tcPr>
            <w:tcW w:w="563" w:type="dxa"/>
          </w:tcPr>
          <w:p w14:paraId="3415B774" w14:textId="77777777" w:rsidR="00941A74" w:rsidRPr="00DA3E20" w:rsidRDefault="00941A74" w:rsidP="00941A74">
            <w:pPr>
              <w:jc w:val="right"/>
              <w:rPr>
                <w:rFonts w:ascii="Times New Roman" w:hAnsi="Times New Roman" w:cs="Times New Roman"/>
              </w:rPr>
            </w:pPr>
          </w:p>
        </w:tc>
        <w:tc>
          <w:tcPr>
            <w:tcW w:w="1587" w:type="dxa"/>
          </w:tcPr>
          <w:p w14:paraId="402BA020" w14:textId="69F635F2" w:rsidR="00941A74" w:rsidRPr="00DA3E20" w:rsidRDefault="00941A74" w:rsidP="00941A74">
            <w:pPr>
              <w:jc w:val="right"/>
              <w:rPr>
                <w:rFonts w:ascii="Times New Roman" w:hAnsi="Times New Roman" w:cs="Times New Roman"/>
              </w:rPr>
            </w:pPr>
          </w:p>
        </w:tc>
        <w:tc>
          <w:tcPr>
            <w:tcW w:w="907" w:type="dxa"/>
          </w:tcPr>
          <w:p w14:paraId="64AAD44C" w14:textId="3C7EDD22" w:rsidR="00941A74" w:rsidRPr="00DA3E20" w:rsidRDefault="00941A74" w:rsidP="00941A74">
            <w:pPr>
              <w:jc w:val="right"/>
              <w:rPr>
                <w:rFonts w:ascii="Times New Roman" w:hAnsi="Times New Roman" w:cs="Times New Roman"/>
              </w:rPr>
            </w:pPr>
          </w:p>
        </w:tc>
        <w:tc>
          <w:tcPr>
            <w:tcW w:w="852" w:type="dxa"/>
          </w:tcPr>
          <w:p w14:paraId="089F5E4D" w14:textId="00439A30" w:rsidR="00941A74" w:rsidRPr="00DA3E20" w:rsidRDefault="00941A74" w:rsidP="00941A74">
            <w:pPr>
              <w:jc w:val="right"/>
              <w:rPr>
                <w:rFonts w:ascii="Times New Roman" w:hAnsi="Times New Roman" w:cs="Times New Roman"/>
              </w:rPr>
            </w:pPr>
          </w:p>
        </w:tc>
      </w:tr>
      <w:tr w:rsidR="00941A74" w:rsidRPr="00DA3E20" w14:paraId="30170141" w14:textId="77777777" w:rsidTr="00A47B48">
        <w:trPr>
          <w:trHeight w:val="283"/>
        </w:trPr>
        <w:tc>
          <w:tcPr>
            <w:tcW w:w="2107" w:type="dxa"/>
            <w:tcBorders>
              <w:bottom w:val="single" w:sz="4" w:space="0" w:color="auto"/>
            </w:tcBorders>
          </w:tcPr>
          <w:p w14:paraId="0AD48A5D" w14:textId="7E12C139" w:rsidR="00941A74" w:rsidRPr="00DA3E20" w:rsidRDefault="00941A74" w:rsidP="00941A74">
            <w:pPr>
              <w:rPr>
                <w:rFonts w:ascii="Times New Roman" w:hAnsi="Times New Roman" w:cs="Times New Roman"/>
              </w:rPr>
            </w:pPr>
            <w:r w:rsidRPr="00DA3E20">
              <w:rPr>
                <w:rFonts w:ascii="Times New Roman" w:hAnsi="Times New Roman" w:cs="Times New Roman"/>
                <w:b/>
                <w:bCs/>
              </w:rPr>
              <w:t>Log Max Height</w:t>
            </w:r>
          </w:p>
        </w:tc>
        <w:tc>
          <w:tcPr>
            <w:tcW w:w="1586" w:type="dxa"/>
            <w:tcBorders>
              <w:bottom w:val="single" w:sz="4" w:space="0" w:color="auto"/>
            </w:tcBorders>
            <w:vAlign w:val="center"/>
          </w:tcPr>
          <w:p w14:paraId="16CCB8FA" w14:textId="77777777" w:rsidR="00941A74" w:rsidRPr="00DA3E20" w:rsidRDefault="00941A74" w:rsidP="00941A74">
            <w:pPr>
              <w:jc w:val="right"/>
              <w:rPr>
                <w:rFonts w:ascii="Times New Roman" w:hAnsi="Times New Roman" w:cs="Times New Roman"/>
              </w:rPr>
            </w:pPr>
          </w:p>
        </w:tc>
        <w:tc>
          <w:tcPr>
            <w:tcW w:w="905" w:type="dxa"/>
            <w:tcBorders>
              <w:bottom w:val="single" w:sz="4" w:space="0" w:color="auto"/>
            </w:tcBorders>
            <w:vAlign w:val="center"/>
          </w:tcPr>
          <w:p w14:paraId="46E10239" w14:textId="77777777" w:rsidR="00941A74" w:rsidRPr="00DA3E20" w:rsidRDefault="00941A74" w:rsidP="00941A74">
            <w:pPr>
              <w:jc w:val="right"/>
              <w:rPr>
                <w:rFonts w:ascii="Times New Roman" w:hAnsi="Times New Roman" w:cs="Times New Roman"/>
              </w:rPr>
            </w:pPr>
          </w:p>
        </w:tc>
        <w:tc>
          <w:tcPr>
            <w:tcW w:w="849" w:type="dxa"/>
            <w:tcBorders>
              <w:bottom w:val="single" w:sz="4" w:space="0" w:color="auto"/>
            </w:tcBorders>
            <w:vAlign w:val="center"/>
          </w:tcPr>
          <w:p w14:paraId="411F0F69" w14:textId="77777777" w:rsidR="00941A74" w:rsidRPr="00DA3E20" w:rsidRDefault="00941A74" w:rsidP="00941A74">
            <w:pPr>
              <w:jc w:val="right"/>
              <w:rPr>
                <w:rFonts w:ascii="Times New Roman" w:hAnsi="Times New Roman" w:cs="Times New Roman"/>
              </w:rPr>
            </w:pPr>
          </w:p>
        </w:tc>
        <w:tc>
          <w:tcPr>
            <w:tcW w:w="563" w:type="dxa"/>
            <w:tcBorders>
              <w:bottom w:val="single" w:sz="4" w:space="0" w:color="auto"/>
            </w:tcBorders>
            <w:vAlign w:val="center"/>
          </w:tcPr>
          <w:p w14:paraId="5F9F0CA7" w14:textId="77777777" w:rsidR="00941A74" w:rsidRPr="00DA3E20" w:rsidRDefault="00941A74" w:rsidP="00941A74">
            <w:pPr>
              <w:jc w:val="right"/>
              <w:rPr>
                <w:rFonts w:ascii="Times New Roman" w:hAnsi="Times New Roman" w:cs="Times New Roman"/>
              </w:rPr>
            </w:pPr>
          </w:p>
        </w:tc>
        <w:tc>
          <w:tcPr>
            <w:tcW w:w="1587" w:type="dxa"/>
            <w:tcBorders>
              <w:bottom w:val="single" w:sz="4" w:space="0" w:color="auto"/>
            </w:tcBorders>
            <w:vAlign w:val="center"/>
          </w:tcPr>
          <w:p w14:paraId="73B556E1" w14:textId="77777777" w:rsidR="00941A74" w:rsidRPr="00DA3E20" w:rsidRDefault="00941A74" w:rsidP="00941A74">
            <w:pPr>
              <w:jc w:val="right"/>
              <w:rPr>
                <w:rFonts w:ascii="Times New Roman" w:hAnsi="Times New Roman" w:cs="Times New Roman"/>
              </w:rPr>
            </w:pPr>
          </w:p>
        </w:tc>
        <w:tc>
          <w:tcPr>
            <w:tcW w:w="907" w:type="dxa"/>
            <w:tcBorders>
              <w:bottom w:val="single" w:sz="4" w:space="0" w:color="auto"/>
            </w:tcBorders>
            <w:vAlign w:val="center"/>
          </w:tcPr>
          <w:p w14:paraId="0ED2EB61" w14:textId="77777777" w:rsidR="00941A74" w:rsidRPr="00DA3E20" w:rsidRDefault="00941A74" w:rsidP="00941A74">
            <w:pPr>
              <w:jc w:val="right"/>
              <w:rPr>
                <w:rFonts w:ascii="Times New Roman" w:hAnsi="Times New Roman" w:cs="Times New Roman"/>
              </w:rPr>
            </w:pPr>
          </w:p>
        </w:tc>
        <w:tc>
          <w:tcPr>
            <w:tcW w:w="852" w:type="dxa"/>
            <w:tcBorders>
              <w:bottom w:val="single" w:sz="4" w:space="0" w:color="auto"/>
            </w:tcBorders>
            <w:vAlign w:val="center"/>
          </w:tcPr>
          <w:p w14:paraId="4C9CA29B" w14:textId="77777777" w:rsidR="00941A74" w:rsidRPr="00DA3E20" w:rsidRDefault="00941A74" w:rsidP="00941A74">
            <w:pPr>
              <w:jc w:val="right"/>
              <w:rPr>
                <w:rFonts w:ascii="Times New Roman" w:hAnsi="Times New Roman" w:cs="Times New Roman"/>
              </w:rPr>
            </w:pPr>
          </w:p>
        </w:tc>
      </w:tr>
      <w:tr w:rsidR="00941A74" w:rsidRPr="00DA3E20" w14:paraId="5D9E7637" w14:textId="77777777" w:rsidTr="00A47B48">
        <w:trPr>
          <w:trHeight w:val="283"/>
        </w:trPr>
        <w:tc>
          <w:tcPr>
            <w:tcW w:w="2107" w:type="dxa"/>
            <w:tcBorders>
              <w:top w:val="single" w:sz="4" w:space="0" w:color="auto"/>
            </w:tcBorders>
          </w:tcPr>
          <w:p w14:paraId="76CEB2FC" w14:textId="79CC3AC5" w:rsidR="00941A74" w:rsidRPr="00DA3E20" w:rsidRDefault="00941A74" w:rsidP="00941A74">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72B570BE" w14:textId="2AF78736"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4.567 </w:t>
            </w:r>
            <m:oMath>
              <m:r>
                <w:rPr>
                  <w:rFonts w:ascii="Cambria Math" w:hAnsi="Cambria Math" w:cs="Times New Roman"/>
                </w:rPr>
                <m:t>±</m:t>
              </m:r>
            </m:oMath>
            <w:r w:rsidRPr="00DA3E20">
              <w:rPr>
                <w:rFonts w:ascii="Times New Roman" w:eastAsiaTheme="minorEastAsia" w:hAnsi="Times New Roman" w:cs="Times New Roman"/>
              </w:rPr>
              <w:t xml:space="preserve"> 0.053</w:t>
            </w:r>
          </w:p>
        </w:tc>
        <w:tc>
          <w:tcPr>
            <w:tcW w:w="905" w:type="dxa"/>
            <w:tcBorders>
              <w:top w:val="single" w:sz="4" w:space="0" w:color="auto"/>
            </w:tcBorders>
            <w:vAlign w:val="center"/>
          </w:tcPr>
          <w:p w14:paraId="35B32B53" w14:textId="750AEEF7" w:rsidR="00941A74" w:rsidRPr="00DA3E20" w:rsidRDefault="00941A74" w:rsidP="00941A74">
            <w:pPr>
              <w:jc w:val="right"/>
              <w:rPr>
                <w:rFonts w:ascii="Times New Roman" w:hAnsi="Times New Roman" w:cs="Times New Roman"/>
              </w:rPr>
            </w:pPr>
            <w:r w:rsidRPr="00DA3E20">
              <w:rPr>
                <w:rFonts w:ascii="Times New Roman" w:hAnsi="Times New Roman" w:cs="Times New Roman"/>
              </w:rPr>
              <w:t>86.263</w:t>
            </w:r>
          </w:p>
        </w:tc>
        <w:tc>
          <w:tcPr>
            <w:tcW w:w="849" w:type="dxa"/>
            <w:tcBorders>
              <w:top w:val="single" w:sz="4" w:space="0" w:color="auto"/>
            </w:tcBorders>
            <w:vAlign w:val="center"/>
          </w:tcPr>
          <w:p w14:paraId="3591E432" w14:textId="3F7E7D74"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Borders>
              <w:top w:val="single" w:sz="4" w:space="0" w:color="auto"/>
            </w:tcBorders>
          </w:tcPr>
          <w:p w14:paraId="38EC3239" w14:textId="77777777" w:rsidR="00941A74" w:rsidRPr="00DA3E20" w:rsidRDefault="00941A74" w:rsidP="00941A74">
            <w:pPr>
              <w:jc w:val="right"/>
              <w:rPr>
                <w:rFonts w:ascii="Times New Roman" w:hAnsi="Times New Roman" w:cs="Times New Roman"/>
              </w:rPr>
            </w:pPr>
          </w:p>
        </w:tc>
        <w:tc>
          <w:tcPr>
            <w:tcW w:w="1587" w:type="dxa"/>
            <w:tcBorders>
              <w:top w:val="single" w:sz="4" w:space="0" w:color="auto"/>
            </w:tcBorders>
            <w:vAlign w:val="center"/>
          </w:tcPr>
          <w:p w14:paraId="584F894D" w14:textId="729FB191"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3.840 </w:t>
            </w:r>
            <m:oMath>
              <m:r>
                <w:rPr>
                  <w:rFonts w:ascii="Cambria Math" w:hAnsi="Cambria Math" w:cs="Times New Roman"/>
                </w:rPr>
                <m:t>±</m:t>
              </m:r>
            </m:oMath>
            <w:r w:rsidRPr="00DA3E20">
              <w:rPr>
                <w:rFonts w:ascii="Times New Roman" w:eastAsiaTheme="minorEastAsia" w:hAnsi="Times New Roman" w:cs="Times New Roman"/>
              </w:rPr>
              <w:t xml:space="preserve"> 0.121</w:t>
            </w:r>
          </w:p>
        </w:tc>
        <w:tc>
          <w:tcPr>
            <w:tcW w:w="907" w:type="dxa"/>
            <w:tcBorders>
              <w:top w:val="single" w:sz="4" w:space="0" w:color="auto"/>
            </w:tcBorders>
            <w:vAlign w:val="center"/>
          </w:tcPr>
          <w:p w14:paraId="7E532B95" w14:textId="736BED20" w:rsidR="00941A74" w:rsidRPr="00DA3E20" w:rsidRDefault="00941A74" w:rsidP="00941A74">
            <w:pPr>
              <w:jc w:val="right"/>
              <w:rPr>
                <w:rFonts w:ascii="Times New Roman" w:hAnsi="Times New Roman" w:cs="Times New Roman"/>
              </w:rPr>
            </w:pPr>
            <w:r w:rsidRPr="00DA3E20">
              <w:rPr>
                <w:rFonts w:ascii="Times New Roman" w:hAnsi="Times New Roman" w:cs="Times New Roman"/>
              </w:rPr>
              <w:t>31.815</w:t>
            </w:r>
          </w:p>
        </w:tc>
        <w:tc>
          <w:tcPr>
            <w:tcW w:w="852" w:type="dxa"/>
            <w:tcBorders>
              <w:top w:val="single" w:sz="4" w:space="0" w:color="auto"/>
            </w:tcBorders>
            <w:vAlign w:val="center"/>
          </w:tcPr>
          <w:p w14:paraId="57BBE073" w14:textId="0E74E2BC"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0B7BF6A2" w14:textId="77777777" w:rsidTr="00A47B48">
        <w:trPr>
          <w:trHeight w:val="283"/>
        </w:trPr>
        <w:tc>
          <w:tcPr>
            <w:tcW w:w="2107" w:type="dxa"/>
          </w:tcPr>
          <w:p w14:paraId="2329FF0A" w14:textId="7DEBEED3" w:rsidR="00941A74" w:rsidRPr="00DA3E20" w:rsidRDefault="00941A74" w:rsidP="00941A74">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1D29DB0E" w14:textId="38C2479F"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0.287 </w:t>
            </w:r>
            <m:oMath>
              <m:r>
                <w:rPr>
                  <w:rFonts w:ascii="Cambria Math" w:hAnsi="Cambria Math" w:cs="Times New Roman"/>
                </w:rPr>
                <m:t>±</m:t>
              </m:r>
            </m:oMath>
            <w:r w:rsidRPr="00DA3E20">
              <w:rPr>
                <w:rFonts w:ascii="Times New Roman" w:eastAsiaTheme="minorEastAsia" w:hAnsi="Times New Roman" w:cs="Times New Roman"/>
              </w:rPr>
              <w:t xml:space="preserve"> 0.052</w:t>
            </w:r>
          </w:p>
        </w:tc>
        <w:tc>
          <w:tcPr>
            <w:tcW w:w="905" w:type="dxa"/>
            <w:vAlign w:val="center"/>
          </w:tcPr>
          <w:p w14:paraId="69C5794E" w14:textId="5D22CB45" w:rsidR="00941A74" w:rsidRPr="00DA3E20" w:rsidRDefault="00941A74" w:rsidP="00941A74">
            <w:pPr>
              <w:jc w:val="right"/>
              <w:rPr>
                <w:rFonts w:ascii="Times New Roman" w:hAnsi="Times New Roman" w:cs="Times New Roman"/>
              </w:rPr>
            </w:pPr>
            <w:r w:rsidRPr="00DA3E20">
              <w:rPr>
                <w:rFonts w:ascii="Times New Roman" w:hAnsi="Times New Roman" w:cs="Times New Roman"/>
              </w:rPr>
              <w:t>5.539</w:t>
            </w:r>
          </w:p>
        </w:tc>
        <w:tc>
          <w:tcPr>
            <w:tcW w:w="849" w:type="dxa"/>
            <w:vAlign w:val="center"/>
          </w:tcPr>
          <w:p w14:paraId="57CBA1A4" w14:textId="28654F08"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3A04F788" w14:textId="77777777" w:rsidR="00941A74" w:rsidRPr="00DA3E20" w:rsidRDefault="00941A74" w:rsidP="00941A74">
            <w:pPr>
              <w:jc w:val="right"/>
              <w:rPr>
                <w:rFonts w:ascii="Times New Roman" w:hAnsi="Times New Roman" w:cs="Times New Roman"/>
              </w:rPr>
            </w:pPr>
          </w:p>
        </w:tc>
        <w:tc>
          <w:tcPr>
            <w:tcW w:w="1587" w:type="dxa"/>
            <w:vAlign w:val="center"/>
          </w:tcPr>
          <w:p w14:paraId="6B98E5E9" w14:textId="474ADBB8"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0.315 </w:t>
            </w:r>
            <m:oMath>
              <m:r>
                <w:rPr>
                  <w:rFonts w:ascii="Cambria Math" w:hAnsi="Cambria Math" w:cs="Times New Roman"/>
                </w:rPr>
                <m:t>±</m:t>
              </m:r>
            </m:oMath>
            <w:r w:rsidRPr="00DA3E20">
              <w:rPr>
                <w:rFonts w:ascii="Times New Roman" w:eastAsiaTheme="minorEastAsia" w:hAnsi="Times New Roman" w:cs="Times New Roman"/>
              </w:rPr>
              <w:t xml:space="preserve"> 0.131</w:t>
            </w:r>
          </w:p>
        </w:tc>
        <w:tc>
          <w:tcPr>
            <w:tcW w:w="907" w:type="dxa"/>
            <w:vAlign w:val="center"/>
          </w:tcPr>
          <w:p w14:paraId="63B8FCC0" w14:textId="28FE262F" w:rsidR="00941A74" w:rsidRPr="00DA3E20" w:rsidRDefault="00941A74" w:rsidP="00941A74">
            <w:pPr>
              <w:jc w:val="right"/>
              <w:rPr>
                <w:rFonts w:ascii="Times New Roman" w:hAnsi="Times New Roman" w:cs="Times New Roman"/>
              </w:rPr>
            </w:pPr>
            <w:r w:rsidRPr="00DA3E20">
              <w:rPr>
                <w:rFonts w:ascii="Times New Roman" w:hAnsi="Times New Roman" w:cs="Times New Roman"/>
              </w:rPr>
              <w:t>2.395</w:t>
            </w:r>
          </w:p>
        </w:tc>
        <w:tc>
          <w:tcPr>
            <w:tcW w:w="852" w:type="dxa"/>
            <w:vAlign w:val="center"/>
          </w:tcPr>
          <w:p w14:paraId="4AC53B2C" w14:textId="103A93ED" w:rsidR="00941A74" w:rsidRPr="00DA3E20" w:rsidRDefault="00941A74" w:rsidP="00941A74">
            <w:pPr>
              <w:jc w:val="right"/>
              <w:rPr>
                <w:rFonts w:ascii="Times New Roman" w:hAnsi="Times New Roman" w:cs="Times New Roman"/>
              </w:rPr>
            </w:pPr>
            <w:r w:rsidRPr="00DA3E20">
              <w:rPr>
                <w:rFonts w:ascii="Times New Roman" w:hAnsi="Times New Roman" w:cs="Times New Roman"/>
              </w:rPr>
              <w:t>0.033</w:t>
            </w:r>
          </w:p>
        </w:tc>
      </w:tr>
      <w:tr w:rsidR="00941A74" w:rsidRPr="00DA3E20" w14:paraId="463EA320" w14:textId="77777777" w:rsidTr="009C7A4F">
        <w:trPr>
          <w:trHeight w:val="283"/>
        </w:trPr>
        <w:tc>
          <w:tcPr>
            <w:tcW w:w="2107" w:type="dxa"/>
          </w:tcPr>
          <w:p w14:paraId="4B38894A" w14:textId="4D5AFED1" w:rsidR="00941A74" w:rsidRPr="00DA3E20" w:rsidRDefault="00941A74" w:rsidP="00941A74">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52F7C7A1" w14:textId="36EE6913" w:rsidR="00941A74" w:rsidRPr="00DA3E20" w:rsidRDefault="00941A74" w:rsidP="00941A74">
            <w:pPr>
              <w:jc w:val="right"/>
              <w:rPr>
                <w:rFonts w:ascii="Times New Roman" w:hAnsi="Times New Roman" w:cs="Times New Roman"/>
              </w:rPr>
            </w:pPr>
          </w:p>
        </w:tc>
        <w:tc>
          <w:tcPr>
            <w:tcW w:w="905" w:type="dxa"/>
            <w:vAlign w:val="center"/>
          </w:tcPr>
          <w:p w14:paraId="06B24CF9" w14:textId="7341CCE0" w:rsidR="00941A74" w:rsidRPr="00DA3E20" w:rsidRDefault="00941A74" w:rsidP="00941A74">
            <w:pPr>
              <w:jc w:val="right"/>
              <w:rPr>
                <w:rFonts w:ascii="Times New Roman" w:hAnsi="Times New Roman" w:cs="Times New Roman"/>
              </w:rPr>
            </w:pPr>
          </w:p>
        </w:tc>
        <w:tc>
          <w:tcPr>
            <w:tcW w:w="849" w:type="dxa"/>
            <w:vAlign w:val="center"/>
          </w:tcPr>
          <w:p w14:paraId="013FAC00" w14:textId="3E5D9873" w:rsidR="00941A74" w:rsidRPr="00DA3E20" w:rsidRDefault="00941A74" w:rsidP="00941A74">
            <w:pPr>
              <w:jc w:val="right"/>
              <w:rPr>
                <w:rFonts w:ascii="Times New Roman" w:hAnsi="Times New Roman" w:cs="Times New Roman"/>
              </w:rPr>
            </w:pPr>
          </w:p>
        </w:tc>
        <w:tc>
          <w:tcPr>
            <w:tcW w:w="563" w:type="dxa"/>
          </w:tcPr>
          <w:p w14:paraId="02B630AE" w14:textId="77777777" w:rsidR="00941A74" w:rsidRPr="00DA3E20" w:rsidRDefault="00941A74" w:rsidP="00941A74">
            <w:pPr>
              <w:jc w:val="right"/>
              <w:rPr>
                <w:rFonts w:ascii="Times New Roman" w:hAnsi="Times New Roman" w:cs="Times New Roman"/>
              </w:rPr>
            </w:pPr>
          </w:p>
        </w:tc>
        <w:tc>
          <w:tcPr>
            <w:tcW w:w="1587" w:type="dxa"/>
            <w:vAlign w:val="center"/>
          </w:tcPr>
          <w:p w14:paraId="22762AED" w14:textId="27AE3CFC" w:rsidR="00941A74" w:rsidRPr="00DA3E20" w:rsidRDefault="00941A74" w:rsidP="00941A74">
            <w:pPr>
              <w:jc w:val="right"/>
              <w:rPr>
                <w:rFonts w:ascii="Times New Roman" w:hAnsi="Times New Roman" w:cs="Times New Roman"/>
              </w:rPr>
            </w:pPr>
          </w:p>
        </w:tc>
        <w:tc>
          <w:tcPr>
            <w:tcW w:w="907" w:type="dxa"/>
            <w:vAlign w:val="center"/>
          </w:tcPr>
          <w:p w14:paraId="2A598F6A" w14:textId="626654C7" w:rsidR="00941A74" w:rsidRPr="00DA3E20" w:rsidRDefault="00941A74" w:rsidP="00941A74">
            <w:pPr>
              <w:jc w:val="right"/>
              <w:rPr>
                <w:rFonts w:ascii="Times New Roman" w:hAnsi="Times New Roman" w:cs="Times New Roman"/>
              </w:rPr>
            </w:pPr>
          </w:p>
        </w:tc>
        <w:tc>
          <w:tcPr>
            <w:tcW w:w="852" w:type="dxa"/>
            <w:vAlign w:val="center"/>
          </w:tcPr>
          <w:p w14:paraId="48DFA15F" w14:textId="0ACF5034" w:rsidR="00941A74" w:rsidRPr="00DA3E20" w:rsidRDefault="00941A74" w:rsidP="00941A74">
            <w:pPr>
              <w:jc w:val="right"/>
              <w:rPr>
                <w:rFonts w:ascii="Times New Roman" w:hAnsi="Times New Roman" w:cs="Times New Roman"/>
              </w:rPr>
            </w:pPr>
          </w:p>
        </w:tc>
      </w:tr>
      <w:tr w:rsidR="00941A74" w:rsidRPr="00DA3E20" w14:paraId="2A3D3CB0" w14:textId="77777777" w:rsidTr="00BD1B3E">
        <w:trPr>
          <w:trHeight w:val="283"/>
        </w:trPr>
        <w:tc>
          <w:tcPr>
            <w:tcW w:w="2107" w:type="dxa"/>
          </w:tcPr>
          <w:p w14:paraId="0F78C518" w14:textId="3A217AC6"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272DE5D0" w14:textId="316FD30D"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-1.613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26D629F7" w14:textId="2A005A63" w:rsidR="00941A74" w:rsidRPr="00DA3E20" w:rsidRDefault="00941A74" w:rsidP="00941A74">
            <w:pPr>
              <w:jc w:val="right"/>
              <w:rPr>
                <w:rFonts w:ascii="Times New Roman" w:hAnsi="Times New Roman" w:cs="Times New Roman"/>
              </w:rPr>
            </w:pPr>
            <w:r w:rsidRPr="00DA3E20">
              <w:rPr>
                <w:rFonts w:ascii="Times New Roman" w:hAnsi="Times New Roman" w:cs="Times New Roman"/>
              </w:rPr>
              <w:t>-26.079</w:t>
            </w:r>
          </w:p>
        </w:tc>
        <w:tc>
          <w:tcPr>
            <w:tcW w:w="849" w:type="dxa"/>
            <w:vAlign w:val="center"/>
          </w:tcPr>
          <w:p w14:paraId="0114B490" w14:textId="6A985870"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125FA4E6" w14:textId="77777777" w:rsidR="00941A74" w:rsidRPr="00DA3E20" w:rsidRDefault="00941A74" w:rsidP="00941A74">
            <w:pPr>
              <w:jc w:val="right"/>
              <w:rPr>
                <w:rFonts w:ascii="Times New Roman" w:hAnsi="Times New Roman" w:cs="Times New Roman"/>
              </w:rPr>
            </w:pPr>
          </w:p>
        </w:tc>
        <w:tc>
          <w:tcPr>
            <w:tcW w:w="1587" w:type="dxa"/>
            <w:vAlign w:val="center"/>
          </w:tcPr>
          <w:p w14:paraId="7A45C1F3" w14:textId="71859DAC"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-1.016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Pr>
          <w:p w14:paraId="612E8E09" w14:textId="2DFEB949" w:rsidR="00941A74" w:rsidRPr="00DA3E20" w:rsidRDefault="00941A74" w:rsidP="00941A74">
            <w:pPr>
              <w:jc w:val="right"/>
              <w:rPr>
                <w:rFonts w:ascii="Times New Roman" w:hAnsi="Times New Roman" w:cs="Times New Roman"/>
              </w:rPr>
            </w:pPr>
            <w:r w:rsidRPr="00DA3E20">
              <w:rPr>
                <w:rFonts w:ascii="Times New Roman" w:hAnsi="Times New Roman" w:cs="Times New Roman"/>
              </w:rPr>
              <w:t>-8.500</w:t>
            </w:r>
          </w:p>
        </w:tc>
        <w:tc>
          <w:tcPr>
            <w:tcW w:w="852" w:type="dxa"/>
            <w:vAlign w:val="center"/>
          </w:tcPr>
          <w:p w14:paraId="520BD027" w14:textId="2016EB48"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6822723C" w14:textId="77777777" w:rsidTr="00A47B48">
        <w:trPr>
          <w:trHeight w:val="283"/>
        </w:trPr>
        <w:tc>
          <w:tcPr>
            <w:tcW w:w="2107" w:type="dxa"/>
          </w:tcPr>
          <w:p w14:paraId="1957DC86" w14:textId="62571D69"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5AB3CEE7" w14:textId="5CF755EA"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-1.853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3F156609" w14:textId="1E9F8ED6" w:rsidR="00941A74" w:rsidRPr="00DA3E20" w:rsidRDefault="00941A74" w:rsidP="00941A74">
            <w:pPr>
              <w:jc w:val="right"/>
              <w:rPr>
                <w:rFonts w:ascii="Times New Roman" w:hAnsi="Times New Roman" w:cs="Times New Roman"/>
              </w:rPr>
            </w:pPr>
            <w:r w:rsidRPr="00DA3E20">
              <w:rPr>
                <w:rFonts w:ascii="Times New Roman" w:hAnsi="Times New Roman" w:cs="Times New Roman"/>
              </w:rPr>
              <w:t>-29.727</w:t>
            </w:r>
          </w:p>
        </w:tc>
        <w:tc>
          <w:tcPr>
            <w:tcW w:w="849" w:type="dxa"/>
            <w:vAlign w:val="center"/>
          </w:tcPr>
          <w:p w14:paraId="32F8333F" w14:textId="6DB26B77"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76D2D8C4" w14:textId="77777777" w:rsidR="00941A74" w:rsidRPr="00DA3E20" w:rsidRDefault="00941A74" w:rsidP="00941A74">
            <w:pPr>
              <w:jc w:val="right"/>
              <w:rPr>
                <w:rFonts w:ascii="Times New Roman" w:hAnsi="Times New Roman" w:cs="Times New Roman"/>
              </w:rPr>
            </w:pPr>
          </w:p>
        </w:tc>
        <w:tc>
          <w:tcPr>
            <w:tcW w:w="1587" w:type="dxa"/>
            <w:vAlign w:val="center"/>
          </w:tcPr>
          <w:p w14:paraId="11D2D217" w14:textId="33552E13"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-1.291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Pr>
          <w:p w14:paraId="5FD26BA2" w14:textId="47FA88DE" w:rsidR="00941A74" w:rsidRPr="00DA3E20" w:rsidRDefault="00941A74" w:rsidP="00941A74">
            <w:pPr>
              <w:jc w:val="right"/>
              <w:rPr>
                <w:rFonts w:ascii="Times New Roman" w:hAnsi="Times New Roman" w:cs="Times New Roman"/>
              </w:rPr>
            </w:pPr>
            <w:r w:rsidRPr="00DA3E20">
              <w:rPr>
                <w:rFonts w:ascii="Times New Roman" w:hAnsi="Times New Roman" w:cs="Times New Roman"/>
              </w:rPr>
              <w:t>-10.769</w:t>
            </w:r>
          </w:p>
        </w:tc>
        <w:tc>
          <w:tcPr>
            <w:tcW w:w="852" w:type="dxa"/>
            <w:vAlign w:val="center"/>
          </w:tcPr>
          <w:p w14:paraId="2678174B" w14:textId="446E86B9"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4733C0D6" w14:textId="77777777" w:rsidTr="009C7A4F">
        <w:trPr>
          <w:trHeight w:val="283"/>
        </w:trPr>
        <w:tc>
          <w:tcPr>
            <w:tcW w:w="2107" w:type="dxa"/>
          </w:tcPr>
          <w:p w14:paraId="6A7DACB3" w14:textId="4A5951CB"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7257353A" w14:textId="256BBD26"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-1.743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16A1E8FC" w14:textId="1F6DFD95" w:rsidR="00941A74" w:rsidRPr="00DA3E20" w:rsidRDefault="00941A74" w:rsidP="00941A74">
            <w:pPr>
              <w:jc w:val="right"/>
              <w:rPr>
                <w:rFonts w:ascii="Times New Roman" w:hAnsi="Times New Roman" w:cs="Times New Roman"/>
              </w:rPr>
            </w:pPr>
            <w:r w:rsidRPr="00DA3E20">
              <w:rPr>
                <w:rFonts w:ascii="Times New Roman" w:hAnsi="Times New Roman" w:cs="Times New Roman"/>
              </w:rPr>
              <w:t>-28.176</w:t>
            </w:r>
          </w:p>
        </w:tc>
        <w:tc>
          <w:tcPr>
            <w:tcW w:w="849" w:type="dxa"/>
            <w:vAlign w:val="center"/>
          </w:tcPr>
          <w:p w14:paraId="5C73C936" w14:textId="517054EC"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60FB0943" w14:textId="77777777" w:rsidR="00941A74" w:rsidRPr="00DA3E20" w:rsidRDefault="00941A74" w:rsidP="00941A74">
            <w:pPr>
              <w:jc w:val="right"/>
              <w:rPr>
                <w:rFonts w:ascii="Times New Roman" w:hAnsi="Times New Roman" w:cs="Times New Roman"/>
              </w:rPr>
            </w:pPr>
          </w:p>
        </w:tc>
        <w:tc>
          <w:tcPr>
            <w:tcW w:w="1587" w:type="dxa"/>
            <w:vAlign w:val="center"/>
          </w:tcPr>
          <w:p w14:paraId="199F37B8" w14:textId="2BDAB5E3"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-1.446 </w:t>
            </w:r>
            <m:oMath>
              <m:r>
                <w:rPr>
                  <w:rFonts w:ascii="Cambria Math" w:hAnsi="Cambria Math" w:cs="Times New Roman"/>
                </w:rPr>
                <m:t>±</m:t>
              </m:r>
            </m:oMath>
            <w:r w:rsidRPr="00DA3E20">
              <w:rPr>
                <w:rFonts w:ascii="Times New Roman" w:eastAsiaTheme="minorEastAsia" w:hAnsi="Times New Roman" w:cs="Times New Roman"/>
              </w:rPr>
              <w:t xml:space="preserve"> 0.119</w:t>
            </w:r>
          </w:p>
        </w:tc>
        <w:tc>
          <w:tcPr>
            <w:tcW w:w="907" w:type="dxa"/>
          </w:tcPr>
          <w:p w14:paraId="0C29424C" w14:textId="05AA7640" w:rsidR="00941A74" w:rsidRPr="00DA3E20" w:rsidRDefault="00941A74" w:rsidP="00941A74">
            <w:pPr>
              <w:jc w:val="right"/>
              <w:rPr>
                <w:rFonts w:ascii="Times New Roman" w:hAnsi="Times New Roman" w:cs="Times New Roman"/>
              </w:rPr>
            </w:pPr>
            <w:r w:rsidRPr="00DA3E20">
              <w:rPr>
                <w:rFonts w:ascii="Times New Roman" w:hAnsi="Times New Roman" w:cs="Times New Roman"/>
              </w:rPr>
              <w:t>-12.109</w:t>
            </w:r>
          </w:p>
        </w:tc>
        <w:tc>
          <w:tcPr>
            <w:tcW w:w="852" w:type="dxa"/>
            <w:vAlign w:val="center"/>
          </w:tcPr>
          <w:p w14:paraId="25E116C8" w14:textId="16CABDE7"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0CF9B18F" w14:textId="77777777" w:rsidTr="009C7A4F">
        <w:trPr>
          <w:trHeight w:val="283"/>
        </w:trPr>
        <w:tc>
          <w:tcPr>
            <w:tcW w:w="2107" w:type="dxa"/>
          </w:tcPr>
          <w:p w14:paraId="1ACEE8F3" w14:textId="7AE3F4FF" w:rsidR="00941A74" w:rsidRPr="00DA3E20" w:rsidRDefault="00941A74" w:rsidP="00941A74">
            <w:pPr>
              <w:ind w:firstLine="170"/>
              <w:rPr>
                <w:rFonts w:ascii="Times New Roman" w:hAnsi="Times New Roman" w:cs="Times New Roman"/>
              </w:rPr>
            </w:pPr>
          </w:p>
        </w:tc>
        <w:tc>
          <w:tcPr>
            <w:tcW w:w="1586" w:type="dxa"/>
            <w:vAlign w:val="center"/>
          </w:tcPr>
          <w:p w14:paraId="0ECB7EC8" w14:textId="163ACFAD" w:rsidR="00941A74" w:rsidRPr="00DA3E20" w:rsidRDefault="00941A74" w:rsidP="00941A74">
            <w:pPr>
              <w:jc w:val="right"/>
              <w:rPr>
                <w:rFonts w:ascii="Times New Roman" w:hAnsi="Times New Roman" w:cs="Times New Roman"/>
              </w:rPr>
            </w:pPr>
          </w:p>
        </w:tc>
        <w:tc>
          <w:tcPr>
            <w:tcW w:w="905" w:type="dxa"/>
          </w:tcPr>
          <w:p w14:paraId="2FCB8397" w14:textId="693DEF32" w:rsidR="00941A74" w:rsidRPr="00DA3E20" w:rsidRDefault="00941A74" w:rsidP="00941A74">
            <w:pPr>
              <w:jc w:val="right"/>
              <w:rPr>
                <w:rFonts w:ascii="Times New Roman" w:hAnsi="Times New Roman" w:cs="Times New Roman"/>
              </w:rPr>
            </w:pPr>
          </w:p>
        </w:tc>
        <w:tc>
          <w:tcPr>
            <w:tcW w:w="849" w:type="dxa"/>
            <w:vAlign w:val="center"/>
          </w:tcPr>
          <w:p w14:paraId="2D8415E4" w14:textId="080E38B8" w:rsidR="00941A74" w:rsidRPr="00DA3E20" w:rsidRDefault="00941A74" w:rsidP="00941A74">
            <w:pPr>
              <w:jc w:val="right"/>
              <w:rPr>
                <w:rFonts w:ascii="Times New Roman" w:hAnsi="Times New Roman" w:cs="Times New Roman"/>
              </w:rPr>
            </w:pPr>
          </w:p>
        </w:tc>
        <w:tc>
          <w:tcPr>
            <w:tcW w:w="563" w:type="dxa"/>
          </w:tcPr>
          <w:p w14:paraId="3F48A418" w14:textId="77777777" w:rsidR="00941A74" w:rsidRPr="00DA3E20" w:rsidRDefault="00941A74" w:rsidP="00941A74">
            <w:pPr>
              <w:jc w:val="right"/>
              <w:rPr>
                <w:rFonts w:ascii="Times New Roman" w:hAnsi="Times New Roman" w:cs="Times New Roman"/>
              </w:rPr>
            </w:pPr>
          </w:p>
        </w:tc>
        <w:tc>
          <w:tcPr>
            <w:tcW w:w="1587" w:type="dxa"/>
            <w:vAlign w:val="center"/>
          </w:tcPr>
          <w:p w14:paraId="60CC0582" w14:textId="24A29F5F" w:rsidR="00941A74" w:rsidRPr="00DA3E20" w:rsidRDefault="00941A74" w:rsidP="00941A74">
            <w:pPr>
              <w:jc w:val="right"/>
              <w:rPr>
                <w:rFonts w:ascii="Times New Roman" w:hAnsi="Times New Roman" w:cs="Times New Roman"/>
              </w:rPr>
            </w:pPr>
          </w:p>
        </w:tc>
        <w:tc>
          <w:tcPr>
            <w:tcW w:w="907" w:type="dxa"/>
          </w:tcPr>
          <w:p w14:paraId="0DFC2F6F" w14:textId="0DC8BFA7" w:rsidR="00941A74" w:rsidRPr="00DA3E20" w:rsidRDefault="00941A74" w:rsidP="00941A74">
            <w:pPr>
              <w:jc w:val="right"/>
              <w:rPr>
                <w:rFonts w:ascii="Times New Roman" w:hAnsi="Times New Roman" w:cs="Times New Roman"/>
              </w:rPr>
            </w:pPr>
          </w:p>
        </w:tc>
        <w:tc>
          <w:tcPr>
            <w:tcW w:w="852" w:type="dxa"/>
            <w:vAlign w:val="center"/>
          </w:tcPr>
          <w:p w14:paraId="1EB47BAF" w14:textId="696D2FB9" w:rsidR="00941A74" w:rsidRPr="00DA3E20" w:rsidRDefault="00941A74" w:rsidP="00941A74">
            <w:pPr>
              <w:jc w:val="right"/>
              <w:rPr>
                <w:rFonts w:ascii="Times New Roman" w:hAnsi="Times New Roman" w:cs="Times New Roman"/>
              </w:rPr>
            </w:pPr>
          </w:p>
        </w:tc>
      </w:tr>
      <w:tr w:rsidR="00941A74" w:rsidRPr="00DA3E20" w14:paraId="02071F70" w14:textId="77777777" w:rsidTr="00BD1B3E">
        <w:trPr>
          <w:trHeight w:val="283"/>
        </w:trPr>
        <w:tc>
          <w:tcPr>
            <w:tcW w:w="2107" w:type="dxa"/>
            <w:tcBorders>
              <w:bottom w:val="single" w:sz="4" w:space="0" w:color="auto"/>
            </w:tcBorders>
          </w:tcPr>
          <w:p w14:paraId="758F1E77" w14:textId="6E9C9D37" w:rsidR="00941A74" w:rsidRPr="00DA3E20" w:rsidRDefault="00941A74" w:rsidP="00941A74">
            <w:pPr>
              <w:rPr>
                <w:rFonts w:ascii="Times New Roman" w:hAnsi="Times New Roman" w:cs="Times New Roman"/>
              </w:rPr>
            </w:pPr>
            <w:r w:rsidRPr="00DA3E20">
              <w:rPr>
                <w:rFonts w:ascii="Times New Roman" w:hAnsi="Times New Roman" w:cs="Times New Roman"/>
                <w:b/>
                <w:bCs/>
              </w:rPr>
              <w:t>Log Max Stems</w:t>
            </w:r>
          </w:p>
        </w:tc>
        <w:tc>
          <w:tcPr>
            <w:tcW w:w="1586" w:type="dxa"/>
            <w:tcBorders>
              <w:bottom w:val="single" w:sz="4" w:space="0" w:color="auto"/>
            </w:tcBorders>
            <w:vAlign w:val="center"/>
          </w:tcPr>
          <w:p w14:paraId="0E90B9DD" w14:textId="6FB25352" w:rsidR="00941A74" w:rsidRPr="00DA3E20" w:rsidRDefault="00941A74" w:rsidP="00941A74">
            <w:pPr>
              <w:jc w:val="right"/>
              <w:rPr>
                <w:rFonts w:ascii="Times New Roman" w:hAnsi="Times New Roman" w:cs="Times New Roman"/>
              </w:rPr>
            </w:pPr>
          </w:p>
        </w:tc>
        <w:tc>
          <w:tcPr>
            <w:tcW w:w="905" w:type="dxa"/>
            <w:tcBorders>
              <w:bottom w:val="single" w:sz="4" w:space="0" w:color="auto"/>
            </w:tcBorders>
            <w:vAlign w:val="center"/>
          </w:tcPr>
          <w:p w14:paraId="613705DC" w14:textId="27336036" w:rsidR="00941A74" w:rsidRPr="00DA3E20" w:rsidRDefault="00941A74" w:rsidP="00941A74">
            <w:pPr>
              <w:jc w:val="right"/>
              <w:rPr>
                <w:rFonts w:ascii="Times New Roman" w:hAnsi="Times New Roman" w:cs="Times New Roman"/>
              </w:rPr>
            </w:pPr>
          </w:p>
        </w:tc>
        <w:tc>
          <w:tcPr>
            <w:tcW w:w="849" w:type="dxa"/>
            <w:tcBorders>
              <w:bottom w:val="single" w:sz="4" w:space="0" w:color="auto"/>
            </w:tcBorders>
            <w:vAlign w:val="center"/>
          </w:tcPr>
          <w:p w14:paraId="16E8BA11" w14:textId="78FEAEFC" w:rsidR="00941A74" w:rsidRPr="00DA3E20" w:rsidRDefault="00941A74" w:rsidP="00941A74">
            <w:pPr>
              <w:jc w:val="right"/>
              <w:rPr>
                <w:rFonts w:ascii="Times New Roman" w:hAnsi="Times New Roman" w:cs="Times New Roman"/>
              </w:rPr>
            </w:pPr>
          </w:p>
        </w:tc>
        <w:tc>
          <w:tcPr>
            <w:tcW w:w="563" w:type="dxa"/>
            <w:tcBorders>
              <w:bottom w:val="single" w:sz="4" w:space="0" w:color="auto"/>
            </w:tcBorders>
            <w:vAlign w:val="center"/>
          </w:tcPr>
          <w:p w14:paraId="7936DC4A" w14:textId="77777777" w:rsidR="00941A74" w:rsidRPr="00DA3E20" w:rsidRDefault="00941A74" w:rsidP="00941A74">
            <w:pPr>
              <w:jc w:val="right"/>
              <w:rPr>
                <w:rFonts w:ascii="Times New Roman" w:hAnsi="Times New Roman" w:cs="Times New Roman"/>
              </w:rPr>
            </w:pPr>
          </w:p>
        </w:tc>
        <w:tc>
          <w:tcPr>
            <w:tcW w:w="1587" w:type="dxa"/>
            <w:tcBorders>
              <w:bottom w:val="single" w:sz="4" w:space="0" w:color="auto"/>
            </w:tcBorders>
            <w:vAlign w:val="center"/>
          </w:tcPr>
          <w:p w14:paraId="48ADF2FA" w14:textId="5D8C02AA" w:rsidR="00941A74" w:rsidRPr="00DA3E20" w:rsidRDefault="00941A74" w:rsidP="00941A74">
            <w:pPr>
              <w:jc w:val="right"/>
              <w:rPr>
                <w:rFonts w:ascii="Times New Roman" w:hAnsi="Times New Roman" w:cs="Times New Roman"/>
              </w:rPr>
            </w:pPr>
          </w:p>
        </w:tc>
        <w:tc>
          <w:tcPr>
            <w:tcW w:w="907" w:type="dxa"/>
            <w:tcBorders>
              <w:bottom w:val="single" w:sz="4" w:space="0" w:color="auto"/>
            </w:tcBorders>
            <w:vAlign w:val="center"/>
          </w:tcPr>
          <w:p w14:paraId="544F3078" w14:textId="5F4F1D2E" w:rsidR="00941A74" w:rsidRPr="00DA3E20" w:rsidRDefault="00941A74" w:rsidP="00941A74">
            <w:pPr>
              <w:jc w:val="right"/>
              <w:rPr>
                <w:rFonts w:ascii="Times New Roman" w:hAnsi="Times New Roman" w:cs="Times New Roman"/>
              </w:rPr>
            </w:pPr>
          </w:p>
        </w:tc>
        <w:tc>
          <w:tcPr>
            <w:tcW w:w="852" w:type="dxa"/>
            <w:tcBorders>
              <w:bottom w:val="single" w:sz="4" w:space="0" w:color="auto"/>
            </w:tcBorders>
            <w:vAlign w:val="center"/>
          </w:tcPr>
          <w:p w14:paraId="7D0348A7" w14:textId="791F5D5A" w:rsidR="00941A74" w:rsidRPr="00DA3E20" w:rsidRDefault="00941A74" w:rsidP="00941A74">
            <w:pPr>
              <w:jc w:val="right"/>
              <w:rPr>
                <w:rFonts w:ascii="Times New Roman" w:hAnsi="Times New Roman" w:cs="Times New Roman"/>
              </w:rPr>
            </w:pPr>
          </w:p>
        </w:tc>
      </w:tr>
      <w:tr w:rsidR="00941A74" w:rsidRPr="00DA3E20" w14:paraId="55734437" w14:textId="77777777" w:rsidTr="00BD1B3E">
        <w:trPr>
          <w:trHeight w:val="283"/>
        </w:trPr>
        <w:tc>
          <w:tcPr>
            <w:tcW w:w="2107" w:type="dxa"/>
            <w:tcBorders>
              <w:top w:val="single" w:sz="4" w:space="0" w:color="auto"/>
            </w:tcBorders>
          </w:tcPr>
          <w:p w14:paraId="28413E57" w14:textId="1780679D" w:rsidR="00941A74" w:rsidRPr="00DA3E20" w:rsidRDefault="00941A74" w:rsidP="00941A74">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6A016326" w14:textId="4D03CC82"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0.173 </w:t>
            </w:r>
            <m:oMath>
              <m:r>
                <w:rPr>
                  <w:rFonts w:ascii="Cambria Math" w:hAnsi="Cambria Math" w:cs="Times New Roman"/>
                </w:rPr>
                <m:t>±</m:t>
              </m:r>
            </m:oMath>
            <w:r w:rsidRPr="00DA3E20">
              <w:rPr>
                <w:rFonts w:ascii="Times New Roman" w:eastAsiaTheme="minorEastAsia" w:hAnsi="Times New Roman" w:cs="Times New Roman"/>
              </w:rPr>
              <w:t xml:space="preserve"> 0.126</w:t>
            </w:r>
          </w:p>
        </w:tc>
        <w:tc>
          <w:tcPr>
            <w:tcW w:w="905" w:type="dxa"/>
            <w:tcBorders>
              <w:top w:val="single" w:sz="4" w:space="0" w:color="auto"/>
            </w:tcBorders>
            <w:vAlign w:val="center"/>
          </w:tcPr>
          <w:p w14:paraId="524596F3" w14:textId="6A5ACB3C" w:rsidR="00941A74" w:rsidRPr="00DA3E20" w:rsidRDefault="00941A74" w:rsidP="00941A74">
            <w:pPr>
              <w:jc w:val="right"/>
              <w:rPr>
                <w:rFonts w:ascii="Times New Roman" w:hAnsi="Times New Roman" w:cs="Times New Roman"/>
              </w:rPr>
            </w:pPr>
            <w:r w:rsidRPr="00DA3E20">
              <w:rPr>
                <w:rFonts w:ascii="Times New Roman" w:hAnsi="Times New Roman" w:cs="Times New Roman"/>
              </w:rPr>
              <w:t>1.375</w:t>
            </w:r>
          </w:p>
        </w:tc>
        <w:tc>
          <w:tcPr>
            <w:tcW w:w="849" w:type="dxa"/>
            <w:tcBorders>
              <w:top w:val="single" w:sz="4" w:space="0" w:color="auto"/>
            </w:tcBorders>
            <w:vAlign w:val="center"/>
          </w:tcPr>
          <w:p w14:paraId="52BCC291" w14:textId="63B0EE0A" w:rsidR="00941A74" w:rsidRPr="00DA3E20" w:rsidRDefault="00941A74" w:rsidP="00941A74">
            <w:pPr>
              <w:jc w:val="right"/>
              <w:rPr>
                <w:rFonts w:ascii="Times New Roman" w:hAnsi="Times New Roman" w:cs="Times New Roman"/>
              </w:rPr>
            </w:pPr>
            <w:r w:rsidRPr="00DA3E20">
              <w:rPr>
                <w:rFonts w:ascii="Times New Roman" w:hAnsi="Times New Roman" w:cs="Times New Roman"/>
              </w:rPr>
              <w:t>0.175</w:t>
            </w:r>
          </w:p>
        </w:tc>
        <w:tc>
          <w:tcPr>
            <w:tcW w:w="563" w:type="dxa"/>
            <w:tcBorders>
              <w:top w:val="single" w:sz="4" w:space="0" w:color="auto"/>
            </w:tcBorders>
          </w:tcPr>
          <w:p w14:paraId="2E8109CC" w14:textId="77777777" w:rsidR="00941A74" w:rsidRPr="00DA3E20" w:rsidRDefault="00941A74" w:rsidP="00941A74">
            <w:pPr>
              <w:jc w:val="right"/>
              <w:rPr>
                <w:rFonts w:ascii="Times New Roman" w:hAnsi="Times New Roman" w:cs="Times New Roman"/>
              </w:rPr>
            </w:pPr>
          </w:p>
        </w:tc>
        <w:tc>
          <w:tcPr>
            <w:tcW w:w="1587" w:type="dxa"/>
            <w:tcBorders>
              <w:top w:val="single" w:sz="4" w:space="0" w:color="auto"/>
            </w:tcBorders>
            <w:vAlign w:val="center"/>
          </w:tcPr>
          <w:p w14:paraId="276197C6" w14:textId="7C974BD9"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0.212 </w:t>
            </w:r>
            <m:oMath>
              <m:r>
                <w:rPr>
                  <w:rFonts w:ascii="Cambria Math" w:hAnsi="Cambria Math" w:cs="Times New Roman"/>
                </w:rPr>
                <m:t>±</m:t>
              </m:r>
            </m:oMath>
            <w:r w:rsidRPr="00DA3E20">
              <w:rPr>
                <w:rFonts w:ascii="Times New Roman" w:eastAsiaTheme="minorEastAsia" w:hAnsi="Times New Roman" w:cs="Times New Roman"/>
              </w:rPr>
              <w:t xml:space="preserve"> 0.186</w:t>
            </w:r>
          </w:p>
        </w:tc>
        <w:tc>
          <w:tcPr>
            <w:tcW w:w="907" w:type="dxa"/>
            <w:tcBorders>
              <w:top w:val="single" w:sz="4" w:space="0" w:color="auto"/>
            </w:tcBorders>
            <w:vAlign w:val="center"/>
          </w:tcPr>
          <w:p w14:paraId="66085767" w14:textId="2B611C8F" w:rsidR="00941A74" w:rsidRPr="00DA3E20" w:rsidRDefault="00941A74" w:rsidP="00941A74">
            <w:pPr>
              <w:jc w:val="right"/>
              <w:rPr>
                <w:rFonts w:ascii="Times New Roman" w:hAnsi="Times New Roman" w:cs="Times New Roman"/>
              </w:rPr>
            </w:pPr>
            <w:r w:rsidRPr="00DA3E20">
              <w:rPr>
                <w:rFonts w:ascii="Times New Roman" w:hAnsi="Times New Roman" w:cs="Times New Roman"/>
              </w:rPr>
              <w:t>1.139</w:t>
            </w:r>
          </w:p>
        </w:tc>
        <w:tc>
          <w:tcPr>
            <w:tcW w:w="852" w:type="dxa"/>
            <w:tcBorders>
              <w:top w:val="single" w:sz="4" w:space="0" w:color="auto"/>
            </w:tcBorders>
            <w:vAlign w:val="center"/>
          </w:tcPr>
          <w:p w14:paraId="690DE767" w14:textId="24D0A44F" w:rsidR="00941A74" w:rsidRPr="00DA3E20" w:rsidRDefault="00941A74" w:rsidP="00941A74">
            <w:pPr>
              <w:jc w:val="right"/>
              <w:rPr>
                <w:rFonts w:ascii="Times New Roman" w:hAnsi="Times New Roman" w:cs="Times New Roman"/>
              </w:rPr>
            </w:pPr>
            <w:r w:rsidRPr="00DA3E20">
              <w:rPr>
                <w:rFonts w:ascii="Times New Roman" w:hAnsi="Times New Roman" w:cs="Times New Roman"/>
              </w:rPr>
              <w:t>0.263</w:t>
            </w:r>
          </w:p>
        </w:tc>
      </w:tr>
      <w:tr w:rsidR="00941A74" w:rsidRPr="00DA3E20" w14:paraId="149E7819" w14:textId="77777777" w:rsidTr="00BD1B3E">
        <w:trPr>
          <w:trHeight w:val="283"/>
        </w:trPr>
        <w:tc>
          <w:tcPr>
            <w:tcW w:w="2107" w:type="dxa"/>
          </w:tcPr>
          <w:p w14:paraId="402047D1" w14:textId="72FF1AA1" w:rsidR="00941A74" w:rsidRPr="00DA3E20" w:rsidRDefault="00941A74" w:rsidP="00941A74">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316FED66" w14:textId="36578519"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0.012 </w:t>
            </w:r>
            <m:oMath>
              <m:r>
                <w:rPr>
                  <w:rFonts w:ascii="Cambria Math" w:hAnsi="Cambria Math" w:cs="Times New Roman"/>
                </w:rPr>
                <m:t>±</m:t>
              </m:r>
            </m:oMath>
            <w:r w:rsidRPr="00DA3E20">
              <w:rPr>
                <w:rFonts w:ascii="Times New Roman" w:eastAsiaTheme="minorEastAsia" w:hAnsi="Times New Roman" w:cs="Times New Roman"/>
              </w:rPr>
              <w:t xml:space="preserve"> 0.114</w:t>
            </w:r>
          </w:p>
        </w:tc>
        <w:tc>
          <w:tcPr>
            <w:tcW w:w="905" w:type="dxa"/>
            <w:vAlign w:val="center"/>
          </w:tcPr>
          <w:p w14:paraId="2DF33F0B" w14:textId="54BC481F" w:rsidR="00941A74" w:rsidRPr="00DA3E20" w:rsidRDefault="00941A74" w:rsidP="00941A74">
            <w:pPr>
              <w:jc w:val="right"/>
              <w:rPr>
                <w:rFonts w:ascii="Times New Roman" w:hAnsi="Times New Roman" w:cs="Times New Roman"/>
              </w:rPr>
            </w:pPr>
            <w:r w:rsidRPr="00DA3E20">
              <w:rPr>
                <w:rFonts w:ascii="Times New Roman" w:hAnsi="Times New Roman" w:cs="Times New Roman"/>
              </w:rPr>
              <w:t>0.105</w:t>
            </w:r>
          </w:p>
        </w:tc>
        <w:tc>
          <w:tcPr>
            <w:tcW w:w="849" w:type="dxa"/>
            <w:vAlign w:val="center"/>
          </w:tcPr>
          <w:p w14:paraId="67C64C6E" w14:textId="676A5925" w:rsidR="00941A74" w:rsidRPr="00DA3E20" w:rsidRDefault="00941A74" w:rsidP="00941A74">
            <w:pPr>
              <w:jc w:val="right"/>
              <w:rPr>
                <w:rFonts w:ascii="Times New Roman" w:hAnsi="Times New Roman" w:cs="Times New Roman"/>
              </w:rPr>
            </w:pPr>
            <w:r w:rsidRPr="00DA3E20">
              <w:rPr>
                <w:rFonts w:ascii="Times New Roman" w:hAnsi="Times New Roman" w:cs="Times New Roman"/>
              </w:rPr>
              <w:t>0.916</w:t>
            </w:r>
          </w:p>
        </w:tc>
        <w:tc>
          <w:tcPr>
            <w:tcW w:w="563" w:type="dxa"/>
          </w:tcPr>
          <w:p w14:paraId="3D6F0415" w14:textId="77777777" w:rsidR="00941A74" w:rsidRPr="00DA3E20" w:rsidRDefault="00941A74" w:rsidP="00941A74">
            <w:pPr>
              <w:jc w:val="right"/>
              <w:rPr>
                <w:rFonts w:ascii="Times New Roman" w:hAnsi="Times New Roman" w:cs="Times New Roman"/>
              </w:rPr>
            </w:pPr>
          </w:p>
        </w:tc>
        <w:tc>
          <w:tcPr>
            <w:tcW w:w="1587" w:type="dxa"/>
            <w:vAlign w:val="center"/>
          </w:tcPr>
          <w:p w14:paraId="66FC7796" w14:textId="293058B6"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0.073 </w:t>
            </w:r>
            <m:oMath>
              <m:r>
                <w:rPr>
                  <w:rFonts w:ascii="Cambria Math" w:hAnsi="Cambria Math" w:cs="Times New Roman"/>
                </w:rPr>
                <m:t>±</m:t>
              </m:r>
            </m:oMath>
            <w:r w:rsidRPr="00DA3E20">
              <w:rPr>
                <w:rFonts w:ascii="Times New Roman" w:eastAsiaTheme="minorEastAsia" w:hAnsi="Times New Roman" w:cs="Times New Roman"/>
              </w:rPr>
              <w:t xml:space="preserve"> 0.191</w:t>
            </w:r>
          </w:p>
        </w:tc>
        <w:tc>
          <w:tcPr>
            <w:tcW w:w="907" w:type="dxa"/>
            <w:vAlign w:val="center"/>
          </w:tcPr>
          <w:p w14:paraId="7E84AD26" w14:textId="17F7245F" w:rsidR="00941A74" w:rsidRPr="00DA3E20" w:rsidRDefault="00941A74" w:rsidP="00941A74">
            <w:pPr>
              <w:jc w:val="right"/>
              <w:rPr>
                <w:rFonts w:ascii="Times New Roman" w:hAnsi="Times New Roman" w:cs="Times New Roman"/>
              </w:rPr>
            </w:pPr>
            <w:r w:rsidRPr="00DA3E20">
              <w:rPr>
                <w:rFonts w:ascii="Times New Roman" w:hAnsi="Times New Roman" w:cs="Times New Roman"/>
              </w:rPr>
              <w:t>0.383</w:t>
            </w:r>
          </w:p>
        </w:tc>
        <w:tc>
          <w:tcPr>
            <w:tcW w:w="852" w:type="dxa"/>
            <w:vAlign w:val="center"/>
          </w:tcPr>
          <w:p w14:paraId="42F38E14" w14:textId="59157DD5" w:rsidR="00941A74" w:rsidRPr="00DA3E20" w:rsidRDefault="00941A74" w:rsidP="00941A74">
            <w:pPr>
              <w:jc w:val="right"/>
              <w:rPr>
                <w:rFonts w:ascii="Times New Roman" w:hAnsi="Times New Roman" w:cs="Times New Roman"/>
              </w:rPr>
            </w:pPr>
            <w:r w:rsidRPr="00DA3E20">
              <w:rPr>
                <w:rFonts w:ascii="Times New Roman" w:hAnsi="Times New Roman" w:cs="Times New Roman"/>
              </w:rPr>
              <w:t>0.708</w:t>
            </w:r>
          </w:p>
        </w:tc>
      </w:tr>
      <w:tr w:rsidR="00941A74" w:rsidRPr="00DA3E20" w14:paraId="7A822B78" w14:textId="77777777" w:rsidTr="00A47B48">
        <w:trPr>
          <w:trHeight w:val="283"/>
        </w:trPr>
        <w:tc>
          <w:tcPr>
            <w:tcW w:w="2107" w:type="dxa"/>
          </w:tcPr>
          <w:p w14:paraId="3DE375FC" w14:textId="26D91781" w:rsidR="00941A74" w:rsidRPr="00DA3E20" w:rsidRDefault="00941A74" w:rsidP="00941A74">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5A321684" w14:textId="71676702" w:rsidR="00941A74" w:rsidRPr="00DA3E20" w:rsidRDefault="00941A74" w:rsidP="00941A74">
            <w:pPr>
              <w:jc w:val="right"/>
              <w:rPr>
                <w:rFonts w:ascii="Times New Roman" w:hAnsi="Times New Roman" w:cs="Times New Roman"/>
              </w:rPr>
            </w:pPr>
          </w:p>
        </w:tc>
        <w:tc>
          <w:tcPr>
            <w:tcW w:w="905" w:type="dxa"/>
            <w:vAlign w:val="center"/>
          </w:tcPr>
          <w:p w14:paraId="4E96BB37" w14:textId="26E7ABF1" w:rsidR="00941A74" w:rsidRPr="00DA3E20" w:rsidRDefault="00941A74" w:rsidP="00941A74">
            <w:pPr>
              <w:jc w:val="right"/>
              <w:rPr>
                <w:rFonts w:ascii="Times New Roman" w:hAnsi="Times New Roman" w:cs="Times New Roman"/>
              </w:rPr>
            </w:pPr>
          </w:p>
        </w:tc>
        <w:tc>
          <w:tcPr>
            <w:tcW w:w="849" w:type="dxa"/>
            <w:vAlign w:val="center"/>
          </w:tcPr>
          <w:p w14:paraId="07991117" w14:textId="20BC0BE7" w:rsidR="00941A74" w:rsidRPr="00DA3E20" w:rsidRDefault="00941A74" w:rsidP="00941A74">
            <w:pPr>
              <w:jc w:val="right"/>
              <w:rPr>
                <w:rFonts w:ascii="Times New Roman" w:hAnsi="Times New Roman" w:cs="Times New Roman"/>
              </w:rPr>
            </w:pPr>
          </w:p>
        </w:tc>
        <w:tc>
          <w:tcPr>
            <w:tcW w:w="563" w:type="dxa"/>
          </w:tcPr>
          <w:p w14:paraId="1631463F" w14:textId="77777777" w:rsidR="00941A74" w:rsidRPr="00DA3E20" w:rsidRDefault="00941A74" w:rsidP="00941A74">
            <w:pPr>
              <w:jc w:val="right"/>
              <w:rPr>
                <w:rFonts w:ascii="Times New Roman" w:hAnsi="Times New Roman" w:cs="Times New Roman"/>
              </w:rPr>
            </w:pPr>
          </w:p>
        </w:tc>
        <w:tc>
          <w:tcPr>
            <w:tcW w:w="1587" w:type="dxa"/>
            <w:vAlign w:val="center"/>
          </w:tcPr>
          <w:p w14:paraId="7B609CC6" w14:textId="69215E1A" w:rsidR="00941A74" w:rsidRPr="00DA3E20" w:rsidRDefault="00941A74" w:rsidP="00941A74">
            <w:pPr>
              <w:jc w:val="right"/>
              <w:rPr>
                <w:rFonts w:ascii="Times New Roman" w:hAnsi="Times New Roman" w:cs="Times New Roman"/>
              </w:rPr>
            </w:pPr>
          </w:p>
        </w:tc>
        <w:tc>
          <w:tcPr>
            <w:tcW w:w="907" w:type="dxa"/>
            <w:vAlign w:val="center"/>
          </w:tcPr>
          <w:p w14:paraId="446B597B" w14:textId="40240CB2" w:rsidR="00941A74" w:rsidRPr="00DA3E20" w:rsidRDefault="00941A74" w:rsidP="00941A74">
            <w:pPr>
              <w:jc w:val="right"/>
              <w:rPr>
                <w:rFonts w:ascii="Times New Roman" w:hAnsi="Times New Roman" w:cs="Times New Roman"/>
              </w:rPr>
            </w:pPr>
          </w:p>
        </w:tc>
        <w:tc>
          <w:tcPr>
            <w:tcW w:w="852" w:type="dxa"/>
            <w:vAlign w:val="center"/>
          </w:tcPr>
          <w:p w14:paraId="65549FC5" w14:textId="4207EF2B" w:rsidR="00941A74" w:rsidRPr="00DA3E20" w:rsidRDefault="00941A74" w:rsidP="00941A74">
            <w:pPr>
              <w:jc w:val="right"/>
              <w:rPr>
                <w:rFonts w:ascii="Times New Roman" w:hAnsi="Times New Roman" w:cs="Times New Roman"/>
              </w:rPr>
            </w:pPr>
          </w:p>
        </w:tc>
      </w:tr>
      <w:tr w:rsidR="00941A74" w:rsidRPr="00DA3E20" w14:paraId="64B58DDD" w14:textId="77777777" w:rsidTr="00C23CE3">
        <w:trPr>
          <w:trHeight w:val="283"/>
        </w:trPr>
        <w:tc>
          <w:tcPr>
            <w:tcW w:w="2107" w:type="dxa"/>
          </w:tcPr>
          <w:p w14:paraId="35FD36F7" w14:textId="4FF988AE"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4E32841C" w14:textId="76873A2F"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1.718 </w:t>
            </w:r>
            <m:oMath>
              <m:r>
                <w:rPr>
                  <w:rFonts w:ascii="Cambria Math" w:hAnsi="Cambria Math" w:cs="Times New Roman"/>
                </w:rPr>
                <m:t>±</m:t>
              </m:r>
            </m:oMath>
            <w:r w:rsidRPr="00DA3E20">
              <w:rPr>
                <w:rFonts w:ascii="Times New Roman" w:eastAsiaTheme="minorEastAsia" w:hAnsi="Times New Roman" w:cs="Times New Roman"/>
              </w:rPr>
              <w:t xml:space="preserve"> 0.158</w:t>
            </w:r>
          </w:p>
        </w:tc>
        <w:tc>
          <w:tcPr>
            <w:tcW w:w="905" w:type="dxa"/>
          </w:tcPr>
          <w:p w14:paraId="030312F9" w14:textId="263ACFAF" w:rsidR="00941A74" w:rsidRPr="00DA3E20" w:rsidRDefault="00941A74" w:rsidP="00941A74">
            <w:pPr>
              <w:jc w:val="right"/>
              <w:rPr>
                <w:rFonts w:ascii="Times New Roman" w:hAnsi="Times New Roman" w:cs="Times New Roman"/>
              </w:rPr>
            </w:pPr>
            <w:r w:rsidRPr="00DA3E20">
              <w:rPr>
                <w:rFonts w:ascii="Times New Roman" w:hAnsi="Times New Roman" w:cs="Times New Roman"/>
              </w:rPr>
              <w:t>10.906</w:t>
            </w:r>
          </w:p>
        </w:tc>
        <w:tc>
          <w:tcPr>
            <w:tcW w:w="849" w:type="dxa"/>
            <w:vAlign w:val="center"/>
          </w:tcPr>
          <w:p w14:paraId="27FB840B" w14:textId="492F8D9E"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77056C91" w14:textId="77777777" w:rsidR="00941A74" w:rsidRPr="00DA3E20" w:rsidRDefault="00941A74" w:rsidP="00941A74">
            <w:pPr>
              <w:jc w:val="right"/>
              <w:rPr>
                <w:rFonts w:ascii="Times New Roman" w:hAnsi="Times New Roman" w:cs="Times New Roman"/>
              </w:rPr>
            </w:pPr>
          </w:p>
        </w:tc>
        <w:tc>
          <w:tcPr>
            <w:tcW w:w="1587" w:type="dxa"/>
            <w:vAlign w:val="center"/>
          </w:tcPr>
          <w:p w14:paraId="2622EDF7" w14:textId="7FC382FA"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1.195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Pr>
          <w:p w14:paraId="250FD6CD" w14:textId="5DE342B6" w:rsidR="00941A74" w:rsidRPr="00DA3E20" w:rsidRDefault="00941A74" w:rsidP="00941A74">
            <w:pPr>
              <w:jc w:val="right"/>
              <w:rPr>
                <w:rFonts w:ascii="Times New Roman" w:hAnsi="Times New Roman" w:cs="Times New Roman"/>
              </w:rPr>
            </w:pPr>
            <w:r w:rsidRPr="00DA3E20">
              <w:rPr>
                <w:rFonts w:ascii="Times New Roman" w:hAnsi="Times New Roman" w:cs="Times New Roman"/>
              </w:rPr>
              <w:t>5.933</w:t>
            </w:r>
          </w:p>
        </w:tc>
        <w:tc>
          <w:tcPr>
            <w:tcW w:w="852" w:type="dxa"/>
            <w:vAlign w:val="center"/>
          </w:tcPr>
          <w:p w14:paraId="6BB0478B" w14:textId="0F49C364"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094108B9" w14:textId="77777777" w:rsidTr="00BD1B3E">
        <w:trPr>
          <w:trHeight w:val="283"/>
        </w:trPr>
        <w:tc>
          <w:tcPr>
            <w:tcW w:w="2107" w:type="dxa"/>
          </w:tcPr>
          <w:p w14:paraId="719563BA" w14:textId="025D66CA"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0B1FC146" w14:textId="3151A331"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1.442 </w:t>
            </w:r>
            <m:oMath>
              <m:r>
                <w:rPr>
                  <w:rFonts w:ascii="Cambria Math" w:hAnsi="Cambria Math" w:cs="Times New Roman"/>
                </w:rPr>
                <m:t>±</m:t>
              </m:r>
            </m:oMath>
            <w:r w:rsidRPr="00DA3E20">
              <w:rPr>
                <w:rFonts w:ascii="Times New Roman" w:eastAsiaTheme="minorEastAsia" w:hAnsi="Times New Roman" w:cs="Times New Roman"/>
              </w:rPr>
              <w:t xml:space="preserve"> 0.159</w:t>
            </w:r>
          </w:p>
        </w:tc>
        <w:tc>
          <w:tcPr>
            <w:tcW w:w="905" w:type="dxa"/>
          </w:tcPr>
          <w:p w14:paraId="5C4640B7" w14:textId="3E7572D5" w:rsidR="00941A74" w:rsidRPr="00DA3E20" w:rsidRDefault="00941A74" w:rsidP="00941A74">
            <w:pPr>
              <w:jc w:val="right"/>
              <w:rPr>
                <w:rFonts w:ascii="Times New Roman" w:hAnsi="Times New Roman" w:cs="Times New Roman"/>
              </w:rPr>
            </w:pPr>
            <w:r w:rsidRPr="00DA3E20">
              <w:rPr>
                <w:rFonts w:ascii="Times New Roman" w:hAnsi="Times New Roman" w:cs="Times New Roman"/>
              </w:rPr>
              <w:t>9.090</w:t>
            </w:r>
          </w:p>
        </w:tc>
        <w:tc>
          <w:tcPr>
            <w:tcW w:w="849" w:type="dxa"/>
            <w:vAlign w:val="center"/>
          </w:tcPr>
          <w:p w14:paraId="0E2DA5B8" w14:textId="58FAC179"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083B3347" w14:textId="77777777" w:rsidR="00941A74" w:rsidRPr="00DA3E20" w:rsidRDefault="00941A74" w:rsidP="00941A74">
            <w:pPr>
              <w:jc w:val="right"/>
              <w:rPr>
                <w:rFonts w:ascii="Times New Roman" w:hAnsi="Times New Roman" w:cs="Times New Roman"/>
              </w:rPr>
            </w:pPr>
          </w:p>
        </w:tc>
        <w:tc>
          <w:tcPr>
            <w:tcW w:w="1587" w:type="dxa"/>
            <w:vAlign w:val="center"/>
          </w:tcPr>
          <w:p w14:paraId="622ADD71" w14:textId="0ED2A6ED"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0.871 </w:t>
            </w:r>
            <m:oMath>
              <m:r>
                <w:rPr>
                  <w:rFonts w:ascii="Cambria Math" w:hAnsi="Cambria Math" w:cs="Times New Roman"/>
                </w:rPr>
                <m:t>±</m:t>
              </m:r>
            </m:oMath>
            <w:r w:rsidRPr="00DA3E20">
              <w:rPr>
                <w:rFonts w:ascii="Times New Roman" w:eastAsiaTheme="minorEastAsia" w:hAnsi="Times New Roman" w:cs="Times New Roman"/>
              </w:rPr>
              <w:t xml:space="preserve"> 0.202</w:t>
            </w:r>
          </w:p>
        </w:tc>
        <w:tc>
          <w:tcPr>
            <w:tcW w:w="907" w:type="dxa"/>
          </w:tcPr>
          <w:p w14:paraId="217E302A" w14:textId="1FDBDFDF" w:rsidR="00941A74" w:rsidRPr="00DA3E20" w:rsidRDefault="00941A74" w:rsidP="00941A74">
            <w:pPr>
              <w:jc w:val="right"/>
              <w:rPr>
                <w:rFonts w:ascii="Times New Roman" w:hAnsi="Times New Roman" w:cs="Times New Roman"/>
              </w:rPr>
            </w:pPr>
            <w:r w:rsidRPr="00DA3E20">
              <w:rPr>
                <w:rFonts w:ascii="Times New Roman" w:hAnsi="Times New Roman" w:cs="Times New Roman"/>
              </w:rPr>
              <w:t>4.314</w:t>
            </w:r>
          </w:p>
        </w:tc>
        <w:tc>
          <w:tcPr>
            <w:tcW w:w="852" w:type="dxa"/>
            <w:vAlign w:val="center"/>
          </w:tcPr>
          <w:p w14:paraId="010A7542" w14:textId="644F5652"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tr w:rsidR="00941A74" w:rsidRPr="00DA3E20" w14:paraId="5E3848FA" w14:textId="77777777" w:rsidTr="00A47B48">
        <w:trPr>
          <w:trHeight w:val="283"/>
        </w:trPr>
        <w:tc>
          <w:tcPr>
            <w:tcW w:w="2107" w:type="dxa"/>
          </w:tcPr>
          <w:p w14:paraId="44CD77B9" w14:textId="02092227" w:rsidR="00941A74" w:rsidRPr="00DA3E20" w:rsidRDefault="00941A74" w:rsidP="00941A74">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1976D504" w14:textId="2E1A8610"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1.558 </w:t>
            </w:r>
            <m:oMath>
              <m:r>
                <w:rPr>
                  <w:rFonts w:ascii="Cambria Math" w:hAnsi="Cambria Math" w:cs="Times New Roman"/>
                </w:rPr>
                <m:t>±</m:t>
              </m:r>
            </m:oMath>
            <w:r w:rsidRPr="00DA3E20">
              <w:rPr>
                <w:rFonts w:ascii="Times New Roman" w:eastAsiaTheme="minorEastAsia" w:hAnsi="Times New Roman" w:cs="Times New Roman"/>
              </w:rPr>
              <w:t xml:space="preserve"> 0.158</w:t>
            </w:r>
          </w:p>
        </w:tc>
        <w:tc>
          <w:tcPr>
            <w:tcW w:w="905" w:type="dxa"/>
          </w:tcPr>
          <w:p w14:paraId="7ED6C800" w14:textId="33BC07F1" w:rsidR="00941A74" w:rsidRPr="00DA3E20" w:rsidRDefault="00941A74" w:rsidP="00941A74">
            <w:pPr>
              <w:jc w:val="right"/>
              <w:rPr>
                <w:rFonts w:ascii="Times New Roman" w:hAnsi="Times New Roman" w:cs="Times New Roman"/>
              </w:rPr>
            </w:pPr>
            <w:r w:rsidRPr="00DA3E20">
              <w:rPr>
                <w:rFonts w:ascii="Times New Roman" w:hAnsi="Times New Roman" w:cs="Times New Roman"/>
              </w:rPr>
              <w:t>9.885</w:t>
            </w:r>
          </w:p>
        </w:tc>
        <w:tc>
          <w:tcPr>
            <w:tcW w:w="849" w:type="dxa"/>
            <w:vAlign w:val="center"/>
          </w:tcPr>
          <w:p w14:paraId="10C3A821" w14:textId="5E493D38"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c>
          <w:tcPr>
            <w:tcW w:w="563" w:type="dxa"/>
          </w:tcPr>
          <w:p w14:paraId="3D15C4D8" w14:textId="77777777" w:rsidR="00941A74" w:rsidRPr="00DA3E20" w:rsidRDefault="00941A74" w:rsidP="00941A74">
            <w:pPr>
              <w:jc w:val="right"/>
              <w:rPr>
                <w:rFonts w:ascii="Times New Roman" w:hAnsi="Times New Roman" w:cs="Times New Roman"/>
              </w:rPr>
            </w:pPr>
          </w:p>
        </w:tc>
        <w:tc>
          <w:tcPr>
            <w:tcW w:w="1587" w:type="dxa"/>
            <w:vAlign w:val="center"/>
          </w:tcPr>
          <w:p w14:paraId="072D578E" w14:textId="324BF3D9" w:rsidR="00941A74" w:rsidRPr="00DA3E20" w:rsidRDefault="00941A74" w:rsidP="00941A74">
            <w:pPr>
              <w:jc w:val="right"/>
              <w:rPr>
                <w:rFonts w:ascii="Times New Roman" w:hAnsi="Times New Roman" w:cs="Times New Roman"/>
              </w:rPr>
            </w:pPr>
            <w:r w:rsidRPr="00DA3E20">
              <w:rPr>
                <w:rFonts w:ascii="Times New Roman" w:hAnsi="Times New Roman" w:cs="Times New Roman"/>
              </w:rPr>
              <w:t xml:space="preserve">1.406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Pr>
          <w:p w14:paraId="7184A831" w14:textId="65894D34" w:rsidR="00941A74" w:rsidRPr="00DA3E20" w:rsidRDefault="00941A74" w:rsidP="00941A74">
            <w:pPr>
              <w:jc w:val="right"/>
              <w:rPr>
                <w:rFonts w:ascii="Times New Roman" w:hAnsi="Times New Roman" w:cs="Times New Roman"/>
              </w:rPr>
            </w:pPr>
            <w:r w:rsidRPr="00DA3E20">
              <w:rPr>
                <w:rFonts w:ascii="Times New Roman" w:hAnsi="Times New Roman" w:cs="Times New Roman"/>
              </w:rPr>
              <w:t>6.989</w:t>
            </w:r>
          </w:p>
        </w:tc>
        <w:tc>
          <w:tcPr>
            <w:tcW w:w="852" w:type="dxa"/>
            <w:vAlign w:val="center"/>
          </w:tcPr>
          <w:p w14:paraId="09355631" w14:textId="70980D4A" w:rsidR="00941A74" w:rsidRPr="00DA3E20" w:rsidRDefault="00941A74" w:rsidP="00941A74">
            <w:pPr>
              <w:jc w:val="right"/>
              <w:rPr>
                <w:rFonts w:ascii="Times New Roman" w:hAnsi="Times New Roman" w:cs="Times New Roman"/>
              </w:rPr>
            </w:pPr>
            <w:r w:rsidRPr="00DA3E20">
              <w:rPr>
                <w:rFonts w:ascii="Times New Roman" w:hAnsi="Times New Roman" w:cs="Times New Roman"/>
              </w:rPr>
              <w:t>&lt;0.001</w:t>
            </w:r>
          </w:p>
        </w:tc>
      </w:tr>
      <w:bookmarkEnd w:id="340"/>
    </w:tbl>
    <w:p w14:paraId="1DBAB376" w14:textId="77777777" w:rsidR="006948FF" w:rsidRPr="00DA3E20" w:rsidRDefault="006948FF">
      <w:pPr>
        <w:rPr>
          <w:rFonts w:ascii="Times New Roman" w:hAnsi="Times New Roman" w:cs="Times New Roman"/>
          <w:sz w:val="24"/>
          <w:szCs w:val="24"/>
        </w:rPr>
      </w:pPr>
      <w:r w:rsidRPr="00DA3E20">
        <w:rPr>
          <w:rFonts w:ascii="Times New Roman" w:hAnsi="Times New Roman" w:cs="Times New Roman"/>
          <w:sz w:val="24"/>
          <w:szCs w:val="24"/>
        </w:rPr>
        <w:br w:type="page"/>
      </w:r>
    </w:p>
    <w:p w14:paraId="21DAAA9B" w14:textId="672D5265" w:rsidR="006948FF" w:rsidRPr="00DA3E20" w:rsidRDefault="006948FF" w:rsidP="00392DE2">
      <w:pPr>
        <w:spacing w:after="0" w:line="480" w:lineRule="auto"/>
        <w:rPr>
          <w:rFonts w:ascii="Times New Roman" w:eastAsiaTheme="minorEastAsia" w:hAnsi="Times New Roman" w:cs="Times New Roman"/>
          <w:sz w:val="24"/>
          <w:szCs w:val="24"/>
        </w:rPr>
      </w:pPr>
      <w:r w:rsidRPr="00DA3E20">
        <w:rPr>
          <w:rFonts w:ascii="Times New Roman" w:hAnsi="Times New Roman" w:cs="Times New Roman"/>
          <w:b/>
          <w:bCs/>
          <w:sz w:val="24"/>
          <w:szCs w:val="24"/>
        </w:rPr>
        <w:lastRenderedPageBreak/>
        <w:t xml:space="preserve">Table 2. </w:t>
      </w:r>
      <w:r w:rsidRPr="00DA3E20">
        <w:rPr>
          <w:rFonts w:ascii="Times New Roman" w:hAnsi="Times New Roman" w:cs="Times New Roman"/>
          <w:sz w:val="24"/>
          <w:szCs w:val="24"/>
        </w:rPr>
        <w:t>Estimates (</w:t>
      </w:r>
      <m:oMath>
        <m:r>
          <w:rPr>
            <w:rFonts w:ascii="Cambria Math" w:hAnsi="Cambria Math" w:cs="Times New Roman"/>
            <w:sz w:val="24"/>
            <w:szCs w:val="24"/>
          </w:rPr>
          <m:t>±</m:t>
        </m:r>
      </m:oMath>
      <w:r w:rsidRPr="00DA3E20">
        <w:rPr>
          <w:rFonts w:ascii="Times New Roman" w:eastAsiaTheme="minorEastAsia" w:hAnsi="Times New Roman" w:cs="Times New Roman"/>
          <w:sz w:val="24"/>
          <w:szCs w:val="24"/>
        </w:rPr>
        <w:t>1 standard error),</w:t>
      </w:r>
      <w:r w:rsidR="00654906"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oMath>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 xml:space="preserve">-values for </w:t>
      </w:r>
      <w:r w:rsidR="00654906" w:rsidRPr="00DA3E20">
        <w:rPr>
          <w:rFonts w:ascii="Times New Roman" w:eastAsiaTheme="minorEastAsia" w:hAnsi="Times New Roman" w:cs="Times New Roman"/>
          <w:sz w:val="24"/>
          <w:szCs w:val="24"/>
        </w:rPr>
        <w:t xml:space="preserve">comparison of marginal means between non-control trimming treatments from the mixed-effects linear models on </w:t>
      </w:r>
      <w:r w:rsidR="007626D3" w:rsidRPr="00DA3E20">
        <w:rPr>
          <w:rFonts w:ascii="Times New Roman" w:eastAsiaTheme="minorEastAsia" w:hAnsi="Times New Roman" w:cs="Times New Roman"/>
          <w:sz w:val="24"/>
          <w:szCs w:val="24"/>
        </w:rPr>
        <w:t xml:space="preserve">log-transformed </w:t>
      </w:r>
      <w:r w:rsidR="00654906" w:rsidRPr="00DA3E20">
        <w:rPr>
          <w:rFonts w:ascii="Times New Roman" w:eastAsiaTheme="minorEastAsia" w:hAnsi="Times New Roman" w:cs="Times New Roman"/>
          <w:sz w:val="24"/>
          <w:szCs w:val="24"/>
        </w:rPr>
        <w:t>maximum bud count, maximum height (cm), and maximum stem count. Note that differences between the 10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oMath>
      <w:r w:rsidR="00654906" w:rsidRPr="00DA3E20">
        <w:rPr>
          <w:rFonts w:ascii="Times New Roman" w:eastAsiaTheme="minorEastAsia" w:hAnsi="Times New Roman" w:cs="Times New Roman"/>
          <w:sz w:val="24"/>
          <w:szCs w:val="24"/>
        </w:rPr>
        <w:t>), 5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w:r w:rsidR="00654906" w:rsidRPr="00DA3E20">
        <w:rPr>
          <w:rFonts w:ascii="Times New Roman" w:eastAsiaTheme="minorEastAsia" w:hAnsi="Times New Roman" w:cs="Times New Roman"/>
          <w:sz w:val="24"/>
          <w:szCs w:val="24"/>
        </w:rPr>
        <w:t>), and 0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w:r w:rsidR="00654906" w:rsidRPr="00DA3E20">
        <w:rPr>
          <w:rFonts w:ascii="Times New Roman" w:eastAsiaTheme="minorEastAsia" w:hAnsi="Times New Roman" w:cs="Times New Roman"/>
          <w:sz w:val="24"/>
          <w:szCs w:val="24"/>
        </w:rPr>
        <w:t>) trimming treatments may vary slightly from those in Table 1 since these differences are calculated by averaging across other variables.</w:t>
      </w:r>
      <w:r w:rsidR="00837A69" w:rsidRPr="00DA3E20">
        <w:rPr>
          <w:rFonts w:ascii="Times New Roman" w:eastAsiaTheme="minorEastAsia" w:hAnsi="Times New Roman" w:cs="Times New Roman"/>
          <w:sz w:val="24"/>
          <w:szCs w:val="24"/>
        </w:rPr>
        <w:t xml:space="preserve"> No contrasts involving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w:r w:rsidR="00837A69" w:rsidRPr="00DA3E20">
        <w:rPr>
          <w:rFonts w:ascii="Times New Roman" w:eastAsiaTheme="minorEastAsia" w:hAnsi="Times New Roman" w:cs="Times New Roman"/>
          <w:sz w:val="24"/>
          <w:szCs w:val="24"/>
        </w:rPr>
        <w:t xml:space="preserve"> are available for the budding model, as none of these individuals </w:t>
      </w:r>
      <w:proofErr w:type="gramStart"/>
      <w:r w:rsidR="00837A69" w:rsidRPr="00DA3E20">
        <w:rPr>
          <w:rFonts w:ascii="Times New Roman" w:eastAsiaTheme="minorEastAsia" w:hAnsi="Times New Roman" w:cs="Times New Roman"/>
          <w:sz w:val="24"/>
          <w:szCs w:val="24"/>
        </w:rPr>
        <w:t>budded</w:t>
      </w:r>
      <w:proofErr w:type="gramEnd"/>
      <w:r w:rsidR="00837A69" w:rsidRPr="00DA3E20">
        <w:rPr>
          <w:rFonts w:ascii="Times New Roman" w:eastAsiaTheme="minorEastAsia" w:hAnsi="Times New Roman" w:cs="Times New Roman"/>
          <w:sz w:val="24"/>
          <w:szCs w:val="24"/>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0439B9" w:rsidRPr="00DA3E20" w14:paraId="03744FDE" w14:textId="77777777" w:rsidTr="007B0904">
        <w:tc>
          <w:tcPr>
            <w:tcW w:w="2107" w:type="dxa"/>
            <w:tcBorders>
              <w:bottom w:val="single" w:sz="18" w:space="0" w:color="auto"/>
            </w:tcBorders>
          </w:tcPr>
          <w:p w14:paraId="36B8C869" w14:textId="77777777" w:rsidR="000439B9" w:rsidRPr="00DA3E20" w:rsidRDefault="000439B9" w:rsidP="007B0904">
            <w:pPr>
              <w:rPr>
                <w:rFonts w:ascii="Times New Roman" w:hAnsi="Times New Roman" w:cs="Times New Roman"/>
                <w:b/>
                <w:bCs/>
              </w:rPr>
            </w:pPr>
          </w:p>
        </w:tc>
        <w:tc>
          <w:tcPr>
            <w:tcW w:w="3340" w:type="dxa"/>
            <w:gridSpan w:val="3"/>
            <w:tcBorders>
              <w:bottom w:val="single" w:sz="18" w:space="0" w:color="auto"/>
            </w:tcBorders>
          </w:tcPr>
          <w:p w14:paraId="69ED318B" w14:textId="77777777" w:rsidR="000439B9" w:rsidRPr="00DA3E20" w:rsidRDefault="000439B9" w:rsidP="007B0904">
            <w:pPr>
              <w:jc w:val="center"/>
              <w:rPr>
                <w:rFonts w:ascii="Times New Roman" w:hAnsi="Times New Roman" w:cs="Times New Roman"/>
                <w:b/>
                <w:bCs/>
              </w:rPr>
            </w:pP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c>
          <w:tcPr>
            <w:tcW w:w="563" w:type="dxa"/>
            <w:tcBorders>
              <w:bottom w:val="single" w:sz="18" w:space="0" w:color="auto"/>
            </w:tcBorders>
          </w:tcPr>
          <w:p w14:paraId="4B9293B0" w14:textId="77777777" w:rsidR="000439B9" w:rsidRPr="00DA3E20" w:rsidRDefault="000439B9" w:rsidP="007B0904">
            <w:pPr>
              <w:jc w:val="center"/>
              <w:rPr>
                <w:rFonts w:ascii="Times New Roman" w:hAnsi="Times New Roman" w:cs="Times New Roman"/>
                <w:b/>
                <w:bCs/>
              </w:rPr>
            </w:pPr>
          </w:p>
        </w:tc>
        <w:tc>
          <w:tcPr>
            <w:tcW w:w="3346" w:type="dxa"/>
            <w:gridSpan w:val="3"/>
            <w:tcBorders>
              <w:bottom w:val="single" w:sz="18" w:space="0" w:color="auto"/>
            </w:tcBorders>
            <w:vAlign w:val="center"/>
          </w:tcPr>
          <w:p w14:paraId="513899E2" w14:textId="77777777" w:rsidR="000439B9" w:rsidRPr="00DA3E20" w:rsidRDefault="000439B9" w:rsidP="007B0904">
            <w:pPr>
              <w:jc w:val="center"/>
              <w:rPr>
                <w:rFonts w:ascii="Times New Roman" w:hAnsi="Times New Roman" w:cs="Times New Roman"/>
                <w:b/>
                <w:bCs/>
              </w:rPr>
            </w:pP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r>
      <w:tr w:rsidR="000439B9" w:rsidRPr="00DA3E20" w14:paraId="0D028DBA" w14:textId="77777777" w:rsidTr="007B0904">
        <w:trPr>
          <w:trHeight w:val="283"/>
        </w:trPr>
        <w:tc>
          <w:tcPr>
            <w:tcW w:w="2107" w:type="dxa"/>
            <w:tcBorders>
              <w:top w:val="single" w:sz="4" w:space="0" w:color="auto"/>
            </w:tcBorders>
          </w:tcPr>
          <w:p w14:paraId="2028A62E" w14:textId="77777777" w:rsidR="000439B9" w:rsidRPr="00DA3E20" w:rsidRDefault="000439B9" w:rsidP="007B0904">
            <w:pPr>
              <w:rPr>
                <w:rFonts w:ascii="Times New Roman" w:hAnsi="Times New Roman" w:cs="Times New Roman"/>
              </w:rPr>
            </w:pPr>
          </w:p>
        </w:tc>
        <w:tc>
          <w:tcPr>
            <w:tcW w:w="1586" w:type="dxa"/>
            <w:tcBorders>
              <w:top w:val="single" w:sz="4" w:space="0" w:color="auto"/>
            </w:tcBorders>
            <w:vAlign w:val="center"/>
          </w:tcPr>
          <w:p w14:paraId="527C04D5" w14:textId="77777777" w:rsidR="000439B9" w:rsidRPr="00DA3E20" w:rsidRDefault="000439B9" w:rsidP="007B0904">
            <w:pPr>
              <w:jc w:val="right"/>
              <w:rPr>
                <w:rFonts w:ascii="Times New Roman" w:hAnsi="Times New Roman" w:cs="Times New Roman"/>
              </w:rPr>
            </w:pPr>
          </w:p>
        </w:tc>
        <w:tc>
          <w:tcPr>
            <w:tcW w:w="905" w:type="dxa"/>
            <w:tcBorders>
              <w:top w:val="single" w:sz="4" w:space="0" w:color="auto"/>
            </w:tcBorders>
            <w:vAlign w:val="center"/>
          </w:tcPr>
          <w:p w14:paraId="7AD23C36" w14:textId="77777777" w:rsidR="000439B9" w:rsidRPr="00DA3E20" w:rsidRDefault="000439B9" w:rsidP="007B0904">
            <w:pPr>
              <w:jc w:val="right"/>
              <w:rPr>
                <w:rFonts w:ascii="Times New Roman" w:hAnsi="Times New Roman" w:cs="Times New Roman"/>
              </w:rPr>
            </w:pPr>
          </w:p>
        </w:tc>
        <w:tc>
          <w:tcPr>
            <w:tcW w:w="849" w:type="dxa"/>
            <w:tcBorders>
              <w:top w:val="single" w:sz="4" w:space="0" w:color="auto"/>
            </w:tcBorders>
            <w:vAlign w:val="center"/>
          </w:tcPr>
          <w:p w14:paraId="6E5CE5D7" w14:textId="77777777" w:rsidR="000439B9" w:rsidRPr="00DA3E20" w:rsidRDefault="000439B9" w:rsidP="007B0904">
            <w:pPr>
              <w:jc w:val="right"/>
              <w:rPr>
                <w:rFonts w:ascii="Times New Roman" w:hAnsi="Times New Roman" w:cs="Times New Roman"/>
              </w:rPr>
            </w:pPr>
          </w:p>
        </w:tc>
        <w:tc>
          <w:tcPr>
            <w:tcW w:w="563" w:type="dxa"/>
            <w:tcBorders>
              <w:top w:val="single" w:sz="4" w:space="0" w:color="auto"/>
            </w:tcBorders>
          </w:tcPr>
          <w:p w14:paraId="7CEA5D9E" w14:textId="77777777" w:rsidR="000439B9" w:rsidRPr="00DA3E20" w:rsidDel="00EC4627" w:rsidRDefault="000439B9" w:rsidP="007B0904">
            <w:pPr>
              <w:jc w:val="right"/>
              <w:rPr>
                <w:rFonts w:ascii="Times New Roman" w:hAnsi="Times New Roman" w:cs="Times New Roman"/>
              </w:rPr>
            </w:pPr>
          </w:p>
        </w:tc>
        <w:tc>
          <w:tcPr>
            <w:tcW w:w="1587" w:type="dxa"/>
            <w:tcBorders>
              <w:top w:val="single" w:sz="4" w:space="0" w:color="auto"/>
            </w:tcBorders>
            <w:vAlign w:val="center"/>
          </w:tcPr>
          <w:p w14:paraId="4616619F" w14:textId="77777777" w:rsidR="000439B9" w:rsidRPr="00DA3E20" w:rsidRDefault="000439B9" w:rsidP="007B0904">
            <w:pPr>
              <w:jc w:val="right"/>
              <w:rPr>
                <w:rFonts w:ascii="Times New Roman" w:hAnsi="Times New Roman" w:cs="Times New Roman"/>
              </w:rPr>
            </w:pPr>
          </w:p>
        </w:tc>
        <w:tc>
          <w:tcPr>
            <w:tcW w:w="907" w:type="dxa"/>
            <w:tcBorders>
              <w:top w:val="single" w:sz="4" w:space="0" w:color="auto"/>
            </w:tcBorders>
            <w:vAlign w:val="center"/>
          </w:tcPr>
          <w:p w14:paraId="63ABE7E7" w14:textId="77777777" w:rsidR="000439B9" w:rsidRPr="00DA3E20" w:rsidRDefault="000439B9" w:rsidP="007B0904">
            <w:pPr>
              <w:jc w:val="right"/>
              <w:rPr>
                <w:rFonts w:ascii="Times New Roman" w:hAnsi="Times New Roman" w:cs="Times New Roman"/>
              </w:rPr>
            </w:pPr>
          </w:p>
        </w:tc>
        <w:tc>
          <w:tcPr>
            <w:tcW w:w="852" w:type="dxa"/>
            <w:tcBorders>
              <w:top w:val="single" w:sz="4" w:space="0" w:color="auto"/>
            </w:tcBorders>
            <w:vAlign w:val="center"/>
          </w:tcPr>
          <w:p w14:paraId="54EC6C46" w14:textId="77777777" w:rsidR="000439B9" w:rsidRPr="00DA3E20" w:rsidRDefault="000439B9" w:rsidP="007B0904">
            <w:pPr>
              <w:jc w:val="right"/>
              <w:rPr>
                <w:rFonts w:ascii="Times New Roman" w:hAnsi="Times New Roman" w:cs="Times New Roman"/>
              </w:rPr>
            </w:pPr>
          </w:p>
        </w:tc>
      </w:tr>
      <w:tr w:rsidR="000439B9" w:rsidRPr="00DA3E20" w14:paraId="454863F3" w14:textId="77777777" w:rsidTr="007B0904">
        <w:trPr>
          <w:trHeight w:val="283"/>
        </w:trPr>
        <w:tc>
          <w:tcPr>
            <w:tcW w:w="2107" w:type="dxa"/>
            <w:tcBorders>
              <w:bottom w:val="single" w:sz="4" w:space="0" w:color="auto"/>
            </w:tcBorders>
          </w:tcPr>
          <w:p w14:paraId="3603D94F" w14:textId="77777777" w:rsidR="000439B9" w:rsidRPr="00DA3E20" w:rsidRDefault="000439B9" w:rsidP="007B0904">
            <w:pPr>
              <w:rPr>
                <w:rFonts w:ascii="Times New Roman" w:hAnsi="Times New Roman" w:cs="Times New Roman"/>
                <w:b/>
                <w:bCs/>
              </w:rPr>
            </w:pPr>
            <w:r w:rsidRPr="00DA3E20">
              <w:rPr>
                <w:rFonts w:ascii="Times New Roman" w:hAnsi="Times New Roman" w:cs="Times New Roman"/>
                <w:b/>
                <w:bCs/>
              </w:rPr>
              <w:t>Log Max Buds</w:t>
            </w:r>
          </w:p>
        </w:tc>
        <w:tc>
          <w:tcPr>
            <w:tcW w:w="1586" w:type="dxa"/>
            <w:tcBorders>
              <w:bottom w:val="single" w:sz="4" w:space="0" w:color="auto"/>
            </w:tcBorders>
          </w:tcPr>
          <w:p w14:paraId="4CB48324" w14:textId="77777777" w:rsidR="000439B9" w:rsidRPr="00DA3E20" w:rsidRDefault="000439B9" w:rsidP="007B0904">
            <w:pPr>
              <w:jc w:val="center"/>
              <w:rPr>
                <w:rFonts w:ascii="Times New Roman" w:hAnsi="Times New Roman" w:cs="Times New Roman"/>
              </w:rPr>
            </w:pPr>
            <w:r w:rsidRPr="00DA3E20">
              <w:rPr>
                <w:rFonts w:ascii="Times New Roman" w:hAnsi="Times New Roman" w:cs="Times New Roman"/>
                <w:b/>
                <w:bCs/>
              </w:rPr>
              <w:t>Estimate</w:t>
            </w:r>
          </w:p>
        </w:tc>
        <w:tc>
          <w:tcPr>
            <w:tcW w:w="905" w:type="dxa"/>
            <w:tcBorders>
              <w:bottom w:val="single" w:sz="4" w:space="0" w:color="auto"/>
            </w:tcBorders>
          </w:tcPr>
          <w:p w14:paraId="4417D4F1" w14:textId="11034D79" w:rsidR="000439B9" w:rsidRPr="00DA3E20" w:rsidRDefault="00654906" w:rsidP="007B0904">
            <w:pPr>
              <w:jc w:val="center"/>
              <w:rPr>
                <w:rFonts w:ascii="Times New Roman" w:hAnsi="Times New Roman" w:cs="Times New Roman"/>
              </w:rPr>
            </w:pPr>
            <w:r w:rsidRPr="00DA3E20">
              <w:rPr>
                <w:rFonts w:ascii="Times New Roman" w:hAnsi="Times New Roman" w:cs="Times New Roman"/>
                <w:b/>
                <w:bCs/>
                <w:i/>
                <w:iCs/>
              </w:rPr>
              <w:t>t</w:t>
            </w:r>
          </w:p>
        </w:tc>
        <w:tc>
          <w:tcPr>
            <w:tcW w:w="849" w:type="dxa"/>
            <w:tcBorders>
              <w:bottom w:val="single" w:sz="4" w:space="0" w:color="auto"/>
            </w:tcBorders>
          </w:tcPr>
          <w:p w14:paraId="61510BB9" w14:textId="77777777" w:rsidR="000439B9" w:rsidRPr="00DA3E20" w:rsidRDefault="000439B9" w:rsidP="007B0904">
            <w:pPr>
              <w:jc w:val="center"/>
              <w:rPr>
                <w:rFonts w:ascii="Times New Roman" w:hAnsi="Times New Roman" w:cs="Times New Roman"/>
              </w:rPr>
            </w:pPr>
            <w:r w:rsidRPr="00DA3E20">
              <w:rPr>
                <w:rFonts w:ascii="Times New Roman" w:hAnsi="Times New Roman" w:cs="Times New Roman"/>
                <w:b/>
                <w:bCs/>
                <w:i/>
                <w:iCs/>
              </w:rPr>
              <w:t>p</w:t>
            </w:r>
          </w:p>
        </w:tc>
        <w:tc>
          <w:tcPr>
            <w:tcW w:w="563" w:type="dxa"/>
            <w:tcBorders>
              <w:bottom w:val="single" w:sz="4" w:space="0" w:color="auto"/>
            </w:tcBorders>
          </w:tcPr>
          <w:p w14:paraId="7D3BA0CE" w14:textId="77777777" w:rsidR="000439B9" w:rsidRPr="00DA3E20" w:rsidDel="00EC4627" w:rsidRDefault="000439B9" w:rsidP="007B0904">
            <w:pPr>
              <w:jc w:val="center"/>
              <w:rPr>
                <w:rFonts w:ascii="Times New Roman" w:hAnsi="Times New Roman" w:cs="Times New Roman"/>
              </w:rPr>
            </w:pPr>
          </w:p>
        </w:tc>
        <w:tc>
          <w:tcPr>
            <w:tcW w:w="1587" w:type="dxa"/>
            <w:tcBorders>
              <w:bottom w:val="single" w:sz="4" w:space="0" w:color="auto"/>
            </w:tcBorders>
            <w:vAlign w:val="center"/>
          </w:tcPr>
          <w:p w14:paraId="7394EE8D" w14:textId="77777777" w:rsidR="000439B9" w:rsidRPr="00DA3E20" w:rsidRDefault="000439B9" w:rsidP="007B0904">
            <w:pPr>
              <w:jc w:val="center"/>
              <w:rPr>
                <w:rFonts w:ascii="Times New Roman" w:hAnsi="Times New Roman" w:cs="Times New Roman"/>
              </w:rPr>
            </w:pPr>
            <w:r w:rsidRPr="00DA3E20">
              <w:rPr>
                <w:rFonts w:ascii="Times New Roman" w:hAnsi="Times New Roman" w:cs="Times New Roman"/>
                <w:b/>
                <w:bCs/>
              </w:rPr>
              <w:t>Estimate</w:t>
            </w:r>
          </w:p>
        </w:tc>
        <w:tc>
          <w:tcPr>
            <w:tcW w:w="907" w:type="dxa"/>
            <w:tcBorders>
              <w:bottom w:val="single" w:sz="4" w:space="0" w:color="auto"/>
            </w:tcBorders>
          </w:tcPr>
          <w:p w14:paraId="339090D5" w14:textId="4892DC28" w:rsidR="000439B9" w:rsidRPr="00DA3E20" w:rsidRDefault="00654906" w:rsidP="007B0904">
            <w:pPr>
              <w:jc w:val="center"/>
              <w:rPr>
                <w:rFonts w:ascii="Times New Roman" w:hAnsi="Times New Roman" w:cs="Times New Roman"/>
              </w:rPr>
            </w:pPr>
            <w:r w:rsidRPr="00DA3E20">
              <w:rPr>
                <w:rFonts w:ascii="Times New Roman" w:hAnsi="Times New Roman" w:cs="Times New Roman"/>
                <w:b/>
                <w:bCs/>
                <w:i/>
                <w:iCs/>
              </w:rPr>
              <w:t>t</w:t>
            </w:r>
          </w:p>
        </w:tc>
        <w:tc>
          <w:tcPr>
            <w:tcW w:w="852" w:type="dxa"/>
            <w:tcBorders>
              <w:bottom w:val="single" w:sz="4" w:space="0" w:color="auto"/>
            </w:tcBorders>
          </w:tcPr>
          <w:p w14:paraId="4C110DBA" w14:textId="77777777" w:rsidR="000439B9" w:rsidRPr="00DA3E20" w:rsidRDefault="000439B9" w:rsidP="007B0904">
            <w:pPr>
              <w:jc w:val="center"/>
              <w:rPr>
                <w:rFonts w:ascii="Times New Roman" w:hAnsi="Times New Roman" w:cs="Times New Roman"/>
              </w:rPr>
            </w:pPr>
            <w:r w:rsidRPr="00DA3E20">
              <w:rPr>
                <w:rFonts w:ascii="Times New Roman" w:hAnsi="Times New Roman" w:cs="Times New Roman"/>
                <w:b/>
                <w:bCs/>
                <w:i/>
                <w:iCs/>
              </w:rPr>
              <w:t>p</w:t>
            </w:r>
          </w:p>
        </w:tc>
      </w:tr>
      <w:tr w:rsidR="000439B9" w:rsidRPr="00DA3E20" w14:paraId="6060A519" w14:textId="77777777" w:rsidTr="007B0904">
        <w:trPr>
          <w:trHeight w:val="283"/>
        </w:trPr>
        <w:tc>
          <w:tcPr>
            <w:tcW w:w="2107" w:type="dxa"/>
            <w:tcBorders>
              <w:top w:val="single" w:sz="4" w:space="0" w:color="auto"/>
            </w:tcBorders>
          </w:tcPr>
          <w:p w14:paraId="052F30C8" w14:textId="4A88E04E" w:rsidR="000439B9" w:rsidRPr="00DA3E20" w:rsidRDefault="00000000" w:rsidP="007B0904">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7E6F116A" w14:textId="143D6F71" w:rsidR="000439B9" w:rsidRPr="00DA3E20" w:rsidRDefault="005A7BFC" w:rsidP="007B0904">
            <w:pPr>
              <w:jc w:val="right"/>
              <w:rPr>
                <w:rFonts w:ascii="Times New Roman" w:hAnsi="Times New Roman" w:cs="Times New Roman"/>
              </w:rPr>
            </w:pPr>
            <w:r w:rsidRPr="00DA3E20">
              <w:rPr>
                <w:rFonts w:ascii="Times New Roman" w:hAnsi="Times New Roman" w:cs="Times New Roman"/>
              </w:rPr>
              <w:t>0.376</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205</w:t>
            </w:r>
          </w:p>
        </w:tc>
        <w:tc>
          <w:tcPr>
            <w:tcW w:w="905" w:type="dxa"/>
            <w:tcBorders>
              <w:top w:val="single" w:sz="4" w:space="0" w:color="auto"/>
            </w:tcBorders>
            <w:vAlign w:val="center"/>
          </w:tcPr>
          <w:p w14:paraId="05FC0885" w14:textId="6FD468D0" w:rsidR="000439B9" w:rsidRPr="00DA3E20" w:rsidRDefault="000439B9" w:rsidP="007B0904">
            <w:pPr>
              <w:jc w:val="right"/>
              <w:rPr>
                <w:rFonts w:ascii="Times New Roman" w:hAnsi="Times New Roman" w:cs="Times New Roman"/>
              </w:rPr>
            </w:pPr>
            <w:r w:rsidRPr="00DA3E20">
              <w:rPr>
                <w:rFonts w:ascii="Times New Roman" w:hAnsi="Times New Roman" w:cs="Times New Roman"/>
              </w:rPr>
              <w:t>1</w:t>
            </w:r>
            <w:r w:rsidR="005A7BFC" w:rsidRPr="00DA3E20">
              <w:rPr>
                <w:rFonts w:ascii="Times New Roman" w:hAnsi="Times New Roman" w:cs="Times New Roman"/>
              </w:rPr>
              <w:t>.831</w:t>
            </w:r>
          </w:p>
        </w:tc>
        <w:tc>
          <w:tcPr>
            <w:tcW w:w="849" w:type="dxa"/>
            <w:tcBorders>
              <w:top w:val="single" w:sz="4" w:space="0" w:color="auto"/>
            </w:tcBorders>
            <w:vAlign w:val="center"/>
          </w:tcPr>
          <w:p w14:paraId="30DF9748" w14:textId="5C2ACF05" w:rsidR="000439B9" w:rsidRPr="00DA3E20" w:rsidRDefault="005A7BFC" w:rsidP="007B0904">
            <w:pPr>
              <w:jc w:val="right"/>
              <w:rPr>
                <w:rFonts w:ascii="Times New Roman" w:hAnsi="Times New Roman" w:cs="Times New Roman"/>
              </w:rPr>
            </w:pPr>
            <w:r w:rsidRPr="00DA3E20">
              <w:rPr>
                <w:rFonts w:ascii="Times New Roman" w:hAnsi="Times New Roman" w:cs="Times New Roman"/>
              </w:rPr>
              <w:t>0.180</w:t>
            </w:r>
          </w:p>
        </w:tc>
        <w:tc>
          <w:tcPr>
            <w:tcW w:w="563" w:type="dxa"/>
            <w:tcBorders>
              <w:top w:val="single" w:sz="4" w:space="0" w:color="auto"/>
            </w:tcBorders>
          </w:tcPr>
          <w:p w14:paraId="0CBB6B25" w14:textId="77777777" w:rsidR="000439B9" w:rsidRPr="00DA3E20" w:rsidDel="00EC4627" w:rsidRDefault="000439B9" w:rsidP="007B0904">
            <w:pPr>
              <w:jc w:val="right"/>
              <w:rPr>
                <w:rFonts w:ascii="Times New Roman" w:hAnsi="Times New Roman" w:cs="Times New Roman"/>
              </w:rPr>
            </w:pPr>
          </w:p>
        </w:tc>
        <w:tc>
          <w:tcPr>
            <w:tcW w:w="1587" w:type="dxa"/>
            <w:tcBorders>
              <w:top w:val="single" w:sz="4" w:space="0" w:color="auto"/>
            </w:tcBorders>
            <w:vAlign w:val="center"/>
          </w:tcPr>
          <w:p w14:paraId="0D0A1095" w14:textId="17977F5B" w:rsidR="000439B9" w:rsidRPr="00DA3E20" w:rsidRDefault="005A7BFC" w:rsidP="007B0904">
            <w:pPr>
              <w:jc w:val="right"/>
              <w:rPr>
                <w:rFonts w:ascii="Times New Roman" w:hAnsi="Times New Roman" w:cs="Times New Roman"/>
              </w:rPr>
            </w:pPr>
            <w:r w:rsidRPr="00DA3E20">
              <w:rPr>
                <w:rFonts w:ascii="Times New Roman" w:hAnsi="Times New Roman" w:cs="Times New Roman"/>
              </w:rPr>
              <w:t>0.044</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478</w:t>
            </w:r>
          </w:p>
        </w:tc>
        <w:tc>
          <w:tcPr>
            <w:tcW w:w="907" w:type="dxa"/>
            <w:tcBorders>
              <w:top w:val="single" w:sz="4" w:space="0" w:color="auto"/>
            </w:tcBorders>
            <w:vAlign w:val="center"/>
          </w:tcPr>
          <w:p w14:paraId="562AE910" w14:textId="3F12D60A" w:rsidR="000439B9" w:rsidRPr="00DA3E20" w:rsidRDefault="005A7BFC" w:rsidP="007B0904">
            <w:pPr>
              <w:jc w:val="right"/>
              <w:rPr>
                <w:rFonts w:ascii="Times New Roman" w:hAnsi="Times New Roman" w:cs="Times New Roman"/>
              </w:rPr>
            </w:pPr>
            <w:r w:rsidRPr="00DA3E20">
              <w:rPr>
                <w:rFonts w:ascii="Times New Roman" w:hAnsi="Times New Roman" w:cs="Times New Roman"/>
              </w:rPr>
              <w:t>0.093</w:t>
            </w:r>
          </w:p>
        </w:tc>
        <w:tc>
          <w:tcPr>
            <w:tcW w:w="852" w:type="dxa"/>
            <w:tcBorders>
              <w:top w:val="single" w:sz="4" w:space="0" w:color="auto"/>
            </w:tcBorders>
            <w:vAlign w:val="center"/>
          </w:tcPr>
          <w:p w14:paraId="473BE8D9" w14:textId="614621F3" w:rsidR="000439B9" w:rsidRPr="00DA3E20" w:rsidRDefault="005A7BFC" w:rsidP="007B0904">
            <w:pPr>
              <w:jc w:val="right"/>
              <w:rPr>
                <w:rFonts w:ascii="Times New Roman" w:hAnsi="Times New Roman" w:cs="Times New Roman"/>
              </w:rPr>
            </w:pPr>
            <w:r w:rsidRPr="00DA3E20">
              <w:rPr>
                <w:rFonts w:ascii="Times New Roman" w:hAnsi="Times New Roman" w:cs="Times New Roman"/>
              </w:rPr>
              <w:t>0.995</w:t>
            </w:r>
          </w:p>
        </w:tc>
      </w:tr>
      <w:tr w:rsidR="000439B9" w:rsidRPr="00DA3E20" w14:paraId="0E34EE9E" w14:textId="77777777" w:rsidTr="007B0904">
        <w:trPr>
          <w:trHeight w:val="283"/>
        </w:trPr>
        <w:tc>
          <w:tcPr>
            <w:tcW w:w="2107" w:type="dxa"/>
          </w:tcPr>
          <w:p w14:paraId="538DE0BD" w14:textId="77777777" w:rsidR="000439B9" w:rsidRPr="00DA3E20" w:rsidRDefault="000439B9" w:rsidP="007B0904">
            <w:pPr>
              <w:rPr>
                <w:rFonts w:ascii="Times New Roman" w:hAnsi="Times New Roman" w:cs="Times New Roman"/>
              </w:rPr>
            </w:pPr>
          </w:p>
        </w:tc>
        <w:tc>
          <w:tcPr>
            <w:tcW w:w="1586" w:type="dxa"/>
          </w:tcPr>
          <w:p w14:paraId="04F38E61" w14:textId="77777777" w:rsidR="000439B9" w:rsidRPr="00DA3E20" w:rsidRDefault="000439B9" w:rsidP="007B0904">
            <w:pPr>
              <w:jc w:val="right"/>
              <w:rPr>
                <w:rFonts w:ascii="Times New Roman" w:hAnsi="Times New Roman" w:cs="Times New Roman"/>
              </w:rPr>
            </w:pPr>
          </w:p>
        </w:tc>
        <w:tc>
          <w:tcPr>
            <w:tcW w:w="905" w:type="dxa"/>
          </w:tcPr>
          <w:p w14:paraId="0EA9C468" w14:textId="77777777" w:rsidR="000439B9" w:rsidRPr="00DA3E20" w:rsidRDefault="000439B9" w:rsidP="007B0904">
            <w:pPr>
              <w:jc w:val="right"/>
              <w:rPr>
                <w:rFonts w:ascii="Times New Roman" w:hAnsi="Times New Roman" w:cs="Times New Roman"/>
              </w:rPr>
            </w:pPr>
          </w:p>
        </w:tc>
        <w:tc>
          <w:tcPr>
            <w:tcW w:w="849" w:type="dxa"/>
          </w:tcPr>
          <w:p w14:paraId="21E080DB" w14:textId="77777777" w:rsidR="000439B9" w:rsidRPr="00DA3E20" w:rsidRDefault="000439B9" w:rsidP="007B0904">
            <w:pPr>
              <w:jc w:val="right"/>
              <w:rPr>
                <w:rFonts w:ascii="Times New Roman" w:hAnsi="Times New Roman" w:cs="Times New Roman"/>
              </w:rPr>
            </w:pPr>
          </w:p>
        </w:tc>
        <w:tc>
          <w:tcPr>
            <w:tcW w:w="563" w:type="dxa"/>
          </w:tcPr>
          <w:p w14:paraId="3CBC1871" w14:textId="77777777" w:rsidR="000439B9" w:rsidRPr="00DA3E20" w:rsidRDefault="000439B9" w:rsidP="007B0904">
            <w:pPr>
              <w:jc w:val="right"/>
              <w:rPr>
                <w:rFonts w:ascii="Times New Roman" w:hAnsi="Times New Roman" w:cs="Times New Roman"/>
              </w:rPr>
            </w:pPr>
          </w:p>
        </w:tc>
        <w:tc>
          <w:tcPr>
            <w:tcW w:w="1587" w:type="dxa"/>
          </w:tcPr>
          <w:p w14:paraId="17027A73" w14:textId="77777777" w:rsidR="000439B9" w:rsidRPr="00DA3E20" w:rsidRDefault="000439B9" w:rsidP="007B0904">
            <w:pPr>
              <w:jc w:val="right"/>
              <w:rPr>
                <w:rFonts w:ascii="Times New Roman" w:hAnsi="Times New Roman" w:cs="Times New Roman"/>
              </w:rPr>
            </w:pPr>
          </w:p>
        </w:tc>
        <w:tc>
          <w:tcPr>
            <w:tcW w:w="907" w:type="dxa"/>
          </w:tcPr>
          <w:p w14:paraId="5520479F" w14:textId="77777777" w:rsidR="000439B9" w:rsidRPr="00DA3E20" w:rsidRDefault="000439B9" w:rsidP="007B0904">
            <w:pPr>
              <w:jc w:val="right"/>
              <w:rPr>
                <w:rFonts w:ascii="Times New Roman" w:hAnsi="Times New Roman" w:cs="Times New Roman"/>
              </w:rPr>
            </w:pPr>
          </w:p>
        </w:tc>
        <w:tc>
          <w:tcPr>
            <w:tcW w:w="852" w:type="dxa"/>
          </w:tcPr>
          <w:p w14:paraId="5268814B" w14:textId="77777777" w:rsidR="000439B9" w:rsidRPr="00DA3E20" w:rsidRDefault="000439B9" w:rsidP="007B0904">
            <w:pPr>
              <w:jc w:val="right"/>
              <w:rPr>
                <w:rFonts w:ascii="Times New Roman" w:hAnsi="Times New Roman" w:cs="Times New Roman"/>
              </w:rPr>
            </w:pPr>
          </w:p>
        </w:tc>
      </w:tr>
      <w:tr w:rsidR="000439B9" w:rsidRPr="00DA3E20" w14:paraId="48AB44B6" w14:textId="77777777" w:rsidTr="007B0904">
        <w:trPr>
          <w:trHeight w:val="283"/>
        </w:trPr>
        <w:tc>
          <w:tcPr>
            <w:tcW w:w="2107" w:type="dxa"/>
            <w:tcBorders>
              <w:bottom w:val="single" w:sz="4" w:space="0" w:color="auto"/>
            </w:tcBorders>
          </w:tcPr>
          <w:p w14:paraId="1FB2EB1B" w14:textId="77777777" w:rsidR="000439B9" w:rsidRPr="00DA3E20" w:rsidRDefault="000439B9" w:rsidP="007B0904">
            <w:pPr>
              <w:rPr>
                <w:rFonts w:ascii="Times New Roman" w:hAnsi="Times New Roman" w:cs="Times New Roman"/>
              </w:rPr>
            </w:pPr>
            <w:r w:rsidRPr="00DA3E20">
              <w:rPr>
                <w:rFonts w:ascii="Times New Roman" w:hAnsi="Times New Roman" w:cs="Times New Roman"/>
                <w:b/>
                <w:bCs/>
              </w:rPr>
              <w:t>Log Max Height</w:t>
            </w:r>
          </w:p>
        </w:tc>
        <w:tc>
          <w:tcPr>
            <w:tcW w:w="1586" w:type="dxa"/>
            <w:tcBorders>
              <w:bottom w:val="single" w:sz="4" w:space="0" w:color="auto"/>
            </w:tcBorders>
            <w:vAlign w:val="center"/>
          </w:tcPr>
          <w:p w14:paraId="2DF23E21" w14:textId="752891E1" w:rsidR="000439B9" w:rsidRPr="00DA3E20" w:rsidRDefault="000439B9" w:rsidP="007B0904">
            <w:pPr>
              <w:jc w:val="center"/>
              <w:rPr>
                <w:rFonts w:ascii="Times New Roman" w:hAnsi="Times New Roman" w:cs="Times New Roman"/>
              </w:rPr>
            </w:pPr>
          </w:p>
        </w:tc>
        <w:tc>
          <w:tcPr>
            <w:tcW w:w="905" w:type="dxa"/>
            <w:tcBorders>
              <w:bottom w:val="single" w:sz="4" w:space="0" w:color="auto"/>
            </w:tcBorders>
            <w:vAlign w:val="center"/>
          </w:tcPr>
          <w:p w14:paraId="4146513A" w14:textId="14C2183D" w:rsidR="000439B9" w:rsidRPr="00DA3E20" w:rsidRDefault="000439B9" w:rsidP="007B0904">
            <w:pPr>
              <w:jc w:val="center"/>
              <w:rPr>
                <w:rFonts w:ascii="Times New Roman" w:hAnsi="Times New Roman" w:cs="Times New Roman"/>
              </w:rPr>
            </w:pPr>
          </w:p>
        </w:tc>
        <w:tc>
          <w:tcPr>
            <w:tcW w:w="849" w:type="dxa"/>
            <w:tcBorders>
              <w:bottom w:val="single" w:sz="4" w:space="0" w:color="auto"/>
            </w:tcBorders>
            <w:vAlign w:val="center"/>
          </w:tcPr>
          <w:p w14:paraId="41A704B9" w14:textId="1EDCB96C" w:rsidR="000439B9" w:rsidRPr="00DA3E20" w:rsidRDefault="000439B9" w:rsidP="007B0904">
            <w:pPr>
              <w:jc w:val="center"/>
              <w:rPr>
                <w:rFonts w:ascii="Times New Roman" w:hAnsi="Times New Roman" w:cs="Times New Roman"/>
              </w:rPr>
            </w:pPr>
          </w:p>
        </w:tc>
        <w:tc>
          <w:tcPr>
            <w:tcW w:w="563" w:type="dxa"/>
            <w:tcBorders>
              <w:bottom w:val="single" w:sz="4" w:space="0" w:color="auto"/>
            </w:tcBorders>
            <w:vAlign w:val="center"/>
          </w:tcPr>
          <w:p w14:paraId="3F6D0134" w14:textId="77777777" w:rsidR="000439B9" w:rsidRPr="00DA3E20" w:rsidRDefault="000439B9" w:rsidP="007B0904">
            <w:pPr>
              <w:jc w:val="center"/>
              <w:rPr>
                <w:rFonts w:ascii="Times New Roman" w:hAnsi="Times New Roman" w:cs="Times New Roman"/>
              </w:rPr>
            </w:pPr>
          </w:p>
        </w:tc>
        <w:tc>
          <w:tcPr>
            <w:tcW w:w="1587" w:type="dxa"/>
            <w:tcBorders>
              <w:bottom w:val="single" w:sz="4" w:space="0" w:color="auto"/>
            </w:tcBorders>
            <w:vAlign w:val="center"/>
          </w:tcPr>
          <w:p w14:paraId="53D3F31E" w14:textId="0608E8EE" w:rsidR="000439B9" w:rsidRPr="00DA3E20" w:rsidRDefault="000439B9" w:rsidP="007B0904">
            <w:pPr>
              <w:jc w:val="center"/>
              <w:rPr>
                <w:rFonts w:ascii="Times New Roman" w:hAnsi="Times New Roman" w:cs="Times New Roman"/>
              </w:rPr>
            </w:pPr>
          </w:p>
        </w:tc>
        <w:tc>
          <w:tcPr>
            <w:tcW w:w="907" w:type="dxa"/>
            <w:tcBorders>
              <w:bottom w:val="single" w:sz="4" w:space="0" w:color="auto"/>
            </w:tcBorders>
            <w:vAlign w:val="center"/>
          </w:tcPr>
          <w:p w14:paraId="0522ADD4" w14:textId="6CE0C595" w:rsidR="000439B9" w:rsidRPr="00DA3E20" w:rsidRDefault="000439B9" w:rsidP="007B0904">
            <w:pPr>
              <w:jc w:val="center"/>
              <w:rPr>
                <w:rFonts w:ascii="Times New Roman" w:hAnsi="Times New Roman" w:cs="Times New Roman"/>
              </w:rPr>
            </w:pPr>
          </w:p>
        </w:tc>
        <w:tc>
          <w:tcPr>
            <w:tcW w:w="852" w:type="dxa"/>
            <w:tcBorders>
              <w:bottom w:val="single" w:sz="4" w:space="0" w:color="auto"/>
            </w:tcBorders>
            <w:vAlign w:val="center"/>
          </w:tcPr>
          <w:p w14:paraId="1E734F05" w14:textId="72EC435A" w:rsidR="000439B9" w:rsidRPr="00DA3E20" w:rsidRDefault="000439B9" w:rsidP="007B0904">
            <w:pPr>
              <w:jc w:val="center"/>
              <w:rPr>
                <w:rFonts w:ascii="Times New Roman" w:hAnsi="Times New Roman" w:cs="Times New Roman"/>
              </w:rPr>
            </w:pPr>
          </w:p>
        </w:tc>
      </w:tr>
      <w:tr w:rsidR="000439B9" w:rsidRPr="00DA3E20" w14:paraId="32909878" w14:textId="77777777" w:rsidTr="007B0904">
        <w:trPr>
          <w:trHeight w:val="283"/>
        </w:trPr>
        <w:tc>
          <w:tcPr>
            <w:tcW w:w="2107" w:type="dxa"/>
            <w:tcBorders>
              <w:top w:val="single" w:sz="4" w:space="0" w:color="auto"/>
            </w:tcBorders>
          </w:tcPr>
          <w:p w14:paraId="6D77E869" w14:textId="4BA8772B" w:rsidR="000439B9" w:rsidRPr="00DA3E20" w:rsidRDefault="00000000" w:rsidP="000439B9">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2C1BEC5F" w14:textId="1725E539" w:rsidR="000439B9" w:rsidRPr="00DA3E20" w:rsidRDefault="000439B9" w:rsidP="000439B9">
            <w:pPr>
              <w:jc w:val="right"/>
              <w:rPr>
                <w:rFonts w:ascii="Times New Roman" w:hAnsi="Times New Roman" w:cs="Times New Roman"/>
              </w:rPr>
            </w:pPr>
            <w:r w:rsidRPr="00DA3E20">
              <w:rPr>
                <w:rFonts w:ascii="Times New Roman" w:hAnsi="Times New Roman" w:cs="Times New Roman"/>
              </w:rPr>
              <w:t xml:space="preserve">0.240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Borders>
              <w:top w:val="single" w:sz="4" w:space="0" w:color="auto"/>
            </w:tcBorders>
            <w:vAlign w:val="center"/>
          </w:tcPr>
          <w:p w14:paraId="4647C577" w14:textId="3C9BEC54" w:rsidR="000439B9" w:rsidRPr="00DA3E20" w:rsidRDefault="000439B9" w:rsidP="000439B9">
            <w:pPr>
              <w:jc w:val="right"/>
              <w:rPr>
                <w:rFonts w:ascii="Times New Roman" w:hAnsi="Times New Roman" w:cs="Times New Roman"/>
              </w:rPr>
            </w:pPr>
            <w:r w:rsidRPr="00DA3E20">
              <w:rPr>
                <w:rFonts w:ascii="Times New Roman" w:hAnsi="Times New Roman" w:cs="Times New Roman"/>
              </w:rPr>
              <w:t>3.887</w:t>
            </w:r>
          </w:p>
        </w:tc>
        <w:tc>
          <w:tcPr>
            <w:tcW w:w="849" w:type="dxa"/>
            <w:tcBorders>
              <w:top w:val="single" w:sz="4" w:space="0" w:color="auto"/>
            </w:tcBorders>
            <w:vAlign w:val="center"/>
          </w:tcPr>
          <w:p w14:paraId="4A6F2E9C" w14:textId="16BB6486" w:rsidR="000439B9" w:rsidRPr="00DA3E20" w:rsidRDefault="000439B9" w:rsidP="000439B9">
            <w:pPr>
              <w:jc w:val="right"/>
              <w:rPr>
                <w:rFonts w:ascii="Times New Roman" w:hAnsi="Times New Roman" w:cs="Times New Roman"/>
              </w:rPr>
            </w:pPr>
            <w:r w:rsidRPr="00DA3E20">
              <w:rPr>
                <w:rFonts w:ascii="Times New Roman" w:hAnsi="Times New Roman" w:cs="Times New Roman"/>
              </w:rPr>
              <w:t>0.002</w:t>
            </w:r>
          </w:p>
        </w:tc>
        <w:tc>
          <w:tcPr>
            <w:tcW w:w="563" w:type="dxa"/>
            <w:tcBorders>
              <w:top w:val="single" w:sz="4" w:space="0" w:color="auto"/>
            </w:tcBorders>
          </w:tcPr>
          <w:p w14:paraId="265C0259" w14:textId="77777777" w:rsidR="000439B9" w:rsidRPr="00DA3E20" w:rsidRDefault="000439B9" w:rsidP="000439B9">
            <w:pPr>
              <w:jc w:val="right"/>
              <w:rPr>
                <w:rFonts w:ascii="Times New Roman" w:hAnsi="Times New Roman" w:cs="Times New Roman"/>
              </w:rPr>
            </w:pPr>
          </w:p>
        </w:tc>
        <w:tc>
          <w:tcPr>
            <w:tcW w:w="1587" w:type="dxa"/>
            <w:tcBorders>
              <w:top w:val="single" w:sz="4" w:space="0" w:color="auto"/>
            </w:tcBorders>
            <w:vAlign w:val="center"/>
          </w:tcPr>
          <w:p w14:paraId="32D2C47C" w14:textId="5987F590" w:rsidR="000439B9" w:rsidRPr="00DA3E20" w:rsidRDefault="000439B9" w:rsidP="000439B9">
            <w:pPr>
              <w:jc w:val="right"/>
              <w:rPr>
                <w:rFonts w:ascii="Times New Roman" w:hAnsi="Times New Roman" w:cs="Times New Roman"/>
              </w:rPr>
            </w:pPr>
            <w:r w:rsidRPr="00DA3E20">
              <w:rPr>
                <w:rFonts w:ascii="Times New Roman" w:hAnsi="Times New Roman" w:cs="Times New Roman"/>
              </w:rPr>
              <w:t xml:space="preserve">0.275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Borders>
              <w:top w:val="single" w:sz="4" w:space="0" w:color="auto"/>
            </w:tcBorders>
            <w:vAlign w:val="center"/>
          </w:tcPr>
          <w:p w14:paraId="5AC88CB5" w14:textId="0BE4A1AF" w:rsidR="000439B9" w:rsidRPr="00DA3E20" w:rsidRDefault="000439B9" w:rsidP="000439B9">
            <w:pPr>
              <w:jc w:val="right"/>
              <w:rPr>
                <w:rFonts w:ascii="Times New Roman" w:hAnsi="Times New Roman" w:cs="Times New Roman"/>
              </w:rPr>
            </w:pPr>
            <w:r w:rsidRPr="00DA3E20">
              <w:rPr>
                <w:rFonts w:ascii="Times New Roman" w:hAnsi="Times New Roman" w:cs="Times New Roman"/>
              </w:rPr>
              <w:t>2.303</w:t>
            </w:r>
          </w:p>
        </w:tc>
        <w:tc>
          <w:tcPr>
            <w:tcW w:w="852" w:type="dxa"/>
            <w:tcBorders>
              <w:top w:val="single" w:sz="4" w:space="0" w:color="auto"/>
            </w:tcBorders>
            <w:vAlign w:val="center"/>
          </w:tcPr>
          <w:p w14:paraId="5ACAD66A" w14:textId="0238A9F2" w:rsidR="000439B9" w:rsidRPr="00DA3E20" w:rsidRDefault="000439B9" w:rsidP="000439B9">
            <w:pPr>
              <w:jc w:val="right"/>
              <w:rPr>
                <w:rFonts w:ascii="Times New Roman" w:hAnsi="Times New Roman" w:cs="Times New Roman"/>
              </w:rPr>
            </w:pPr>
            <w:r w:rsidRPr="00DA3E20">
              <w:rPr>
                <w:rFonts w:ascii="Times New Roman" w:hAnsi="Times New Roman" w:cs="Times New Roman"/>
              </w:rPr>
              <w:t>0.114</w:t>
            </w:r>
          </w:p>
        </w:tc>
      </w:tr>
      <w:tr w:rsidR="000439B9" w:rsidRPr="00DA3E20" w14:paraId="471DC167" w14:textId="77777777" w:rsidTr="007B0904">
        <w:trPr>
          <w:trHeight w:val="283"/>
        </w:trPr>
        <w:tc>
          <w:tcPr>
            <w:tcW w:w="2107" w:type="dxa"/>
          </w:tcPr>
          <w:p w14:paraId="70360603" w14:textId="6BC6EC97" w:rsidR="000439B9" w:rsidRPr="00DA3E20" w:rsidRDefault="00000000" w:rsidP="000439B9">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639199CC" w14:textId="0771B3DB" w:rsidR="000439B9" w:rsidRPr="00DA3E20" w:rsidRDefault="000439B9" w:rsidP="000439B9">
            <w:pPr>
              <w:jc w:val="right"/>
              <w:rPr>
                <w:rFonts w:ascii="Times New Roman" w:hAnsi="Times New Roman" w:cs="Times New Roman"/>
              </w:rPr>
            </w:pPr>
            <w:r w:rsidRPr="00DA3E20">
              <w:rPr>
                <w:rFonts w:ascii="Times New Roman" w:hAnsi="Times New Roman" w:cs="Times New Roman"/>
              </w:rPr>
              <w:t xml:space="preserve">0.130 </w:t>
            </w:r>
            <m:oMath>
              <m:r>
                <w:rPr>
                  <w:rFonts w:ascii="Cambria Math" w:hAnsi="Cambria Math" w:cs="Times New Roman"/>
                </w:rPr>
                <m:t>±</m:t>
              </m:r>
            </m:oMath>
            <w:r w:rsidRPr="00DA3E20">
              <w:rPr>
                <w:rFonts w:ascii="Times New Roman" w:eastAsiaTheme="minorEastAsia" w:hAnsi="Times New Roman" w:cs="Times New Roman"/>
              </w:rPr>
              <w:t xml:space="preserve"> 0.063</w:t>
            </w:r>
          </w:p>
        </w:tc>
        <w:tc>
          <w:tcPr>
            <w:tcW w:w="905" w:type="dxa"/>
            <w:vAlign w:val="center"/>
          </w:tcPr>
          <w:p w14:paraId="63C618EC" w14:textId="6A0EDFE7" w:rsidR="000439B9" w:rsidRPr="00DA3E20" w:rsidRDefault="000439B9" w:rsidP="000439B9">
            <w:pPr>
              <w:jc w:val="right"/>
              <w:rPr>
                <w:rFonts w:ascii="Times New Roman" w:hAnsi="Times New Roman" w:cs="Times New Roman"/>
              </w:rPr>
            </w:pPr>
            <w:r w:rsidRPr="00DA3E20">
              <w:rPr>
                <w:rFonts w:ascii="Times New Roman" w:hAnsi="Times New Roman" w:cs="Times New Roman"/>
              </w:rPr>
              <w:t>2.076</w:t>
            </w:r>
          </w:p>
        </w:tc>
        <w:tc>
          <w:tcPr>
            <w:tcW w:w="849" w:type="dxa"/>
            <w:vAlign w:val="center"/>
          </w:tcPr>
          <w:p w14:paraId="41B71291" w14:textId="77F7E7E4"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3D1940" w:rsidRPr="00DA3E20">
              <w:rPr>
                <w:rFonts w:ascii="Times New Roman" w:hAnsi="Times New Roman" w:cs="Times New Roman"/>
              </w:rPr>
              <w:t>177</w:t>
            </w:r>
          </w:p>
        </w:tc>
        <w:tc>
          <w:tcPr>
            <w:tcW w:w="563" w:type="dxa"/>
          </w:tcPr>
          <w:p w14:paraId="27500FAE" w14:textId="77777777" w:rsidR="000439B9" w:rsidRPr="00DA3E20" w:rsidRDefault="000439B9" w:rsidP="000439B9">
            <w:pPr>
              <w:jc w:val="right"/>
              <w:rPr>
                <w:rFonts w:ascii="Times New Roman" w:hAnsi="Times New Roman" w:cs="Times New Roman"/>
              </w:rPr>
            </w:pPr>
          </w:p>
        </w:tc>
        <w:tc>
          <w:tcPr>
            <w:tcW w:w="1587" w:type="dxa"/>
            <w:vAlign w:val="center"/>
          </w:tcPr>
          <w:p w14:paraId="4576593B" w14:textId="6CDC6276" w:rsidR="000439B9" w:rsidRPr="00DA3E20" w:rsidRDefault="000439B9" w:rsidP="000439B9">
            <w:pPr>
              <w:jc w:val="right"/>
              <w:rPr>
                <w:rFonts w:ascii="Times New Roman" w:hAnsi="Times New Roman" w:cs="Times New Roman"/>
              </w:rPr>
            </w:pPr>
            <w:r w:rsidRPr="00DA3E20">
              <w:rPr>
                <w:rFonts w:ascii="Times New Roman" w:hAnsi="Times New Roman" w:cs="Times New Roman"/>
              </w:rPr>
              <w:t xml:space="preserve">0.430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vAlign w:val="center"/>
          </w:tcPr>
          <w:p w14:paraId="684A1029" w14:textId="4EC8A6E7" w:rsidR="000439B9" w:rsidRPr="00DA3E20" w:rsidRDefault="000439B9" w:rsidP="000439B9">
            <w:pPr>
              <w:jc w:val="right"/>
              <w:rPr>
                <w:rFonts w:ascii="Times New Roman" w:hAnsi="Times New Roman" w:cs="Times New Roman"/>
              </w:rPr>
            </w:pPr>
            <w:r w:rsidRPr="00DA3E20">
              <w:rPr>
                <w:rFonts w:ascii="Times New Roman" w:hAnsi="Times New Roman" w:cs="Times New Roman"/>
              </w:rPr>
              <w:t>3.594</w:t>
            </w:r>
          </w:p>
        </w:tc>
        <w:tc>
          <w:tcPr>
            <w:tcW w:w="852" w:type="dxa"/>
            <w:vAlign w:val="center"/>
          </w:tcPr>
          <w:p w14:paraId="7C5AEC07" w14:textId="60F38095" w:rsidR="000439B9" w:rsidRPr="00DA3E20" w:rsidRDefault="000439B9" w:rsidP="000439B9">
            <w:pPr>
              <w:jc w:val="right"/>
              <w:rPr>
                <w:rFonts w:ascii="Times New Roman" w:hAnsi="Times New Roman" w:cs="Times New Roman"/>
              </w:rPr>
            </w:pPr>
            <w:r w:rsidRPr="00DA3E20">
              <w:rPr>
                <w:rFonts w:ascii="Times New Roman" w:hAnsi="Times New Roman" w:cs="Times New Roman"/>
              </w:rPr>
              <w:t>0.005</w:t>
            </w:r>
          </w:p>
        </w:tc>
      </w:tr>
      <w:tr w:rsidR="000439B9" w:rsidRPr="00DA3E20" w14:paraId="73EEA40C" w14:textId="77777777" w:rsidTr="007B0904">
        <w:trPr>
          <w:trHeight w:val="283"/>
        </w:trPr>
        <w:tc>
          <w:tcPr>
            <w:tcW w:w="2107" w:type="dxa"/>
          </w:tcPr>
          <w:p w14:paraId="5B9165CE" w14:textId="1D8E6969" w:rsidR="000439B9" w:rsidRPr="00DA3E20" w:rsidRDefault="00000000" w:rsidP="000439B9">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73FB846C" w14:textId="340E7059" w:rsidR="000439B9" w:rsidRPr="00DA3E20" w:rsidRDefault="000439B9" w:rsidP="000439B9">
            <w:pPr>
              <w:jc w:val="right"/>
              <w:rPr>
                <w:rFonts w:ascii="Times New Roman" w:hAnsi="Times New Roman" w:cs="Times New Roman"/>
              </w:rPr>
            </w:pPr>
            <w:r w:rsidRPr="00DA3E20">
              <w:rPr>
                <w:rFonts w:ascii="Times New Roman" w:hAnsi="Times New Roman" w:cs="Times New Roman"/>
              </w:rPr>
              <w:t xml:space="preserve">-0.110 </w:t>
            </w:r>
            <m:oMath>
              <m:r>
                <w:rPr>
                  <w:rFonts w:ascii="Cambria Math" w:hAnsi="Cambria Math" w:cs="Times New Roman"/>
                </w:rPr>
                <m:t>±</m:t>
              </m:r>
            </m:oMath>
            <w:r w:rsidRPr="00DA3E20">
              <w:rPr>
                <w:rFonts w:ascii="Times New Roman" w:eastAsiaTheme="minorEastAsia" w:hAnsi="Times New Roman" w:cs="Times New Roman"/>
              </w:rPr>
              <w:t xml:space="preserve"> 0.064</w:t>
            </w:r>
          </w:p>
        </w:tc>
        <w:tc>
          <w:tcPr>
            <w:tcW w:w="905" w:type="dxa"/>
            <w:vAlign w:val="center"/>
          </w:tcPr>
          <w:p w14:paraId="1314155A" w14:textId="6278DA53" w:rsidR="000439B9" w:rsidRPr="00DA3E20" w:rsidRDefault="000439B9" w:rsidP="000439B9">
            <w:pPr>
              <w:jc w:val="right"/>
              <w:rPr>
                <w:rFonts w:ascii="Times New Roman" w:hAnsi="Times New Roman" w:cs="Times New Roman"/>
              </w:rPr>
            </w:pPr>
            <w:r w:rsidRPr="00DA3E20">
              <w:rPr>
                <w:rFonts w:ascii="Times New Roman" w:hAnsi="Times New Roman" w:cs="Times New Roman"/>
              </w:rPr>
              <w:t>-1.725</w:t>
            </w:r>
          </w:p>
        </w:tc>
        <w:tc>
          <w:tcPr>
            <w:tcW w:w="849" w:type="dxa"/>
            <w:vAlign w:val="center"/>
          </w:tcPr>
          <w:p w14:paraId="0483E9C0" w14:textId="532ADBBB"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3D1940" w:rsidRPr="00DA3E20">
              <w:rPr>
                <w:rFonts w:ascii="Times New Roman" w:hAnsi="Times New Roman" w:cs="Times New Roman"/>
              </w:rPr>
              <w:t>324</w:t>
            </w:r>
          </w:p>
        </w:tc>
        <w:tc>
          <w:tcPr>
            <w:tcW w:w="563" w:type="dxa"/>
          </w:tcPr>
          <w:p w14:paraId="53AB2C3D" w14:textId="77777777" w:rsidR="000439B9" w:rsidRPr="00DA3E20" w:rsidRDefault="000439B9" w:rsidP="000439B9">
            <w:pPr>
              <w:jc w:val="right"/>
              <w:rPr>
                <w:rFonts w:ascii="Times New Roman" w:hAnsi="Times New Roman" w:cs="Times New Roman"/>
              </w:rPr>
            </w:pPr>
          </w:p>
        </w:tc>
        <w:tc>
          <w:tcPr>
            <w:tcW w:w="1587" w:type="dxa"/>
            <w:vAlign w:val="center"/>
          </w:tcPr>
          <w:p w14:paraId="68CCF08E" w14:textId="198F8FA2" w:rsidR="000439B9" w:rsidRPr="00DA3E20" w:rsidRDefault="000439B9" w:rsidP="000439B9">
            <w:pPr>
              <w:jc w:val="right"/>
              <w:rPr>
                <w:rFonts w:ascii="Times New Roman" w:hAnsi="Times New Roman" w:cs="Times New Roman"/>
              </w:rPr>
            </w:pPr>
            <w:r w:rsidRPr="00DA3E20">
              <w:rPr>
                <w:rFonts w:ascii="Times New Roman" w:hAnsi="Times New Roman" w:cs="Times New Roman"/>
              </w:rPr>
              <w:t xml:space="preserve">0.155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vAlign w:val="center"/>
          </w:tcPr>
          <w:p w14:paraId="193573F8" w14:textId="388ECBE8" w:rsidR="000439B9" w:rsidRPr="00DA3E20" w:rsidRDefault="000439B9" w:rsidP="000439B9">
            <w:pPr>
              <w:jc w:val="right"/>
              <w:rPr>
                <w:rFonts w:ascii="Times New Roman" w:hAnsi="Times New Roman" w:cs="Times New Roman"/>
              </w:rPr>
            </w:pPr>
            <w:r w:rsidRPr="00DA3E20">
              <w:rPr>
                <w:rFonts w:ascii="Times New Roman" w:hAnsi="Times New Roman" w:cs="Times New Roman"/>
              </w:rPr>
              <w:t>1.288</w:t>
            </w:r>
          </w:p>
        </w:tc>
        <w:tc>
          <w:tcPr>
            <w:tcW w:w="852" w:type="dxa"/>
            <w:vAlign w:val="center"/>
          </w:tcPr>
          <w:p w14:paraId="32AEB8A7" w14:textId="544191C8" w:rsidR="000439B9" w:rsidRPr="00DA3E20" w:rsidRDefault="000439B9" w:rsidP="000439B9">
            <w:pPr>
              <w:jc w:val="right"/>
              <w:rPr>
                <w:rFonts w:ascii="Times New Roman" w:hAnsi="Times New Roman" w:cs="Times New Roman"/>
              </w:rPr>
            </w:pPr>
            <w:r w:rsidRPr="00DA3E20">
              <w:rPr>
                <w:rFonts w:ascii="Times New Roman" w:hAnsi="Times New Roman" w:cs="Times New Roman"/>
              </w:rPr>
              <w:t>0.576</w:t>
            </w:r>
          </w:p>
        </w:tc>
      </w:tr>
      <w:tr w:rsidR="000439B9" w:rsidRPr="00DA3E20" w14:paraId="72075198" w14:textId="77777777" w:rsidTr="000439B9">
        <w:trPr>
          <w:trHeight w:val="283"/>
        </w:trPr>
        <w:tc>
          <w:tcPr>
            <w:tcW w:w="2107" w:type="dxa"/>
          </w:tcPr>
          <w:p w14:paraId="002ABC08" w14:textId="77777777" w:rsidR="000439B9" w:rsidRPr="00DA3E20" w:rsidRDefault="000439B9" w:rsidP="007B0904">
            <w:pPr>
              <w:ind w:firstLine="170"/>
              <w:rPr>
                <w:rFonts w:ascii="Times New Roman" w:hAnsi="Times New Roman" w:cs="Times New Roman"/>
              </w:rPr>
            </w:pPr>
          </w:p>
        </w:tc>
        <w:tc>
          <w:tcPr>
            <w:tcW w:w="1586" w:type="dxa"/>
            <w:vAlign w:val="center"/>
          </w:tcPr>
          <w:p w14:paraId="027C390E" w14:textId="77777777" w:rsidR="000439B9" w:rsidRPr="00DA3E20" w:rsidRDefault="000439B9" w:rsidP="007B0904">
            <w:pPr>
              <w:jc w:val="right"/>
              <w:rPr>
                <w:rFonts w:ascii="Times New Roman" w:hAnsi="Times New Roman" w:cs="Times New Roman"/>
              </w:rPr>
            </w:pPr>
          </w:p>
        </w:tc>
        <w:tc>
          <w:tcPr>
            <w:tcW w:w="905" w:type="dxa"/>
          </w:tcPr>
          <w:p w14:paraId="72A57FC3" w14:textId="77777777" w:rsidR="000439B9" w:rsidRPr="00DA3E20" w:rsidRDefault="000439B9" w:rsidP="007B0904">
            <w:pPr>
              <w:jc w:val="right"/>
              <w:rPr>
                <w:rFonts w:ascii="Times New Roman" w:hAnsi="Times New Roman" w:cs="Times New Roman"/>
              </w:rPr>
            </w:pPr>
          </w:p>
        </w:tc>
        <w:tc>
          <w:tcPr>
            <w:tcW w:w="849" w:type="dxa"/>
            <w:vAlign w:val="center"/>
          </w:tcPr>
          <w:p w14:paraId="52235476" w14:textId="77777777" w:rsidR="000439B9" w:rsidRPr="00DA3E20" w:rsidRDefault="000439B9" w:rsidP="007B0904">
            <w:pPr>
              <w:jc w:val="right"/>
              <w:rPr>
                <w:rFonts w:ascii="Times New Roman" w:hAnsi="Times New Roman" w:cs="Times New Roman"/>
              </w:rPr>
            </w:pPr>
          </w:p>
        </w:tc>
        <w:tc>
          <w:tcPr>
            <w:tcW w:w="563" w:type="dxa"/>
          </w:tcPr>
          <w:p w14:paraId="306C1DCB" w14:textId="77777777" w:rsidR="000439B9" w:rsidRPr="00DA3E20" w:rsidRDefault="000439B9" w:rsidP="007B0904">
            <w:pPr>
              <w:jc w:val="right"/>
              <w:rPr>
                <w:rFonts w:ascii="Times New Roman" w:hAnsi="Times New Roman" w:cs="Times New Roman"/>
              </w:rPr>
            </w:pPr>
          </w:p>
        </w:tc>
        <w:tc>
          <w:tcPr>
            <w:tcW w:w="1587" w:type="dxa"/>
            <w:vAlign w:val="center"/>
          </w:tcPr>
          <w:p w14:paraId="3EBFAFF1" w14:textId="77777777" w:rsidR="000439B9" w:rsidRPr="00DA3E20" w:rsidRDefault="000439B9" w:rsidP="007B0904">
            <w:pPr>
              <w:jc w:val="right"/>
              <w:rPr>
                <w:rFonts w:ascii="Times New Roman" w:hAnsi="Times New Roman" w:cs="Times New Roman"/>
              </w:rPr>
            </w:pPr>
          </w:p>
        </w:tc>
        <w:tc>
          <w:tcPr>
            <w:tcW w:w="907" w:type="dxa"/>
          </w:tcPr>
          <w:p w14:paraId="5ACD770F" w14:textId="77777777" w:rsidR="000439B9" w:rsidRPr="00DA3E20" w:rsidRDefault="000439B9" w:rsidP="007B0904">
            <w:pPr>
              <w:jc w:val="right"/>
              <w:rPr>
                <w:rFonts w:ascii="Times New Roman" w:hAnsi="Times New Roman" w:cs="Times New Roman"/>
              </w:rPr>
            </w:pPr>
          </w:p>
        </w:tc>
        <w:tc>
          <w:tcPr>
            <w:tcW w:w="852" w:type="dxa"/>
            <w:vAlign w:val="center"/>
          </w:tcPr>
          <w:p w14:paraId="175D515E" w14:textId="77777777" w:rsidR="000439B9" w:rsidRPr="00DA3E20" w:rsidRDefault="000439B9" w:rsidP="007B0904">
            <w:pPr>
              <w:jc w:val="right"/>
              <w:rPr>
                <w:rFonts w:ascii="Times New Roman" w:hAnsi="Times New Roman" w:cs="Times New Roman"/>
              </w:rPr>
            </w:pPr>
          </w:p>
        </w:tc>
      </w:tr>
      <w:tr w:rsidR="000439B9" w:rsidRPr="00DA3E20" w14:paraId="1829E5DF" w14:textId="77777777" w:rsidTr="000439B9">
        <w:trPr>
          <w:trHeight w:val="283"/>
        </w:trPr>
        <w:tc>
          <w:tcPr>
            <w:tcW w:w="2107" w:type="dxa"/>
            <w:tcBorders>
              <w:bottom w:val="single" w:sz="4" w:space="0" w:color="auto"/>
            </w:tcBorders>
          </w:tcPr>
          <w:p w14:paraId="1DD23B3E" w14:textId="696ED1E4" w:rsidR="000439B9" w:rsidRPr="00DA3E20" w:rsidRDefault="00AD4FD2" w:rsidP="007B0904">
            <w:pPr>
              <w:rPr>
                <w:rFonts w:ascii="Times New Roman" w:hAnsi="Times New Roman" w:cs="Times New Roman"/>
              </w:rPr>
            </w:pPr>
            <w:r w:rsidRPr="00DA3E20">
              <w:rPr>
                <w:rFonts w:ascii="Times New Roman" w:hAnsi="Times New Roman" w:cs="Times New Roman"/>
                <w:b/>
                <w:bCs/>
              </w:rPr>
              <w:t xml:space="preserve">Log </w:t>
            </w:r>
            <w:r w:rsidR="000439B9" w:rsidRPr="00DA3E20">
              <w:rPr>
                <w:rFonts w:ascii="Times New Roman" w:hAnsi="Times New Roman" w:cs="Times New Roman"/>
                <w:b/>
                <w:bCs/>
              </w:rPr>
              <w:t>Max Stems</w:t>
            </w:r>
          </w:p>
        </w:tc>
        <w:tc>
          <w:tcPr>
            <w:tcW w:w="1586" w:type="dxa"/>
            <w:tcBorders>
              <w:bottom w:val="single" w:sz="4" w:space="0" w:color="auto"/>
            </w:tcBorders>
            <w:vAlign w:val="center"/>
          </w:tcPr>
          <w:p w14:paraId="2537794A" w14:textId="019B03CD" w:rsidR="000439B9" w:rsidRPr="00DA3E20" w:rsidRDefault="000439B9" w:rsidP="007B0904">
            <w:pPr>
              <w:jc w:val="center"/>
              <w:rPr>
                <w:rFonts w:ascii="Times New Roman" w:hAnsi="Times New Roman" w:cs="Times New Roman"/>
              </w:rPr>
            </w:pPr>
          </w:p>
        </w:tc>
        <w:tc>
          <w:tcPr>
            <w:tcW w:w="905" w:type="dxa"/>
            <w:tcBorders>
              <w:bottom w:val="single" w:sz="4" w:space="0" w:color="auto"/>
            </w:tcBorders>
            <w:vAlign w:val="center"/>
          </w:tcPr>
          <w:p w14:paraId="5C34D576" w14:textId="1D2A7A1A" w:rsidR="000439B9" w:rsidRPr="00DA3E20" w:rsidRDefault="000439B9" w:rsidP="007B0904">
            <w:pPr>
              <w:jc w:val="center"/>
              <w:rPr>
                <w:rFonts w:ascii="Times New Roman" w:hAnsi="Times New Roman" w:cs="Times New Roman"/>
              </w:rPr>
            </w:pPr>
          </w:p>
        </w:tc>
        <w:tc>
          <w:tcPr>
            <w:tcW w:w="849" w:type="dxa"/>
            <w:tcBorders>
              <w:bottom w:val="single" w:sz="4" w:space="0" w:color="auto"/>
            </w:tcBorders>
            <w:vAlign w:val="center"/>
          </w:tcPr>
          <w:p w14:paraId="71EDF7F1" w14:textId="6CF564D7" w:rsidR="000439B9" w:rsidRPr="00DA3E20" w:rsidRDefault="000439B9" w:rsidP="007B0904">
            <w:pPr>
              <w:jc w:val="center"/>
              <w:rPr>
                <w:rFonts w:ascii="Times New Roman" w:hAnsi="Times New Roman" w:cs="Times New Roman"/>
              </w:rPr>
            </w:pPr>
          </w:p>
        </w:tc>
        <w:tc>
          <w:tcPr>
            <w:tcW w:w="563" w:type="dxa"/>
            <w:tcBorders>
              <w:bottom w:val="single" w:sz="4" w:space="0" w:color="auto"/>
            </w:tcBorders>
            <w:vAlign w:val="center"/>
          </w:tcPr>
          <w:p w14:paraId="514DBDDA" w14:textId="77777777" w:rsidR="000439B9" w:rsidRPr="00DA3E20" w:rsidRDefault="000439B9" w:rsidP="007B0904">
            <w:pPr>
              <w:jc w:val="center"/>
              <w:rPr>
                <w:rFonts w:ascii="Times New Roman" w:hAnsi="Times New Roman" w:cs="Times New Roman"/>
              </w:rPr>
            </w:pPr>
          </w:p>
        </w:tc>
        <w:tc>
          <w:tcPr>
            <w:tcW w:w="1587" w:type="dxa"/>
            <w:tcBorders>
              <w:bottom w:val="single" w:sz="4" w:space="0" w:color="auto"/>
            </w:tcBorders>
            <w:vAlign w:val="center"/>
          </w:tcPr>
          <w:p w14:paraId="2E794437" w14:textId="3A79C7DE" w:rsidR="000439B9" w:rsidRPr="00DA3E20" w:rsidRDefault="000439B9" w:rsidP="007B0904">
            <w:pPr>
              <w:jc w:val="center"/>
              <w:rPr>
                <w:rFonts w:ascii="Times New Roman" w:hAnsi="Times New Roman" w:cs="Times New Roman"/>
              </w:rPr>
            </w:pPr>
          </w:p>
        </w:tc>
        <w:tc>
          <w:tcPr>
            <w:tcW w:w="907" w:type="dxa"/>
            <w:tcBorders>
              <w:bottom w:val="single" w:sz="4" w:space="0" w:color="auto"/>
            </w:tcBorders>
            <w:vAlign w:val="center"/>
          </w:tcPr>
          <w:p w14:paraId="7D3ABAA8" w14:textId="0A961394" w:rsidR="000439B9" w:rsidRPr="00DA3E20" w:rsidRDefault="000439B9" w:rsidP="007B0904">
            <w:pPr>
              <w:jc w:val="center"/>
              <w:rPr>
                <w:rFonts w:ascii="Times New Roman" w:hAnsi="Times New Roman" w:cs="Times New Roman"/>
              </w:rPr>
            </w:pPr>
          </w:p>
        </w:tc>
        <w:tc>
          <w:tcPr>
            <w:tcW w:w="852" w:type="dxa"/>
            <w:tcBorders>
              <w:bottom w:val="single" w:sz="4" w:space="0" w:color="auto"/>
            </w:tcBorders>
            <w:vAlign w:val="center"/>
          </w:tcPr>
          <w:p w14:paraId="5117C693" w14:textId="30716E02" w:rsidR="000439B9" w:rsidRPr="00DA3E20" w:rsidRDefault="000439B9" w:rsidP="007B0904">
            <w:pPr>
              <w:jc w:val="center"/>
              <w:rPr>
                <w:rFonts w:ascii="Times New Roman" w:hAnsi="Times New Roman" w:cs="Times New Roman"/>
              </w:rPr>
            </w:pPr>
          </w:p>
        </w:tc>
      </w:tr>
      <w:tr w:rsidR="000439B9" w:rsidRPr="00DA3E20" w14:paraId="2D50F76A" w14:textId="77777777" w:rsidTr="000439B9">
        <w:trPr>
          <w:trHeight w:val="283"/>
        </w:trPr>
        <w:tc>
          <w:tcPr>
            <w:tcW w:w="2107" w:type="dxa"/>
            <w:tcBorders>
              <w:top w:val="single" w:sz="4" w:space="0" w:color="auto"/>
            </w:tcBorders>
          </w:tcPr>
          <w:p w14:paraId="1A646824" w14:textId="7F61CC4A" w:rsidR="000439B9" w:rsidRPr="00DA3E20" w:rsidRDefault="00000000" w:rsidP="000439B9">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18FBF589" w14:textId="778EC424" w:rsidR="000439B9" w:rsidRPr="00DA3E20" w:rsidRDefault="00AD4FD2" w:rsidP="000439B9">
            <w:pPr>
              <w:jc w:val="right"/>
              <w:rPr>
                <w:rFonts w:ascii="Times New Roman" w:hAnsi="Times New Roman" w:cs="Times New Roman"/>
              </w:rPr>
            </w:pPr>
            <w:r w:rsidRPr="00DA3E20">
              <w:rPr>
                <w:rFonts w:ascii="Times New Roman" w:hAnsi="Times New Roman" w:cs="Times New Roman"/>
              </w:rPr>
              <w:t>0.276</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157</w:t>
            </w:r>
          </w:p>
        </w:tc>
        <w:tc>
          <w:tcPr>
            <w:tcW w:w="905" w:type="dxa"/>
            <w:tcBorders>
              <w:top w:val="single" w:sz="4" w:space="0" w:color="auto"/>
            </w:tcBorders>
            <w:vAlign w:val="center"/>
          </w:tcPr>
          <w:p w14:paraId="1507550D" w14:textId="32C542F5" w:rsidR="000439B9" w:rsidRPr="00DA3E20" w:rsidRDefault="00AD4FD2" w:rsidP="000439B9">
            <w:pPr>
              <w:jc w:val="right"/>
              <w:rPr>
                <w:rFonts w:ascii="Times New Roman" w:hAnsi="Times New Roman" w:cs="Times New Roman"/>
              </w:rPr>
            </w:pPr>
            <w:r w:rsidRPr="00DA3E20">
              <w:rPr>
                <w:rFonts w:ascii="Times New Roman" w:hAnsi="Times New Roman" w:cs="Times New Roman"/>
              </w:rPr>
              <w:t>1.756</w:t>
            </w:r>
          </w:p>
        </w:tc>
        <w:tc>
          <w:tcPr>
            <w:tcW w:w="849" w:type="dxa"/>
            <w:tcBorders>
              <w:top w:val="single" w:sz="4" w:space="0" w:color="auto"/>
            </w:tcBorders>
            <w:vAlign w:val="center"/>
          </w:tcPr>
          <w:p w14:paraId="555683C0" w14:textId="4B1BBC39"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309</w:t>
            </w:r>
          </w:p>
        </w:tc>
        <w:tc>
          <w:tcPr>
            <w:tcW w:w="563" w:type="dxa"/>
            <w:tcBorders>
              <w:top w:val="single" w:sz="4" w:space="0" w:color="auto"/>
            </w:tcBorders>
          </w:tcPr>
          <w:p w14:paraId="73094725" w14:textId="77777777" w:rsidR="000439B9" w:rsidRPr="00DA3E20" w:rsidRDefault="000439B9" w:rsidP="000439B9">
            <w:pPr>
              <w:jc w:val="right"/>
              <w:rPr>
                <w:rFonts w:ascii="Times New Roman" w:hAnsi="Times New Roman" w:cs="Times New Roman"/>
              </w:rPr>
            </w:pPr>
          </w:p>
        </w:tc>
        <w:tc>
          <w:tcPr>
            <w:tcW w:w="1587" w:type="dxa"/>
            <w:tcBorders>
              <w:top w:val="single" w:sz="4" w:space="0" w:color="auto"/>
            </w:tcBorders>
            <w:vAlign w:val="center"/>
          </w:tcPr>
          <w:p w14:paraId="45FB53F2" w14:textId="35CD4210" w:rsidR="000439B9" w:rsidRPr="00DA3E20" w:rsidRDefault="00AD4FD2" w:rsidP="000439B9">
            <w:pPr>
              <w:jc w:val="right"/>
              <w:rPr>
                <w:rFonts w:ascii="Times New Roman" w:hAnsi="Times New Roman" w:cs="Times New Roman"/>
              </w:rPr>
            </w:pPr>
            <w:r w:rsidRPr="00DA3E20">
              <w:rPr>
                <w:rFonts w:ascii="Times New Roman" w:hAnsi="Times New Roman" w:cs="Times New Roman"/>
              </w:rPr>
              <w:t>0.323</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201</w:t>
            </w:r>
          </w:p>
        </w:tc>
        <w:tc>
          <w:tcPr>
            <w:tcW w:w="907" w:type="dxa"/>
            <w:tcBorders>
              <w:top w:val="single" w:sz="4" w:space="0" w:color="auto"/>
            </w:tcBorders>
            <w:vAlign w:val="center"/>
          </w:tcPr>
          <w:p w14:paraId="55D04E58" w14:textId="764C4D71" w:rsidR="000439B9" w:rsidRPr="00DA3E20" w:rsidRDefault="00AD4FD2" w:rsidP="000439B9">
            <w:pPr>
              <w:jc w:val="right"/>
              <w:rPr>
                <w:rFonts w:ascii="Times New Roman" w:hAnsi="Times New Roman" w:cs="Times New Roman"/>
              </w:rPr>
            </w:pPr>
            <w:r w:rsidRPr="00DA3E20">
              <w:rPr>
                <w:rFonts w:ascii="Times New Roman" w:hAnsi="Times New Roman" w:cs="Times New Roman"/>
              </w:rPr>
              <w:t>1.606</w:t>
            </w:r>
          </w:p>
        </w:tc>
        <w:tc>
          <w:tcPr>
            <w:tcW w:w="852" w:type="dxa"/>
            <w:tcBorders>
              <w:top w:val="single" w:sz="4" w:space="0" w:color="auto"/>
            </w:tcBorders>
            <w:vAlign w:val="center"/>
          </w:tcPr>
          <w:p w14:paraId="335A613C" w14:textId="50D8DC15"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387</w:t>
            </w:r>
          </w:p>
        </w:tc>
      </w:tr>
      <w:tr w:rsidR="000439B9" w:rsidRPr="00DA3E20" w14:paraId="68A418BE" w14:textId="77777777" w:rsidTr="007B0904">
        <w:trPr>
          <w:trHeight w:val="283"/>
        </w:trPr>
        <w:tc>
          <w:tcPr>
            <w:tcW w:w="2107" w:type="dxa"/>
          </w:tcPr>
          <w:p w14:paraId="16307554" w14:textId="71382964" w:rsidR="000439B9" w:rsidRPr="00DA3E20" w:rsidRDefault="00000000" w:rsidP="000439B9">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5C11C67F" w14:textId="666CD8A1" w:rsidR="000439B9" w:rsidRPr="00DA3E20" w:rsidRDefault="00AD4FD2" w:rsidP="000439B9">
            <w:pPr>
              <w:jc w:val="right"/>
              <w:rPr>
                <w:rFonts w:ascii="Times New Roman" w:hAnsi="Times New Roman" w:cs="Times New Roman"/>
              </w:rPr>
            </w:pPr>
            <w:r w:rsidRPr="00DA3E20">
              <w:rPr>
                <w:rFonts w:ascii="Times New Roman" w:hAnsi="Times New Roman" w:cs="Times New Roman"/>
              </w:rPr>
              <w:t>0.160</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160</w:t>
            </w:r>
          </w:p>
        </w:tc>
        <w:tc>
          <w:tcPr>
            <w:tcW w:w="905" w:type="dxa"/>
            <w:vAlign w:val="center"/>
          </w:tcPr>
          <w:p w14:paraId="30F8CBB5" w14:textId="4E497ED4" w:rsidR="000439B9" w:rsidRPr="00DA3E20" w:rsidRDefault="00AD4FD2" w:rsidP="000439B9">
            <w:pPr>
              <w:jc w:val="right"/>
              <w:rPr>
                <w:rFonts w:ascii="Times New Roman" w:hAnsi="Times New Roman" w:cs="Times New Roman"/>
              </w:rPr>
            </w:pPr>
            <w:r w:rsidRPr="00DA3E20">
              <w:rPr>
                <w:rFonts w:ascii="Times New Roman" w:hAnsi="Times New Roman" w:cs="Times New Roman"/>
              </w:rPr>
              <w:t>1.006</w:t>
            </w:r>
          </w:p>
        </w:tc>
        <w:tc>
          <w:tcPr>
            <w:tcW w:w="849" w:type="dxa"/>
            <w:vAlign w:val="center"/>
          </w:tcPr>
          <w:p w14:paraId="53ABA2DD" w14:textId="74B8A54C"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747</w:t>
            </w:r>
          </w:p>
        </w:tc>
        <w:tc>
          <w:tcPr>
            <w:tcW w:w="563" w:type="dxa"/>
          </w:tcPr>
          <w:p w14:paraId="7A93D664" w14:textId="77777777" w:rsidR="000439B9" w:rsidRPr="00DA3E20" w:rsidRDefault="000439B9" w:rsidP="000439B9">
            <w:pPr>
              <w:jc w:val="right"/>
              <w:rPr>
                <w:rFonts w:ascii="Times New Roman" w:hAnsi="Times New Roman" w:cs="Times New Roman"/>
              </w:rPr>
            </w:pPr>
          </w:p>
        </w:tc>
        <w:tc>
          <w:tcPr>
            <w:tcW w:w="1587" w:type="dxa"/>
            <w:vAlign w:val="center"/>
          </w:tcPr>
          <w:p w14:paraId="1494BFEE" w14:textId="0EE27845" w:rsidR="000439B9" w:rsidRPr="00DA3E20" w:rsidRDefault="005A7BFC"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211</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00AD4FD2" w:rsidRPr="00DA3E20">
              <w:rPr>
                <w:rFonts w:ascii="Times New Roman" w:eastAsiaTheme="minorEastAsia" w:hAnsi="Times New Roman" w:cs="Times New Roman"/>
              </w:rPr>
              <w:t>202</w:t>
            </w:r>
          </w:p>
        </w:tc>
        <w:tc>
          <w:tcPr>
            <w:tcW w:w="907" w:type="dxa"/>
            <w:vAlign w:val="center"/>
          </w:tcPr>
          <w:p w14:paraId="2993BBD8" w14:textId="6C5FDFBC" w:rsidR="000439B9" w:rsidRPr="00DA3E20" w:rsidRDefault="005A7BFC" w:rsidP="000439B9">
            <w:pPr>
              <w:jc w:val="right"/>
              <w:rPr>
                <w:rFonts w:ascii="Times New Roman" w:hAnsi="Times New Roman" w:cs="Times New Roman"/>
              </w:rPr>
            </w:pPr>
            <w:r w:rsidRPr="00DA3E20">
              <w:rPr>
                <w:rFonts w:ascii="Times New Roman" w:hAnsi="Times New Roman" w:cs="Times New Roman"/>
              </w:rPr>
              <w:t>-</w:t>
            </w:r>
            <w:r w:rsidR="00AD4FD2" w:rsidRPr="00DA3E20">
              <w:rPr>
                <w:rFonts w:ascii="Times New Roman" w:hAnsi="Times New Roman" w:cs="Times New Roman"/>
              </w:rPr>
              <w:t>1.049</w:t>
            </w:r>
          </w:p>
        </w:tc>
        <w:tc>
          <w:tcPr>
            <w:tcW w:w="852" w:type="dxa"/>
            <w:vAlign w:val="center"/>
          </w:tcPr>
          <w:p w14:paraId="239A11A8" w14:textId="5C30D500"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722</w:t>
            </w:r>
          </w:p>
        </w:tc>
      </w:tr>
      <w:tr w:rsidR="000439B9" w:rsidRPr="00DA3E20" w14:paraId="54358C7D" w14:textId="77777777" w:rsidTr="007B0904">
        <w:trPr>
          <w:trHeight w:val="283"/>
        </w:trPr>
        <w:tc>
          <w:tcPr>
            <w:tcW w:w="2107" w:type="dxa"/>
          </w:tcPr>
          <w:p w14:paraId="7A56327F" w14:textId="0E478DC6" w:rsidR="000439B9" w:rsidRPr="00DA3E20" w:rsidRDefault="00000000" w:rsidP="000439B9">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57DC2D8B" w14:textId="03C6B43D" w:rsidR="000439B9" w:rsidRPr="00DA3E20" w:rsidRDefault="003D1940"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116</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00AD4FD2" w:rsidRPr="00DA3E20">
              <w:rPr>
                <w:rFonts w:ascii="Times New Roman" w:eastAsiaTheme="minorEastAsia" w:hAnsi="Times New Roman" w:cs="Times New Roman"/>
              </w:rPr>
              <w:t>162</w:t>
            </w:r>
          </w:p>
        </w:tc>
        <w:tc>
          <w:tcPr>
            <w:tcW w:w="905" w:type="dxa"/>
            <w:vAlign w:val="center"/>
          </w:tcPr>
          <w:p w14:paraId="34CC0DA1" w14:textId="0A235EA8" w:rsidR="000439B9" w:rsidRPr="00DA3E20" w:rsidRDefault="003D1940"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717</w:t>
            </w:r>
          </w:p>
        </w:tc>
        <w:tc>
          <w:tcPr>
            <w:tcW w:w="849" w:type="dxa"/>
            <w:vAlign w:val="center"/>
          </w:tcPr>
          <w:p w14:paraId="1333B50E" w14:textId="6D7854B0"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3D1940" w:rsidRPr="00DA3E20">
              <w:rPr>
                <w:rFonts w:ascii="Times New Roman" w:hAnsi="Times New Roman" w:cs="Times New Roman"/>
              </w:rPr>
              <w:t>8</w:t>
            </w:r>
            <w:r w:rsidR="00AD4FD2" w:rsidRPr="00DA3E20">
              <w:rPr>
                <w:rFonts w:ascii="Times New Roman" w:hAnsi="Times New Roman" w:cs="Times New Roman"/>
              </w:rPr>
              <w:t>90</w:t>
            </w:r>
          </w:p>
        </w:tc>
        <w:tc>
          <w:tcPr>
            <w:tcW w:w="563" w:type="dxa"/>
          </w:tcPr>
          <w:p w14:paraId="41B58C37" w14:textId="77777777" w:rsidR="000439B9" w:rsidRPr="00DA3E20" w:rsidRDefault="000439B9" w:rsidP="000439B9">
            <w:pPr>
              <w:jc w:val="right"/>
              <w:rPr>
                <w:rFonts w:ascii="Times New Roman" w:hAnsi="Times New Roman" w:cs="Times New Roman"/>
              </w:rPr>
            </w:pPr>
          </w:p>
        </w:tc>
        <w:tc>
          <w:tcPr>
            <w:tcW w:w="1587" w:type="dxa"/>
            <w:vAlign w:val="center"/>
          </w:tcPr>
          <w:p w14:paraId="6CD0E14F" w14:textId="41C8B503" w:rsidR="000439B9" w:rsidRPr="00DA3E20" w:rsidRDefault="005A7BFC" w:rsidP="000439B9">
            <w:pPr>
              <w:jc w:val="right"/>
              <w:rPr>
                <w:rFonts w:ascii="Times New Roman" w:hAnsi="Times New Roman" w:cs="Times New Roman"/>
              </w:rPr>
            </w:pPr>
            <w:r w:rsidRPr="00DA3E20">
              <w:rPr>
                <w:rFonts w:ascii="Times New Roman" w:hAnsi="Times New Roman" w:cs="Times New Roman"/>
              </w:rPr>
              <w:t>-</w:t>
            </w:r>
            <w:r w:rsidR="00AD4FD2" w:rsidRPr="00DA3E20">
              <w:rPr>
                <w:rFonts w:ascii="Times New Roman" w:hAnsi="Times New Roman" w:cs="Times New Roman"/>
              </w:rPr>
              <w:t>0.535</w:t>
            </w:r>
            <w:r w:rsidR="000439B9" w:rsidRPr="00DA3E20">
              <w:rPr>
                <w:rFonts w:ascii="Times New Roman" w:hAnsi="Times New Roman" w:cs="Times New Roman"/>
              </w:rPr>
              <w:t xml:space="preserve"> </w:t>
            </w:r>
            <m:oMath>
              <m:r>
                <w:rPr>
                  <w:rFonts w:ascii="Cambria Math" w:hAnsi="Cambria Math" w:cs="Times New Roman"/>
                </w:rPr>
                <m:t>±</m:t>
              </m:r>
            </m:oMath>
            <w:r w:rsidR="000439B9" w:rsidRPr="00DA3E20">
              <w:rPr>
                <w:rFonts w:ascii="Times New Roman" w:eastAsiaTheme="minorEastAsia" w:hAnsi="Times New Roman" w:cs="Times New Roman"/>
              </w:rPr>
              <w:t xml:space="preserve"> 0.</w:t>
            </w:r>
            <w:r w:rsidR="00AD4FD2" w:rsidRPr="00DA3E20">
              <w:rPr>
                <w:rFonts w:ascii="Times New Roman" w:eastAsiaTheme="minorEastAsia" w:hAnsi="Times New Roman" w:cs="Times New Roman"/>
              </w:rPr>
              <w:t>202</w:t>
            </w:r>
          </w:p>
        </w:tc>
        <w:tc>
          <w:tcPr>
            <w:tcW w:w="907" w:type="dxa"/>
            <w:vAlign w:val="center"/>
          </w:tcPr>
          <w:p w14:paraId="246090E8" w14:textId="4D8C72A4" w:rsidR="000439B9" w:rsidRPr="00DA3E20" w:rsidRDefault="005A7BFC" w:rsidP="000439B9">
            <w:pPr>
              <w:jc w:val="right"/>
              <w:rPr>
                <w:rFonts w:ascii="Times New Roman" w:hAnsi="Times New Roman" w:cs="Times New Roman"/>
              </w:rPr>
            </w:pPr>
            <w:r w:rsidRPr="00DA3E20">
              <w:rPr>
                <w:rFonts w:ascii="Times New Roman" w:hAnsi="Times New Roman" w:cs="Times New Roman"/>
              </w:rPr>
              <w:t>-2.</w:t>
            </w:r>
            <w:r w:rsidR="00AD4FD2" w:rsidRPr="00DA3E20">
              <w:rPr>
                <w:rFonts w:ascii="Times New Roman" w:hAnsi="Times New Roman" w:cs="Times New Roman"/>
              </w:rPr>
              <w:t>643</w:t>
            </w:r>
          </w:p>
        </w:tc>
        <w:tc>
          <w:tcPr>
            <w:tcW w:w="852" w:type="dxa"/>
            <w:vAlign w:val="center"/>
          </w:tcPr>
          <w:p w14:paraId="27A3DBD7" w14:textId="19672D83" w:rsidR="000439B9" w:rsidRPr="00DA3E20" w:rsidRDefault="000439B9" w:rsidP="000439B9">
            <w:pPr>
              <w:jc w:val="right"/>
              <w:rPr>
                <w:rFonts w:ascii="Times New Roman" w:hAnsi="Times New Roman" w:cs="Times New Roman"/>
              </w:rPr>
            </w:pPr>
            <w:r w:rsidRPr="00DA3E20">
              <w:rPr>
                <w:rFonts w:ascii="Times New Roman" w:hAnsi="Times New Roman" w:cs="Times New Roman"/>
              </w:rPr>
              <w:t>0.</w:t>
            </w:r>
            <w:r w:rsidR="00AD4FD2" w:rsidRPr="00DA3E20">
              <w:rPr>
                <w:rFonts w:ascii="Times New Roman" w:hAnsi="Times New Roman" w:cs="Times New Roman"/>
              </w:rPr>
              <w:t>054</w:t>
            </w:r>
          </w:p>
        </w:tc>
      </w:tr>
    </w:tbl>
    <w:p w14:paraId="2798A285" w14:textId="77777777" w:rsidR="00A8384D" w:rsidRPr="00DA3E20" w:rsidRDefault="00A8384D">
      <w:pPr>
        <w:rPr>
          <w:rFonts w:ascii="Times New Roman" w:hAnsi="Times New Roman" w:cs="Times New Roman"/>
          <w:sz w:val="24"/>
          <w:szCs w:val="24"/>
        </w:rPr>
      </w:pPr>
      <w:r w:rsidRPr="00DA3E20">
        <w:rPr>
          <w:rFonts w:ascii="Times New Roman" w:hAnsi="Times New Roman" w:cs="Times New Roman"/>
          <w:sz w:val="24"/>
          <w:szCs w:val="24"/>
        </w:rPr>
        <w:br w:type="page"/>
      </w:r>
    </w:p>
    <w:p w14:paraId="048F8615" w14:textId="168E9EE8" w:rsidR="00A8384D" w:rsidRPr="00DA3E20" w:rsidRDefault="00A8384D" w:rsidP="00A8384D">
      <w:pPr>
        <w:spacing w:after="0" w:line="480" w:lineRule="auto"/>
        <w:rPr>
          <w:rFonts w:ascii="Times New Roman" w:eastAsiaTheme="minorEastAsia" w:hAnsi="Times New Roman" w:cs="Times New Roman"/>
          <w:sz w:val="24"/>
          <w:szCs w:val="24"/>
        </w:rPr>
      </w:pPr>
      <w:r w:rsidRPr="00DA3E20">
        <w:rPr>
          <w:rFonts w:ascii="Times New Roman" w:hAnsi="Times New Roman" w:cs="Times New Roman"/>
          <w:b/>
          <w:bCs/>
          <w:sz w:val="24"/>
          <w:szCs w:val="24"/>
        </w:rPr>
        <w:lastRenderedPageBreak/>
        <w:t xml:space="preserve">Table 3. </w:t>
      </w:r>
      <w:r w:rsidRPr="00DA3E20">
        <w:rPr>
          <w:rFonts w:ascii="Times New Roman" w:hAnsi="Times New Roman" w:cs="Times New Roman"/>
          <w:sz w:val="24"/>
          <w:szCs w:val="24"/>
        </w:rPr>
        <w:t>Estimates (</w:t>
      </w:r>
      <m:oMath>
        <m:r>
          <w:rPr>
            <w:rFonts w:ascii="Cambria Math" w:hAnsi="Cambria Math" w:cs="Times New Roman"/>
            <w:sz w:val="24"/>
            <w:szCs w:val="24"/>
          </w:rPr>
          <m:t>±</m:t>
        </m:r>
      </m:oMath>
      <w:r w:rsidRPr="00DA3E20">
        <w:rPr>
          <w:rFonts w:ascii="Times New Roman" w:eastAsiaTheme="minorEastAsia" w:hAnsi="Times New Roman" w:cs="Times New Roman"/>
          <w:sz w:val="24"/>
          <w:szCs w:val="24"/>
        </w:rPr>
        <w:t xml:space="preserve">1 standard error), </w:t>
      </w:r>
      <m:oMath>
        <m:r>
          <w:rPr>
            <w:rFonts w:ascii="Cambria Math" w:eastAsiaTheme="minorEastAsia" w:hAnsi="Cambria Math" w:cs="Times New Roman"/>
            <w:sz w:val="24"/>
            <w:szCs w:val="24"/>
          </w:rPr>
          <m:t>z</m:t>
        </m:r>
      </m:oMath>
      <w:r w:rsidR="00207834" w:rsidRPr="00DA3E20">
        <w:rPr>
          <w:rFonts w:ascii="Times New Roman" w:eastAsiaTheme="minorEastAsia" w:hAnsi="Times New Roman" w:cs="Times New Roman"/>
          <w:sz w:val="24"/>
          <w:szCs w:val="24"/>
        </w:rPr>
        <w:t>-</w:t>
      </w:r>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-values for coefficients of the estimated hazard function from the Cox model</w:t>
      </w:r>
      <w:r w:rsidR="00873819" w:rsidRPr="00DA3E20">
        <w:rPr>
          <w:rFonts w:ascii="Times New Roman" w:eastAsiaTheme="minorEastAsia" w:hAnsi="Times New Roman" w:cs="Times New Roman"/>
          <w:sz w:val="24"/>
          <w:szCs w:val="24"/>
        </w:rPr>
        <w:t>.</w:t>
      </w:r>
      <w:r w:rsidR="00207834" w:rsidRPr="00DA3E20">
        <w:rPr>
          <w:rFonts w:ascii="Times New Roman" w:eastAsiaTheme="minorEastAsia" w:hAnsi="Times New Roman" w:cs="Times New Roman"/>
          <w:sz w:val="24"/>
          <w:szCs w:val="24"/>
        </w:rPr>
        <w:t xml:space="preserve"> Negative numbers indicate reduced risk of death, while positive numbers indicate increased risk of death.</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873819" w:rsidRPr="00DA3E20" w14:paraId="287A09B7" w14:textId="77777777" w:rsidTr="007B0904">
        <w:tc>
          <w:tcPr>
            <w:tcW w:w="2107" w:type="dxa"/>
            <w:tcBorders>
              <w:bottom w:val="single" w:sz="18" w:space="0" w:color="auto"/>
            </w:tcBorders>
          </w:tcPr>
          <w:p w14:paraId="43FF9C3E" w14:textId="77777777" w:rsidR="00873819" w:rsidRPr="00DA3E20" w:rsidRDefault="00873819" w:rsidP="007B0904">
            <w:pPr>
              <w:rPr>
                <w:rFonts w:ascii="Times New Roman" w:hAnsi="Times New Roman" w:cs="Times New Roman"/>
                <w:b/>
                <w:bCs/>
              </w:rPr>
            </w:pPr>
          </w:p>
        </w:tc>
        <w:tc>
          <w:tcPr>
            <w:tcW w:w="3340" w:type="dxa"/>
            <w:gridSpan w:val="3"/>
            <w:tcBorders>
              <w:bottom w:val="single" w:sz="18" w:space="0" w:color="auto"/>
            </w:tcBorders>
          </w:tcPr>
          <w:p w14:paraId="4019DDC6" w14:textId="288C3CD2" w:rsidR="00873819" w:rsidRPr="00DA3E20" w:rsidRDefault="00873819" w:rsidP="007B0904">
            <w:pPr>
              <w:jc w:val="center"/>
              <w:rPr>
                <w:rFonts w:ascii="Times New Roman" w:hAnsi="Times New Roman" w:cs="Times New Roman"/>
                <w:b/>
                <w:bCs/>
              </w:rPr>
            </w:pP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00DA3038" w:rsidRPr="00DA3E20">
              <w:rPr>
                <w:rFonts w:ascii="Times New Roman" w:hAnsi="Times New Roman" w:cs="Times New Roman"/>
                <w:b/>
                <w:bCs/>
                <w:vertAlign w:val="subscript"/>
              </w:rPr>
              <w:t>1</w:t>
            </w:r>
            <w:r w:rsidRPr="00DA3E20">
              <w:rPr>
                <w:rFonts w:ascii="Times New Roman" w:hAnsi="Times New Roman" w:cs="Times New Roman"/>
                <w:b/>
                <w:bCs/>
              </w:rPr>
              <w:t xml:space="preserve"> = 60)</w:t>
            </w:r>
          </w:p>
        </w:tc>
        <w:tc>
          <w:tcPr>
            <w:tcW w:w="563" w:type="dxa"/>
            <w:tcBorders>
              <w:bottom w:val="single" w:sz="18" w:space="0" w:color="auto"/>
            </w:tcBorders>
          </w:tcPr>
          <w:p w14:paraId="3B5DDA4F" w14:textId="77777777" w:rsidR="00873819" w:rsidRPr="00DA3E20" w:rsidRDefault="00873819" w:rsidP="007B0904">
            <w:pPr>
              <w:jc w:val="center"/>
              <w:rPr>
                <w:rFonts w:ascii="Times New Roman" w:hAnsi="Times New Roman" w:cs="Times New Roman"/>
                <w:b/>
                <w:bCs/>
              </w:rPr>
            </w:pPr>
          </w:p>
        </w:tc>
        <w:tc>
          <w:tcPr>
            <w:tcW w:w="3346" w:type="dxa"/>
            <w:gridSpan w:val="3"/>
            <w:tcBorders>
              <w:bottom w:val="single" w:sz="18" w:space="0" w:color="auto"/>
            </w:tcBorders>
            <w:vAlign w:val="center"/>
          </w:tcPr>
          <w:p w14:paraId="1A8CD953" w14:textId="0F2C081F" w:rsidR="00873819" w:rsidRPr="00DA3E20" w:rsidRDefault="00873819" w:rsidP="007B0904">
            <w:pPr>
              <w:jc w:val="center"/>
              <w:rPr>
                <w:rFonts w:ascii="Times New Roman" w:hAnsi="Times New Roman" w:cs="Times New Roman"/>
                <w:b/>
                <w:bCs/>
              </w:rPr>
            </w:pP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00C43B6A" w:rsidRPr="00DA3E20">
              <w:rPr>
                <w:rFonts w:ascii="Times New Roman" w:hAnsi="Times New Roman" w:cs="Times New Roman"/>
                <w:b/>
                <w:bCs/>
                <w:vertAlign w:val="subscript"/>
              </w:rPr>
              <w:t>1</w:t>
            </w:r>
            <w:r w:rsidRPr="00DA3E20">
              <w:rPr>
                <w:rFonts w:ascii="Times New Roman" w:hAnsi="Times New Roman" w:cs="Times New Roman"/>
                <w:b/>
                <w:bCs/>
              </w:rPr>
              <w:t xml:space="preserve"> = 60</w:t>
            </w:r>
            <w:r w:rsidR="00C43B6A" w:rsidRPr="00DA3E20">
              <w:rPr>
                <w:rFonts w:ascii="Times New Roman" w:hAnsi="Times New Roman" w:cs="Times New Roman"/>
                <w:b/>
                <w:bCs/>
              </w:rPr>
              <w:t xml:space="preserve">, </w:t>
            </w:r>
            <w:r w:rsidR="00C43B6A" w:rsidRPr="00DA3E20">
              <w:rPr>
                <w:rFonts w:ascii="Times New Roman" w:hAnsi="Times New Roman" w:cs="Times New Roman"/>
                <w:b/>
                <w:bCs/>
                <w:i/>
                <w:iCs/>
              </w:rPr>
              <w:t>n</w:t>
            </w:r>
            <w:r w:rsidR="00C43B6A" w:rsidRPr="00DA3E20">
              <w:rPr>
                <w:rFonts w:ascii="Times New Roman" w:hAnsi="Times New Roman" w:cs="Times New Roman"/>
                <w:b/>
                <w:bCs/>
                <w:vertAlign w:val="subscript"/>
              </w:rPr>
              <w:t>2</w:t>
            </w:r>
            <w:r w:rsidR="00C43B6A" w:rsidRPr="00DA3E20">
              <w:rPr>
                <w:rFonts w:ascii="Times New Roman" w:hAnsi="Times New Roman" w:cs="Times New Roman"/>
                <w:b/>
                <w:bCs/>
              </w:rPr>
              <w:t xml:space="preserve"> = 19</w:t>
            </w:r>
            <w:r w:rsidRPr="00DA3E20">
              <w:rPr>
                <w:rFonts w:ascii="Times New Roman" w:hAnsi="Times New Roman" w:cs="Times New Roman"/>
                <w:b/>
                <w:bCs/>
              </w:rPr>
              <w:t>)</w:t>
            </w:r>
            <w:r w:rsidR="00C43B6A" w:rsidRPr="00DA3E20">
              <w:rPr>
                <w:rFonts w:ascii="Times New Roman" w:hAnsi="Times New Roman" w:cs="Times New Roman"/>
                <w:b/>
                <w:bCs/>
                <w:vertAlign w:val="superscript"/>
              </w:rPr>
              <w:t>1</w:t>
            </w:r>
          </w:p>
        </w:tc>
      </w:tr>
      <w:tr w:rsidR="00873819" w:rsidRPr="00DA3E20" w14:paraId="48CE2FD6" w14:textId="77777777" w:rsidTr="007B0904">
        <w:trPr>
          <w:trHeight w:val="283"/>
        </w:trPr>
        <w:tc>
          <w:tcPr>
            <w:tcW w:w="2107" w:type="dxa"/>
            <w:tcBorders>
              <w:top w:val="single" w:sz="4" w:space="0" w:color="auto"/>
            </w:tcBorders>
          </w:tcPr>
          <w:p w14:paraId="6CD36CAC" w14:textId="77777777" w:rsidR="00873819" w:rsidRPr="00DA3E20" w:rsidRDefault="00873819" w:rsidP="007B0904">
            <w:pPr>
              <w:rPr>
                <w:rFonts w:ascii="Times New Roman" w:hAnsi="Times New Roman" w:cs="Times New Roman"/>
              </w:rPr>
            </w:pPr>
          </w:p>
        </w:tc>
        <w:tc>
          <w:tcPr>
            <w:tcW w:w="1586" w:type="dxa"/>
            <w:tcBorders>
              <w:top w:val="single" w:sz="4" w:space="0" w:color="auto"/>
            </w:tcBorders>
            <w:vAlign w:val="center"/>
          </w:tcPr>
          <w:p w14:paraId="05FCEF5C" w14:textId="77777777" w:rsidR="00873819" w:rsidRPr="00DA3E20" w:rsidRDefault="00873819" w:rsidP="007B0904">
            <w:pPr>
              <w:jc w:val="right"/>
              <w:rPr>
                <w:rFonts w:ascii="Times New Roman" w:hAnsi="Times New Roman" w:cs="Times New Roman"/>
              </w:rPr>
            </w:pPr>
          </w:p>
        </w:tc>
        <w:tc>
          <w:tcPr>
            <w:tcW w:w="905" w:type="dxa"/>
            <w:tcBorders>
              <w:top w:val="single" w:sz="4" w:space="0" w:color="auto"/>
            </w:tcBorders>
            <w:vAlign w:val="center"/>
          </w:tcPr>
          <w:p w14:paraId="53774D0D" w14:textId="77777777" w:rsidR="00873819" w:rsidRPr="00DA3E20" w:rsidRDefault="00873819" w:rsidP="007B0904">
            <w:pPr>
              <w:jc w:val="right"/>
              <w:rPr>
                <w:rFonts w:ascii="Times New Roman" w:hAnsi="Times New Roman" w:cs="Times New Roman"/>
              </w:rPr>
            </w:pPr>
          </w:p>
        </w:tc>
        <w:tc>
          <w:tcPr>
            <w:tcW w:w="849" w:type="dxa"/>
            <w:tcBorders>
              <w:top w:val="single" w:sz="4" w:space="0" w:color="auto"/>
            </w:tcBorders>
            <w:vAlign w:val="center"/>
          </w:tcPr>
          <w:p w14:paraId="22D3C125" w14:textId="77777777" w:rsidR="00873819" w:rsidRPr="00DA3E20" w:rsidRDefault="00873819" w:rsidP="007B0904">
            <w:pPr>
              <w:jc w:val="right"/>
              <w:rPr>
                <w:rFonts w:ascii="Times New Roman" w:hAnsi="Times New Roman" w:cs="Times New Roman"/>
              </w:rPr>
            </w:pPr>
          </w:p>
        </w:tc>
        <w:tc>
          <w:tcPr>
            <w:tcW w:w="563" w:type="dxa"/>
            <w:tcBorders>
              <w:top w:val="single" w:sz="4" w:space="0" w:color="auto"/>
            </w:tcBorders>
          </w:tcPr>
          <w:p w14:paraId="30A55E9E" w14:textId="77777777" w:rsidR="00873819" w:rsidRPr="00DA3E20" w:rsidDel="00EC4627" w:rsidRDefault="00873819" w:rsidP="007B0904">
            <w:pPr>
              <w:jc w:val="right"/>
              <w:rPr>
                <w:rFonts w:ascii="Times New Roman" w:hAnsi="Times New Roman" w:cs="Times New Roman"/>
              </w:rPr>
            </w:pPr>
          </w:p>
        </w:tc>
        <w:tc>
          <w:tcPr>
            <w:tcW w:w="1587" w:type="dxa"/>
            <w:tcBorders>
              <w:top w:val="single" w:sz="4" w:space="0" w:color="auto"/>
            </w:tcBorders>
            <w:vAlign w:val="center"/>
          </w:tcPr>
          <w:p w14:paraId="532B9363" w14:textId="77777777" w:rsidR="00873819" w:rsidRPr="00DA3E20" w:rsidRDefault="00873819" w:rsidP="007B0904">
            <w:pPr>
              <w:jc w:val="right"/>
              <w:rPr>
                <w:rFonts w:ascii="Times New Roman" w:hAnsi="Times New Roman" w:cs="Times New Roman"/>
              </w:rPr>
            </w:pPr>
          </w:p>
        </w:tc>
        <w:tc>
          <w:tcPr>
            <w:tcW w:w="907" w:type="dxa"/>
            <w:tcBorders>
              <w:top w:val="single" w:sz="4" w:space="0" w:color="auto"/>
            </w:tcBorders>
            <w:vAlign w:val="center"/>
          </w:tcPr>
          <w:p w14:paraId="49C21B73" w14:textId="77777777" w:rsidR="00873819" w:rsidRPr="00DA3E20" w:rsidRDefault="00873819" w:rsidP="007B0904">
            <w:pPr>
              <w:jc w:val="right"/>
              <w:rPr>
                <w:rFonts w:ascii="Times New Roman" w:hAnsi="Times New Roman" w:cs="Times New Roman"/>
              </w:rPr>
            </w:pPr>
          </w:p>
        </w:tc>
        <w:tc>
          <w:tcPr>
            <w:tcW w:w="852" w:type="dxa"/>
            <w:tcBorders>
              <w:top w:val="single" w:sz="4" w:space="0" w:color="auto"/>
            </w:tcBorders>
            <w:vAlign w:val="center"/>
          </w:tcPr>
          <w:p w14:paraId="36A3E67E" w14:textId="77777777" w:rsidR="00873819" w:rsidRPr="00DA3E20" w:rsidRDefault="00873819" w:rsidP="007B0904">
            <w:pPr>
              <w:jc w:val="right"/>
              <w:rPr>
                <w:rFonts w:ascii="Times New Roman" w:hAnsi="Times New Roman" w:cs="Times New Roman"/>
              </w:rPr>
            </w:pPr>
          </w:p>
        </w:tc>
      </w:tr>
      <w:tr w:rsidR="00873819" w:rsidRPr="00DA3E20" w14:paraId="5BB1BACB" w14:textId="77777777" w:rsidTr="007B0904">
        <w:trPr>
          <w:trHeight w:val="283"/>
        </w:trPr>
        <w:tc>
          <w:tcPr>
            <w:tcW w:w="2107" w:type="dxa"/>
            <w:tcBorders>
              <w:bottom w:val="single" w:sz="4" w:space="0" w:color="auto"/>
            </w:tcBorders>
          </w:tcPr>
          <w:p w14:paraId="290E0A32" w14:textId="23005850" w:rsidR="00873819" w:rsidRPr="00DA3E20" w:rsidRDefault="00873819" w:rsidP="007B0904">
            <w:pPr>
              <w:rPr>
                <w:rFonts w:ascii="Times New Roman" w:hAnsi="Times New Roman" w:cs="Times New Roman"/>
                <w:b/>
                <w:bCs/>
              </w:rPr>
            </w:pPr>
            <w:r w:rsidRPr="00DA3E20">
              <w:rPr>
                <w:rFonts w:ascii="Times New Roman" w:hAnsi="Times New Roman" w:cs="Times New Roman"/>
                <w:b/>
                <w:bCs/>
              </w:rPr>
              <w:t>Year 1 Hazard</w:t>
            </w:r>
          </w:p>
        </w:tc>
        <w:tc>
          <w:tcPr>
            <w:tcW w:w="1586" w:type="dxa"/>
            <w:tcBorders>
              <w:bottom w:val="single" w:sz="4" w:space="0" w:color="auto"/>
            </w:tcBorders>
          </w:tcPr>
          <w:p w14:paraId="1AA9F7C2" w14:textId="77777777" w:rsidR="00873819" w:rsidRPr="00DA3E20" w:rsidRDefault="00873819" w:rsidP="007B0904">
            <w:pPr>
              <w:jc w:val="center"/>
              <w:rPr>
                <w:rFonts w:ascii="Times New Roman" w:hAnsi="Times New Roman" w:cs="Times New Roman"/>
              </w:rPr>
            </w:pPr>
            <w:r w:rsidRPr="00DA3E20">
              <w:rPr>
                <w:rFonts w:ascii="Times New Roman" w:hAnsi="Times New Roman" w:cs="Times New Roman"/>
                <w:b/>
                <w:bCs/>
              </w:rPr>
              <w:t>Estimate</w:t>
            </w:r>
          </w:p>
        </w:tc>
        <w:tc>
          <w:tcPr>
            <w:tcW w:w="905" w:type="dxa"/>
            <w:tcBorders>
              <w:bottom w:val="single" w:sz="4" w:space="0" w:color="auto"/>
            </w:tcBorders>
          </w:tcPr>
          <w:p w14:paraId="05928DEB" w14:textId="0FBB8AE5" w:rsidR="00873819" w:rsidRPr="00DA3E20" w:rsidRDefault="00207834" w:rsidP="007B0904">
            <w:pPr>
              <w:jc w:val="center"/>
              <w:rPr>
                <w:rFonts w:ascii="Times New Roman" w:hAnsi="Times New Roman" w:cs="Times New Roman"/>
              </w:rPr>
            </w:pPr>
            <w:r w:rsidRPr="00DA3E20">
              <w:rPr>
                <w:rFonts w:ascii="Times New Roman" w:hAnsi="Times New Roman" w:cs="Times New Roman"/>
                <w:b/>
                <w:bCs/>
                <w:i/>
                <w:iCs/>
              </w:rPr>
              <w:t>z</w:t>
            </w:r>
          </w:p>
        </w:tc>
        <w:tc>
          <w:tcPr>
            <w:tcW w:w="849" w:type="dxa"/>
            <w:tcBorders>
              <w:bottom w:val="single" w:sz="4" w:space="0" w:color="auto"/>
            </w:tcBorders>
          </w:tcPr>
          <w:p w14:paraId="625B2BF0" w14:textId="77777777" w:rsidR="00873819" w:rsidRPr="00DA3E20" w:rsidRDefault="00873819" w:rsidP="007B0904">
            <w:pPr>
              <w:jc w:val="center"/>
              <w:rPr>
                <w:rFonts w:ascii="Times New Roman" w:hAnsi="Times New Roman" w:cs="Times New Roman"/>
              </w:rPr>
            </w:pPr>
            <w:r w:rsidRPr="00DA3E20">
              <w:rPr>
                <w:rFonts w:ascii="Times New Roman" w:hAnsi="Times New Roman" w:cs="Times New Roman"/>
                <w:b/>
                <w:bCs/>
                <w:i/>
                <w:iCs/>
              </w:rPr>
              <w:t>p</w:t>
            </w:r>
          </w:p>
        </w:tc>
        <w:tc>
          <w:tcPr>
            <w:tcW w:w="563" w:type="dxa"/>
            <w:tcBorders>
              <w:bottom w:val="single" w:sz="4" w:space="0" w:color="auto"/>
            </w:tcBorders>
          </w:tcPr>
          <w:p w14:paraId="5EB17F89" w14:textId="77777777" w:rsidR="00873819" w:rsidRPr="00DA3E20" w:rsidDel="00EC4627" w:rsidRDefault="00873819" w:rsidP="007B0904">
            <w:pPr>
              <w:jc w:val="center"/>
              <w:rPr>
                <w:rFonts w:ascii="Times New Roman" w:hAnsi="Times New Roman" w:cs="Times New Roman"/>
              </w:rPr>
            </w:pPr>
          </w:p>
        </w:tc>
        <w:tc>
          <w:tcPr>
            <w:tcW w:w="1587" w:type="dxa"/>
            <w:tcBorders>
              <w:bottom w:val="single" w:sz="4" w:space="0" w:color="auto"/>
            </w:tcBorders>
            <w:vAlign w:val="center"/>
          </w:tcPr>
          <w:p w14:paraId="5A769371" w14:textId="77777777" w:rsidR="00873819" w:rsidRPr="00DA3E20" w:rsidRDefault="00873819" w:rsidP="007B0904">
            <w:pPr>
              <w:jc w:val="center"/>
              <w:rPr>
                <w:rFonts w:ascii="Times New Roman" w:hAnsi="Times New Roman" w:cs="Times New Roman"/>
              </w:rPr>
            </w:pPr>
            <w:r w:rsidRPr="00DA3E20">
              <w:rPr>
                <w:rFonts w:ascii="Times New Roman" w:hAnsi="Times New Roman" w:cs="Times New Roman"/>
                <w:b/>
                <w:bCs/>
              </w:rPr>
              <w:t>Estimate</w:t>
            </w:r>
          </w:p>
        </w:tc>
        <w:tc>
          <w:tcPr>
            <w:tcW w:w="907" w:type="dxa"/>
            <w:tcBorders>
              <w:bottom w:val="single" w:sz="4" w:space="0" w:color="auto"/>
            </w:tcBorders>
          </w:tcPr>
          <w:p w14:paraId="12034CBE" w14:textId="39A10F0E" w:rsidR="00873819" w:rsidRPr="00DA3E20" w:rsidRDefault="00207834" w:rsidP="007B0904">
            <w:pPr>
              <w:jc w:val="center"/>
              <w:rPr>
                <w:rFonts w:ascii="Times New Roman" w:hAnsi="Times New Roman" w:cs="Times New Roman"/>
              </w:rPr>
            </w:pPr>
            <w:r w:rsidRPr="00DA3E20">
              <w:rPr>
                <w:rFonts w:ascii="Times New Roman" w:hAnsi="Times New Roman" w:cs="Times New Roman"/>
                <w:b/>
                <w:bCs/>
                <w:i/>
                <w:iCs/>
              </w:rPr>
              <w:t>z</w:t>
            </w:r>
          </w:p>
        </w:tc>
        <w:tc>
          <w:tcPr>
            <w:tcW w:w="852" w:type="dxa"/>
            <w:tcBorders>
              <w:bottom w:val="single" w:sz="4" w:space="0" w:color="auto"/>
            </w:tcBorders>
          </w:tcPr>
          <w:p w14:paraId="23A3BDB6" w14:textId="77777777" w:rsidR="00873819" w:rsidRPr="00DA3E20" w:rsidRDefault="00873819" w:rsidP="007B0904">
            <w:pPr>
              <w:jc w:val="center"/>
              <w:rPr>
                <w:rFonts w:ascii="Times New Roman" w:hAnsi="Times New Roman" w:cs="Times New Roman"/>
              </w:rPr>
            </w:pPr>
            <w:r w:rsidRPr="00DA3E20">
              <w:rPr>
                <w:rFonts w:ascii="Times New Roman" w:hAnsi="Times New Roman" w:cs="Times New Roman"/>
                <w:b/>
                <w:bCs/>
                <w:i/>
                <w:iCs/>
              </w:rPr>
              <w:t>p</w:t>
            </w:r>
          </w:p>
        </w:tc>
      </w:tr>
      <w:tr w:rsidR="00873819" w:rsidRPr="00DA3E20" w14:paraId="1EB48B82" w14:textId="77777777" w:rsidTr="007B0904">
        <w:trPr>
          <w:trHeight w:val="283"/>
        </w:trPr>
        <w:tc>
          <w:tcPr>
            <w:tcW w:w="2107" w:type="dxa"/>
          </w:tcPr>
          <w:p w14:paraId="3DDE902A" w14:textId="77777777" w:rsidR="00873819" w:rsidRPr="00DA3E20" w:rsidRDefault="00873819" w:rsidP="007B0904">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1E4D74CD" w14:textId="614CBE26" w:rsidR="00873819" w:rsidRPr="00DA3E20" w:rsidDel="00F33B2F" w:rsidRDefault="00873819" w:rsidP="007B0904">
            <w:pPr>
              <w:jc w:val="right"/>
              <w:rPr>
                <w:rFonts w:ascii="Times New Roman" w:hAnsi="Times New Roman" w:cs="Times New Roman"/>
              </w:rPr>
            </w:pPr>
            <w:r w:rsidRPr="00DA3E20">
              <w:rPr>
                <w:rFonts w:ascii="Times New Roman" w:hAnsi="Times New Roman" w:cs="Times New Roman"/>
              </w:rPr>
              <w:t>-0.</w:t>
            </w:r>
            <w:r w:rsidR="00207834" w:rsidRPr="00DA3E20">
              <w:rPr>
                <w:rFonts w:ascii="Times New Roman" w:hAnsi="Times New Roman" w:cs="Times New Roman"/>
              </w:rPr>
              <w:t>207</w:t>
            </w:r>
            <w:r w:rsidRPr="00DA3E20">
              <w:rPr>
                <w:rFonts w:ascii="Times New Roman" w:hAnsi="Times New Roman" w:cs="Times New Roman"/>
              </w:rPr>
              <w:t xml:space="preserve"> </w:t>
            </w:r>
            <m:oMath>
              <m:r>
                <w:rPr>
                  <w:rFonts w:ascii="Cambria Math" w:hAnsi="Cambria Math" w:cs="Times New Roman"/>
                </w:rPr>
                <m:t>±</m:t>
              </m:r>
            </m:oMath>
            <w:r w:rsidRPr="00DA3E20">
              <w:rPr>
                <w:rFonts w:ascii="Times New Roman" w:eastAsiaTheme="minorEastAsia" w:hAnsi="Times New Roman" w:cs="Times New Roman"/>
              </w:rPr>
              <w:t xml:space="preserve"> 0.</w:t>
            </w:r>
            <w:r w:rsidR="00207834" w:rsidRPr="00DA3E20">
              <w:rPr>
                <w:rFonts w:ascii="Times New Roman" w:eastAsiaTheme="minorEastAsia" w:hAnsi="Times New Roman" w:cs="Times New Roman"/>
              </w:rPr>
              <w:t>371</w:t>
            </w:r>
          </w:p>
        </w:tc>
        <w:tc>
          <w:tcPr>
            <w:tcW w:w="905" w:type="dxa"/>
            <w:vAlign w:val="center"/>
          </w:tcPr>
          <w:p w14:paraId="1C869246" w14:textId="5CF74287" w:rsidR="00873819" w:rsidRPr="00DA3E20" w:rsidRDefault="00873819" w:rsidP="007B0904">
            <w:pPr>
              <w:jc w:val="right"/>
              <w:rPr>
                <w:rFonts w:ascii="Times New Roman" w:hAnsi="Times New Roman" w:cs="Times New Roman"/>
              </w:rPr>
            </w:pPr>
            <w:r w:rsidRPr="00DA3E20">
              <w:rPr>
                <w:rFonts w:ascii="Times New Roman" w:hAnsi="Times New Roman" w:cs="Times New Roman"/>
              </w:rPr>
              <w:t>-0.</w:t>
            </w:r>
            <w:r w:rsidR="00207834" w:rsidRPr="00DA3E20">
              <w:rPr>
                <w:rFonts w:ascii="Times New Roman" w:hAnsi="Times New Roman" w:cs="Times New Roman"/>
              </w:rPr>
              <w:t>560</w:t>
            </w:r>
          </w:p>
        </w:tc>
        <w:tc>
          <w:tcPr>
            <w:tcW w:w="849" w:type="dxa"/>
            <w:vAlign w:val="center"/>
          </w:tcPr>
          <w:p w14:paraId="71A64AF0" w14:textId="083C16BD" w:rsidR="00873819" w:rsidRPr="00DA3E20" w:rsidRDefault="00873819" w:rsidP="007B0904">
            <w:pPr>
              <w:jc w:val="right"/>
              <w:rPr>
                <w:rFonts w:ascii="Times New Roman" w:hAnsi="Times New Roman" w:cs="Times New Roman"/>
              </w:rPr>
            </w:pPr>
            <w:r w:rsidRPr="00DA3E20">
              <w:rPr>
                <w:rFonts w:ascii="Times New Roman" w:hAnsi="Times New Roman" w:cs="Times New Roman"/>
              </w:rPr>
              <w:t>0.</w:t>
            </w:r>
            <w:r w:rsidR="00207834" w:rsidRPr="00DA3E20">
              <w:rPr>
                <w:rFonts w:ascii="Times New Roman" w:hAnsi="Times New Roman" w:cs="Times New Roman"/>
              </w:rPr>
              <w:t>578</w:t>
            </w:r>
          </w:p>
        </w:tc>
        <w:tc>
          <w:tcPr>
            <w:tcW w:w="563" w:type="dxa"/>
          </w:tcPr>
          <w:p w14:paraId="1395CC48" w14:textId="77777777" w:rsidR="00873819" w:rsidRPr="00DA3E20" w:rsidDel="00EC4627" w:rsidRDefault="00873819" w:rsidP="007B0904">
            <w:pPr>
              <w:jc w:val="right"/>
              <w:rPr>
                <w:rFonts w:ascii="Times New Roman" w:hAnsi="Times New Roman" w:cs="Times New Roman"/>
              </w:rPr>
            </w:pPr>
          </w:p>
        </w:tc>
        <w:tc>
          <w:tcPr>
            <w:tcW w:w="1587" w:type="dxa"/>
            <w:vAlign w:val="center"/>
          </w:tcPr>
          <w:p w14:paraId="74CA99A1" w14:textId="39903646" w:rsidR="00873819" w:rsidRPr="00DA3E20" w:rsidDel="00EC4627" w:rsidRDefault="00207834" w:rsidP="007B0904">
            <w:pPr>
              <w:jc w:val="right"/>
              <w:rPr>
                <w:rFonts w:ascii="Times New Roman" w:hAnsi="Times New Roman" w:cs="Times New Roman"/>
              </w:rPr>
            </w:pPr>
            <w:r w:rsidRPr="00DA3E20">
              <w:rPr>
                <w:rFonts w:ascii="Times New Roman" w:hAnsi="Times New Roman" w:cs="Times New Roman"/>
              </w:rPr>
              <w:t>1.088</w:t>
            </w:r>
            <w:r w:rsidR="00873819" w:rsidRPr="00DA3E20">
              <w:rPr>
                <w:rFonts w:ascii="Times New Roman" w:hAnsi="Times New Roman" w:cs="Times New Roman"/>
              </w:rPr>
              <w:t xml:space="preserve"> </w:t>
            </w:r>
            <m:oMath>
              <m:r>
                <w:rPr>
                  <w:rFonts w:ascii="Cambria Math" w:hAnsi="Cambria Math" w:cs="Times New Roman"/>
                </w:rPr>
                <m:t>±</m:t>
              </m:r>
            </m:oMath>
            <w:r w:rsidR="0087381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809</w:t>
            </w:r>
          </w:p>
        </w:tc>
        <w:tc>
          <w:tcPr>
            <w:tcW w:w="907" w:type="dxa"/>
            <w:vAlign w:val="center"/>
          </w:tcPr>
          <w:p w14:paraId="1B74AD87" w14:textId="577F88A1" w:rsidR="00873819" w:rsidRPr="00DA3E20" w:rsidDel="00EC4627" w:rsidRDefault="00207834" w:rsidP="007B0904">
            <w:pPr>
              <w:jc w:val="right"/>
              <w:rPr>
                <w:rFonts w:ascii="Times New Roman" w:hAnsi="Times New Roman" w:cs="Times New Roman"/>
              </w:rPr>
            </w:pPr>
            <w:r w:rsidRPr="00DA3E20">
              <w:rPr>
                <w:rFonts w:ascii="Times New Roman" w:hAnsi="Times New Roman" w:cs="Times New Roman"/>
              </w:rPr>
              <w:t>1.340</w:t>
            </w:r>
          </w:p>
        </w:tc>
        <w:tc>
          <w:tcPr>
            <w:tcW w:w="852" w:type="dxa"/>
            <w:vAlign w:val="center"/>
          </w:tcPr>
          <w:p w14:paraId="6631C738" w14:textId="2A85CC33" w:rsidR="00873819" w:rsidRPr="00DA3E20" w:rsidRDefault="00207834" w:rsidP="007B0904">
            <w:pPr>
              <w:jc w:val="right"/>
              <w:rPr>
                <w:rFonts w:ascii="Times New Roman" w:hAnsi="Times New Roman" w:cs="Times New Roman"/>
              </w:rPr>
            </w:pPr>
            <w:r w:rsidRPr="00DA3E20">
              <w:rPr>
                <w:rFonts w:ascii="Times New Roman" w:hAnsi="Times New Roman" w:cs="Times New Roman"/>
              </w:rPr>
              <w:t>0.179</w:t>
            </w:r>
          </w:p>
        </w:tc>
      </w:tr>
      <w:tr w:rsidR="00873819" w:rsidRPr="00DA3E20" w14:paraId="749EDB3B" w14:textId="77777777" w:rsidTr="007B0904">
        <w:trPr>
          <w:trHeight w:val="283"/>
        </w:trPr>
        <w:tc>
          <w:tcPr>
            <w:tcW w:w="2107" w:type="dxa"/>
          </w:tcPr>
          <w:p w14:paraId="0F58BDBE" w14:textId="77777777" w:rsidR="00873819" w:rsidRPr="00DA3E20" w:rsidRDefault="00873819" w:rsidP="007B0904">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5A73C863" w14:textId="77777777" w:rsidR="00873819" w:rsidRPr="00DA3E20" w:rsidRDefault="00873819" w:rsidP="007B0904">
            <w:pPr>
              <w:jc w:val="right"/>
              <w:rPr>
                <w:rFonts w:ascii="Times New Roman" w:hAnsi="Times New Roman" w:cs="Times New Roman"/>
              </w:rPr>
            </w:pPr>
          </w:p>
        </w:tc>
        <w:tc>
          <w:tcPr>
            <w:tcW w:w="905" w:type="dxa"/>
            <w:vAlign w:val="center"/>
          </w:tcPr>
          <w:p w14:paraId="26DB57CE" w14:textId="77777777" w:rsidR="00873819" w:rsidRPr="00DA3E20" w:rsidRDefault="00873819" w:rsidP="007B0904">
            <w:pPr>
              <w:jc w:val="right"/>
              <w:rPr>
                <w:rFonts w:ascii="Times New Roman" w:hAnsi="Times New Roman" w:cs="Times New Roman"/>
              </w:rPr>
            </w:pPr>
          </w:p>
        </w:tc>
        <w:tc>
          <w:tcPr>
            <w:tcW w:w="849" w:type="dxa"/>
            <w:vAlign w:val="center"/>
          </w:tcPr>
          <w:p w14:paraId="47C44B82" w14:textId="77777777" w:rsidR="00873819" w:rsidRPr="00DA3E20" w:rsidRDefault="00873819" w:rsidP="007B0904">
            <w:pPr>
              <w:jc w:val="right"/>
              <w:rPr>
                <w:rFonts w:ascii="Times New Roman" w:hAnsi="Times New Roman" w:cs="Times New Roman"/>
              </w:rPr>
            </w:pPr>
          </w:p>
        </w:tc>
        <w:tc>
          <w:tcPr>
            <w:tcW w:w="563" w:type="dxa"/>
          </w:tcPr>
          <w:p w14:paraId="5091939E" w14:textId="77777777" w:rsidR="00873819" w:rsidRPr="00DA3E20" w:rsidRDefault="00873819" w:rsidP="007B0904">
            <w:pPr>
              <w:jc w:val="right"/>
              <w:rPr>
                <w:rFonts w:ascii="Times New Roman" w:hAnsi="Times New Roman" w:cs="Times New Roman"/>
              </w:rPr>
            </w:pPr>
          </w:p>
        </w:tc>
        <w:tc>
          <w:tcPr>
            <w:tcW w:w="1587" w:type="dxa"/>
            <w:vAlign w:val="center"/>
          </w:tcPr>
          <w:p w14:paraId="7BD8E29F" w14:textId="77777777" w:rsidR="00873819" w:rsidRPr="00DA3E20" w:rsidRDefault="00873819" w:rsidP="007B0904">
            <w:pPr>
              <w:jc w:val="right"/>
              <w:rPr>
                <w:rFonts w:ascii="Times New Roman" w:hAnsi="Times New Roman" w:cs="Times New Roman"/>
              </w:rPr>
            </w:pPr>
          </w:p>
        </w:tc>
        <w:tc>
          <w:tcPr>
            <w:tcW w:w="907" w:type="dxa"/>
            <w:vAlign w:val="center"/>
          </w:tcPr>
          <w:p w14:paraId="4A7ADFE1" w14:textId="77777777" w:rsidR="00873819" w:rsidRPr="00DA3E20" w:rsidRDefault="00873819" w:rsidP="007B0904">
            <w:pPr>
              <w:jc w:val="right"/>
              <w:rPr>
                <w:rFonts w:ascii="Times New Roman" w:hAnsi="Times New Roman" w:cs="Times New Roman"/>
              </w:rPr>
            </w:pPr>
          </w:p>
        </w:tc>
        <w:tc>
          <w:tcPr>
            <w:tcW w:w="852" w:type="dxa"/>
            <w:vAlign w:val="center"/>
          </w:tcPr>
          <w:p w14:paraId="66EB86CA" w14:textId="77777777" w:rsidR="00873819" w:rsidRPr="00DA3E20" w:rsidRDefault="00873819" w:rsidP="007B0904">
            <w:pPr>
              <w:jc w:val="right"/>
              <w:rPr>
                <w:rFonts w:ascii="Times New Roman" w:hAnsi="Times New Roman" w:cs="Times New Roman"/>
              </w:rPr>
            </w:pPr>
          </w:p>
        </w:tc>
      </w:tr>
      <w:tr w:rsidR="00873819" w:rsidRPr="00DA3E20" w14:paraId="53536B55" w14:textId="77777777" w:rsidTr="007B0904">
        <w:trPr>
          <w:trHeight w:val="283"/>
        </w:trPr>
        <w:tc>
          <w:tcPr>
            <w:tcW w:w="2107" w:type="dxa"/>
          </w:tcPr>
          <w:p w14:paraId="0D4D5D33" w14:textId="77777777" w:rsidR="00873819" w:rsidRPr="00DA3E20" w:rsidRDefault="00873819" w:rsidP="007B0904">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6BFD1D41" w14:textId="74CB66E7" w:rsidR="00873819" w:rsidRPr="00DA3E20" w:rsidRDefault="00873819" w:rsidP="007B0904">
            <w:pPr>
              <w:jc w:val="right"/>
              <w:rPr>
                <w:rFonts w:ascii="Times New Roman" w:hAnsi="Times New Roman" w:cs="Times New Roman"/>
              </w:rPr>
            </w:pPr>
            <w:r w:rsidRPr="00DA3E20">
              <w:rPr>
                <w:rFonts w:ascii="Times New Roman" w:hAnsi="Times New Roman" w:cs="Times New Roman"/>
              </w:rPr>
              <w:t>-</w:t>
            </w:r>
            <w:r w:rsidR="00207834" w:rsidRPr="00DA3E20">
              <w:rPr>
                <w:rFonts w:ascii="Times New Roman" w:hAnsi="Times New Roman" w:cs="Times New Roman"/>
              </w:rPr>
              <w:t>0.740</w:t>
            </w:r>
            <w:r w:rsidRPr="00DA3E20">
              <w:rPr>
                <w:rFonts w:ascii="Times New Roman" w:hAnsi="Times New Roman" w:cs="Times New Roman"/>
              </w:rPr>
              <w:t xml:space="preserve"> </w:t>
            </w:r>
            <m:oMath>
              <m:r>
                <w:rPr>
                  <w:rFonts w:ascii="Cambria Math" w:hAnsi="Cambria Math" w:cs="Times New Roman"/>
                </w:rPr>
                <m:t>±</m:t>
              </m:r>
            </m:oMath>
            <w:r w:rsidRPr="00DA3E20">
              <w:rPr>
                <w:rFonts w:ascii="Times New Roman" w:eastAsiaTheme="minorEastAsia" w:hAnsi="Times New Roman" w:cs="Times New Roman"/>
              </w:rPr>
              <w:t xml:space="preserve"> 0.</w:t>
            </w:r>
            <w:r w:rsidR="00207834" w:rsidRPr="00DA3E20">
              <w:rPr>
                <w:rFonts w:ascii="Times New Roman" w:eastAsiaTheme="minorEastAsia" w:hAnsi="Times New Roman" w:cs="Times New Roman"/>
              </w:rPr>
              <w:t>422</w:t>
            </w:r>
          </w:p>
        </w:tc>
        <w:tc>
          <w:tcPr>
            <w:tcW w:w="905" w:type="dxa"/>
          </w:tcPr>
          <w:p w14:paraId="68583B80" w14:textId="0A8728BA" w:rsidR="00873819" w:rsidRPr="00DA3E20" w:rsidRDefault="00873819" w:rsidP="007B0904">
            <w:pPr>
              <w:jc w:val="right"/>
              <w:rPr>
                <w:rFonts w:ascii="Times New Roman" w:hAnsi="Times New Roman" w:cs="Times New Roman"/>
              </w:rPr>
            </w:pPr>
            <w:r w:rsidRPr="00DA3E20">
              <w:rPr>
                <w:rFonts w:ascii="Times New Roman" w:hAnsi="Times New Roman" w:cs="Times New Roman"/>
              </w:rPr>
              <w:t>-</w:t>
            </w:r>
            <w:r w:rsidR="00207834" w:rsidRPr="00DA3E20">
              <w:rPr>
                <w:rFonts w:ascii="Times New Roman" w:hAnsi="Times New Roman" w:cs="Times New Roman"/>
              </w:rPr>
              <w:t>1.750</w:t>
            </w:r>
          </w:p>
        </w:tc>
        <w:tc>
          <w:tcPr>
            <w:tcW w:w="849" w:type="dxa"/>
            <w:vAlign w:val="center"/>
          </w:tcPr>
          <w:p w14:paraId="1BEF8521" w14:textId="19C348FA" w:rsidR="00873819" w:rsidRPr="00DA3E20" w:rsidRDefault="00207834" w:rsidP="007B0904">
            <w:pPr>
              <w:jc w:val="right"/>
              <w:rPr>
                <w:rFonts w:ascii="Times New Roman" w:hAnsi="Times New Roman" w:cs="Times New Roman"/>
              </w:rPr>
            </w:pPr>
            <w:r w:rsidRPr="00DA3E20">
              <w:rPr>
                <w:rFonts w:ascii="Times New Roman" w:hAnsi="Times New Roman" w:cs="Times New Roman"/>
              </w:rPr>
              <w:t>0.079</w:t>
            </w:r>
          </w:p>
        </w:tc>
        <w:tc>
          <w:tcPr>
            <w:tcW w:w="563" w:type="dxa"/>
          </w:tcPr>
          <w:p w14:paraId="4ED2FE7B" w14:textId="77777777" w:rsidR="00873819" w:rsidRPr="00DA3E20" w:rsidRDefault="00873819" w:rsidP="007B0904">
            <w:pPr>
              <w:jc w:val="right"/>
              <w:rPr>
                <w:rFonts w:ascii="Times New Roman" w:hAnsi="Times New Roman" w:cs="Times New Roman"/>
              </w:rPr>
            </w:pPr>
          </w:p>
        </w:tc>
        <w:tc>
          <w:tcPr>
            <w:tcW w:w="1587" w:type="dxa"/>
            <w:vAlign w:val="center"/>
          </w:tcPr>
          <w:p w14:paraId="0F799711" w14:textId="7D7A4C82" w:rsidR="00873819" w:rsidRPr="00DA3E20" w:rsidRDefault="00207834" w:rsidP="007B0904">
            <w:pPr>
              <w:jc w:val="right"/>
              <w:rPr>
                <w:rFonts w:ascii="Times New Roman" w:hAnsi="Times New Roman" w:cs="Times New Roman"/>
              </w:rPr>
            </w:pPr>
            <w:r w:rsidRPr="00DA3E20">
              <w:rPr>
                <w:rFonts w:ascii="Times New Roman" w:hAnsi="Times New Roman" w:cs="Times New Roman"/>
              </w:rPr>
              <w:t>0.102</w:t>
            </w:r>
            <w:r w:rsidR="00873819" w:rsidRPr="00DA3E20">
              <w:rPr>
                <w:rFonts w:ascii="Times New Roman" w:hAnsi="Times New Roman" w:cs="Times New Roman"/>
              </w:rPr>
              <w:t xml:space="preserve"> </w:t>
            </w:r>
            <m:oMath>
              <m:r>
                <w:rPr>
                  <w:rFonts w:ascii="Cambria Math" w:hAnsi="Cambria Math" w:cs="Times New Roman"/>
                </w:rPr>
                <m:t>±</m:t>
              </m:r>
            </m:oMath>
            <w:r w:rsidR="0087381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702</w:t>
            </w:r>
          </w:p>
        </w:tc>
        <w:tc>
          <w:tcPr>
            <w:tcW w:w="907" w:type="dxa"/>
          </w:tcPr>
          <w:p w14:paraId="46A52D9C" w14:textId="701D4BFB" w:rsidR="00873819" w:rsidRPr="00DA3E20" w:rsidRDefault="00207834" w:rsidP="007B0904">
            <w:pPr>
              <w:jc w:val="right"/>
              <w:rPr>
                <w:rFonts w:ascii="Times New Roman" w:hAnsi="Times New Roman" w:cs="Times New Roman"/>
              </w:rPr>
            </w:pPr>
            <w:r w:rsidRPr="00DA3E20">
              <w:rPr>
                <w:rFonts w:ascii="Times New Roman" w:hAnsi="Times New Roman" w:cs="Times New Roman"/>
              </w:rPr>
              <w:t>0.140</w:t>
            </w:r>
          </w:p>
        </w:tc>
        <w:tc>
          <w:tcPr>
            <w:tcW w:w="852" w:type="dxa"/>
            <w:vAlign w:val="center"/>
          </w:tcPr>
          <w:p w14:paraId="49D3899F" w14:textId="2E7E9A8E" w:rsidR="00873819" w:rsidRPr="00DA3E20" w:rsidRDefault="00207834" w:rsidP="007B0904">
            <w:pPr>
              <w:jc w:val="right"/>
              <w:rPr>
                <w:rFonts w:ascii="Times New Roman" w:hAnsi="Times New Roman" w:cs="Times New Roman"/>
              </w:rPr>
            </w:pPr>
            <w:r w:rsidRPr="00DA3E20">
              <w:rPr>
                <w:rFonts w:ascii="Times New Roman" w:hAnsi="Times New Roman" w:cs="Times New Roman"/>
              </w:rPr>
              <w:t>0.885</w:t>
            </w:r>
          </w:p>
        </w:tc>
      </w:tr>
      <w:tr w:rsidR="00873819" w:rsidRPr="00DA3E20" w14:paraId="7DBE3FE7" w14:textId="77777777" w:rsidTr="007B0904">
        <w:trPr>
          <w:trHeight w:val="283"/>
        </w:trPr>
        <w:tc>
          <w:tcPr>
            <w:tcW w:w="2107" w:type="dxa"/>
          </w:tcPr>
          <w:p w14:paraId="42497C29" w14:textId="77777777" w:rsidR="00873819" w:rsidRPr="00DA3E20" w:rsidRDefault="00873819" w:rsidP="007B0904">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182D1A65" w14:textId="412ECED8" w:rsidR="00873819" w:rsidRPr="00DA3E20" w:rsidRDefault="00873819" w:rsidP="007B0904">
            <w:pPr>
              <w:jc w:val="right"/>
              <w:rPr>
                <w:rFonts w:ascii="Times New Roman" w:hAnsi="Times New Roman" w:cs="Times New Roman"/>
              </w:rPr>
            </w:pPr>
            <w:r w:rsidRPr="00DA3E20">
              <w:rPr>
                <w:rFonts w:ascii="Times New Roman" w:hAnsi="Times New Roman" w:cs="Times New Roman"/>
              </w:rPr>
              <w:t>-1.</w:t>
            </w:r>
            <w:r w:rsidR="00207834" w:rsidRPr="00DA3E20">
              <w:rPr>
                <w:rFonts w:ascii="Times New Roman" w:hAnsi="Times New Roman" w:cs="Times New Roman"/>
              </w:rPr>
              <w:t>625</w:t>
            </w:r>
            <w:r w:rsidRPr="00DA3E20">
              <w:rPr>
                <w:rFonts w:ascii="Times New Roman" w:hAnsi="Times New Roman" w:cs="Times New Roman"/>
              </w:rPr>
              <w:t xml:space="preserve"> </w:t>
            </w:r>
            <m:oMath>
              <m:r>
                <w:rPr>
                  <w:rFonts w:ascii="Cambria Math" w:hAnsi="Cambria Math" w:cs="Times New Roman"/>
                </w:rPr>
                <m:t>±</m:t>
              </m:r>
            </m:oMath>
            <w:r w:rsidRPr="00DA3E20">
              <w:rPr>
                <w:rFonts w:ascii="Times New Roman" w:eastAsiaTheme="minorEastAsia" w:hAnsi="Times New Roman" w:cs="Times New Roman"/>
              </w:rPr>
              <w:t xml:space="preserve"> 0.</w:t>
            </w:r>
            <w:r w:rsidR="00207834" w:rsidRPr="00DA3E20">
              <w:rPr>
                <w:rFonts w:ascii="Times New Roman" w:eastAsiaTheme="minorEastAsia" w:hAnsi="Times New Roman" w:cs="Times New Roman"/>
              </w:rPr>
              <w:t>443</w:t>
            </w:r>
          </w:p>
        </w:tc>
        <w:tc>
          <w:tcPr>
            <w:tcW w:w="905" w:type="dxa"/>
          </w:tcPr>
          <w:p w14:paraId="155A64F1" w14:textId="3B026C40" w:rsidR="00873819" w:rsidRPr="00DA3E20" w:rsidRDefault="00873819" w:rsidP="007B0904">
            <w:pPr>
              <w:jc w:val="right"/>
              <w:rPr>
                <w:rFonts w:ascii="Times New Roman" w:hAnsi="Times New Roman" w:cs="Times New Roman"/>
              </w:rPr>
            </w:pPr>
            <w:r w:rsidRPr="00DA3E20">
              <w:rPr>
                <w:rFonts w:ascii="Times New Roman" w:hAnsi="Times New Roman" w:cs="Times New Roman"/>
              </w:rPr>
              <w:t>-</w:t>
            </w:r>
            <w:r w:rsidR="00207834" w:rsidRPr="00DA3E20">
              <w:rPr>
                <w:rFonts w:ascii="Times New Roman" w:hAnsi="Times New Roman" w:cs="Times New Roman"/>
              </w:rPr>
              <w:t>3.670</w:t>
            </w:r>
          </w:p>
        </w:tc>
        <w:tc>
          <w:tcPr>
            <w:tcW w:w="849" w:type="dxa"/>
            <w:vAlign w:val="center"/>
          </w:tcPr>
          <w:p w14:paraId="47DF39A2" w14:textId="77777777" w:rsidR="00873819" w:rsidRPr="00DA3E20" w:rsidRDefault="00873819" w:rsidP="007B0904">
            <w:pPr>
              <w:jc w:val="right"/>
              <w:rPr>
                <w:rFonts w:ascii="Times New Roman" w:hAnsi="Times New Roman" w:cs="Times New Roman"/>
              </w:rPr>
            </w:pPr>
            <w:r w:rsidRPr="00DA3E20">
              <w:rPr>
                <w:rFonts w:ascii="Times New Roman" w:hAnsi="Times New Roman" w:cs="Times New Roman"/>
              </w:rPr>
              <w:t>&lt;0.001</w:t>
            </w:r>
          </w:p>
        </w:tc>
        <w:tc>
          <w:tcPr>
            <w:tcW w:w="563" w:type="dxa"/>
          </w:tcPr>
          <w:p w14:paraId="59B2CBA6" w14:textId="77777777" w:rsidR="00873819" w:rsidRPr="00DA3E20" w:rsidRDefault="00873819" w:rsidP="007B0904">
            <w:pPr>
              <w:jc w:val="right"/>
              <w:rPr>
                <w:rFonts w:ascii="Times New Roman" w:hAnsi="Times New Roman" w:cs="Times New Roman"/>
              </w:rPr>
            </w:pPr>
          </w:p>
        </w:tc>
        <w:tc>
          <w:tcPr>
            <w:tcW w:w="1587" w:type="dxa"/>
            <w:vAlign w:val="center"/>
          </w:tcPr>
          <w:p w14:paraId="3B3B8A4E" w14:textId="4BB888B7" w:rsidR="00873819" w:rsidRPr="00DA3E20" w:rsidRDefault="00207834" w:rsidP="007B0904">
            <w:pPr>
              <w:jc w:val="right"/>
              <w:rPr>
                <w:rFonts w:ascii="Times New Roman" w:hAnsi="Times New Roman" w:cs="Times New Roman"/>
              </w:rPr>
            </w:pPr>
            <w:r w:rsidRPr="00DA3E20">
              <w:rPr>
                <w:rFonts w:ascii="Times New Roman" w:hAnsi="Times New Roman" w:cs="Times New Roman"/>
              </w:rPr>
              <w:t>-1.288</w:t>
            </w:r>
            <w:r w:rsidR="00873819" w:rsidRPr="00DA3E20">
              <w:rPr>
                <w:rFonts w:ascii="Times New Roman" w:hAnsi="Times New Roman" w:cs="Times New Roman"/>
              </w:rPr>
              <w:t xml:space="preserve"> </w:t>
            </w:r>
            <m:oMath>
              <m:r>
                <w:rPr>
                  <w:rFonts w:ascii="Cambria Math" w:hAnsi="Cambria Math" w:cs="Times New Roman"/>
                </w:rPr>
                <m:t>±</m:t>
              </m:r>
            </m:oMath>
            <w:r w:rsidR="00873819" w:rsidRPr="00DA3E20">
              <w:rPr>
                <w:rFonts w:ascii="Times New Roman" w:eastAsiaTheme="minorEastAsia" w:hAnsi="Times New Roman" w:cs="Times New Roman"/>
              </w:rPr>
              <w:t xml:space="preserve"> 0.</w:t>
            </w:r>
            <w:r w:rsidRPr="00DA3E20">
              <w:rPr>
                <w:rFonts w:ascii="Times New Roman" w:eastAsiaTheme="minorEastAsia" w:hAnsi="Times New Roman" w:cs="Times New Roman"/>
              </w:rPr>
              <w:t>903</w:t>
            </w:r>
          </w:p>
        </w:tc>
        <w:tc>
          <w:tcPr>
            <w:tcW w:w="907" w:type="dxa"/>
          </w:tcPr>
          <w:p w14:paraId="7635947F" w14:textId="0ED72B55" w:rsidR="00873819" w:rsidRPr="00DA3E20" w:rsidRDefault="00873819" w:rsidP="007B0904">
            <w:pPr>
              <w:jc w:val="right"/>
              <w:rPr>
                <w:rFonts w:ascii="Times New Roman" w:hAnsi="Times New Roman" w:cs="Times New Roman"/>
              </w:rPr>
            </w:pPr>
            <w:r w:rsidRPr="00DA3E20">
              <w:rPr>
                <w:rFonts w:ascii="Times New Roman" w:hAnsi="Times New Roman" w:cs="Times New Roman"/>
              </w:rPr>
              <w:t>-</w:t>
            </w:r>
            <w:r w:rsidR="00207834" w:rsidRPr="00DA3E20">
              <w:rPr>
                <w:rFonts w:ascii="Times New Roman" w:hAnsi="Times New Roman" w:cs="Times New Roman"/>
              </w:rPr>
              <w:t>1.430</w:t>
            </w:r>
          </w:p>
        </w:tc>
        <w:tc>
          <w:tcPr>
            <w:tcW w:w="852" w:type="dxa"/>
            <w:vAlign w:val="center"/>
          </w:tcPr>
          <w:p w14:paraId="008EB4E4" w14:textId="2CDEF239" w:rsidR="00873819" w:rsidRPr="00DA3E20" w:rsidRDefault="00207834" w:rsidP="007B0904">
            <w:pPr>
              <w:jc w:val="right"/>
              <w:rPr>
                <w:rFonts w:ascii="Times New Roman" w:hAnsi="Times New Roman" w:cs="Times New Roman"/>
              </w:rPr>
            </w:pPr>
            <w:r w:rsidRPr="00DA3E20">
              <w:rPr>
                <w:rFonts w:ascii="Times New Roman" w:hAnsi="Times New Roman" w:cs="Times New Roman"/>
              </w:rPr>
              <w:t>0.154</w:t>
            </w:r>
          </w:p>
        </w:tc>
      </w:tr>
      <w:tr w:rsidR="00207834" w:rsidRPr="00DA3E20" w14:paraId="29317BB5" w14:textId="77777777" w:rsidTr="007B0904">
        <w:trPr>
          <w:trHeight w:val="283"/>
        </w:trPr>
        <w:tc>
          <w:tcPr>
            <w:tcW w:w="2107" w:type="dxa"/>
          </w:tcPr>
          <w:p w14:paraId="06A68027" w14:textId="77777777"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3C8F0127" w14:textId="3F2531FB" w:rsidR="00207834" w:rsidRPr="00DA3E20" w:rsidRDefault="00207834" w:rsidP="00207834">
            <w:pPr>
              <w:jc w:val="right"/>
              <w:rPr>
                <w:rFonts w:ascii="Times New Roman" w:hAnsi="Times New Roman" w:cs="Times New Roman"/>
              </w:rPr>
            </w:pPr>
            <w:r w:rsidRPr="00DA3E20">
              <w:rPr>
                <w:rFonts w:ascii="Times New Roman" w:hAnsi="Times New Roman" w:cs="Times New Roman"/>
              </w:rPr>
              <w:t xml:space="preserve">4.794 </w:t>
            </w:r>
            <m:oMath>
              <m:r>
                <w:rPr>
                  <w:rFonts w:ascii="Cambria Math" w:hAnsi="Cambria Math" w:cs="Times New Roman"/>
                </w:rPr>
                <m:t>±</m:t>
              </m:r>
            </m:oMath>
            <w:r w:rsidRPr="00DA3E20">
              <w:rPr>
                <w:rFonts w:ascii="Times New Roman" w:eastAsiaTheme="minorEastAsia" w:hAnsi="Times New Roman" w:cs="Times New Roman"/>
              </w:rPr>
              <w:t xml:space="preserve"> 1.113</w:t>
            </w:r>
          </w:p>
        </w:tc>
        <w:tc>
          <w:tcPr>
            <w:tcW w:w="905" w:type="dxa"/>
          </w:tcPr>
          <w:p w14:paraId="552C1CB8" w14:textId="08AE00AF" w:rsidR="00207834" w:rsidRPr="00DA3E20" w:rsidRDefault="00207834" w:rsidP="00207834">
            <w:pPr>
              <w:jc w:val="right"/>
              <w:rPr>
                <w:rFonts w:ascii="Times New Roman" w:hAnsi="Times New Roman" w:cs="Times New Roman"/>
              </w:rPr>
            </w:pPr>
            <w:r w:rsidRPr="00DA3E20">
              <w:rPr>
                <w:rFonts w:ascii="Times New Roman" w:hAnsi="Times New Roman" w:cs="Times New Roman"/>
              </w:rPr>
              <w:t>4.310</w:t>
            </w:r>
          </w:p>
        </w:tc>
        <w:tc>
          <w:tcPr>
            <w:tcW w:w="849" w:type="dxa"/>
            <w:vAlign w:val="center"/>
          </w:tcPr>
          <w:p w14:paraId="185699BC" w14:textId="0FA3E148" w:rsidR="00207834" w:rsidRPr="00DA3E20" w:rsidRDefault="00207834" w:rsidP="00207834">
            <w:pPr>
              <w:jc w:val="right"/>
              <w:rPr>
                <w:rFonts w:ascii="Times New Roman" w:hAnsi="Times New Roman" w:cs="Times New Roman"/>
              </w:rPr>
            </w:pPr>
            <w:r w:rsidRPr="00DA3E20">
              <w:rPr>
                <w:rFonts w:ascii="Times New Roman" w:hAnsi="Times New Roman" w:cs="Times New Roman"/>
              </w:rPr>
              <w:t>&lt;0.001</w:t>
            </w:r>
          </w:p>
        </w:tc>
        <w:tc>
          <w:tcPr>
            <w:tcW w:w="563" w:type="dxa"/>
          </w:tcPr>
          <w:p w14:paraId="4D54816F" w14:textId="77777777" w:rsidR="00207834" w:rsidRPr="00DA3E20" w:rsidRDefault="00207834" w:rsidP="00207834">
            <w:pPr>
              <w:jc w:val="right"/>
              <w:rPr>
                <w:rFonts w:ascii="Times New Roman" w:hAnsi="Times New Roman" w:cs="Times New Roman"/>
              </w:rPr>
            </w:pPr>
          </w:p>
        </w:tc>
        <w:tc>
          <w:tcPr>
            <w:tcW w:w="1587" w:type="dxa"/>
            <w:vAlign w:val="center"/>
          </w:tcPr>
          <w:p w14:paraId="3DF66BBF" w14:textId="7E847B7F" w:rsidR="00207834" w:rsidRPr="00DA3E20" w:rsidRDefault="00207834" w:rsidP="00207834">
            <w:pPr>
              <w:jc w:val="right"/>
              <w:rPr>
                <w:rFonts w:ascii="Times New Roman" w:hAnsi="Times New Roman" w:cs="Times New Roman"/>
              </w:rPr>
            </w:pPr>
            <w:r w:rsidRPr="00DA3E20">
              <w:rPr>
                <w:rFonts w:ascii="Times New Roman" w:hAnsi="Times New Roman" w:cs="Times New Roman"/>
              </w:rPr>
              <w:t xml:space="preserve">5.514 </w:t>
            </w:r>
            <m:oMath>
              <m:r>
                <w:rPr>
                  <w:rFonts w:ascii="Cambria Math" w:hAnsi="Cambria Math" w:cs="Times New Roman"/>
                </w:rPr>
                <m:t>±</m:t>
              </m:r>
            </m:oMath>
            <w:r w:rsidRPr="00DA3E20">
              <w:rPr>
                <w:rFonts w:ascii="Times New Roman" w:eastAsiaTheme="minorEastAsia" w:hAnsi="Times New Roman" w:cs="Times New Roman"/>
              </w:rPr>
              <w:t xml:space="preserve"> 1.244</w:t>
            </w:r>
          </w:p>
        </w:tc>
        <w:tc>
          <w:tcPr>
            <w:tcW w:w="907" w:type="dxa"/>
          </w:tcPr>
          <w:p w14:paraId="319051DC" w14:textId="71BDDB56" w:rsidR="00207834" w:rsidRPr="00DA3E20" w:rsidRDefault="00207834" w:rsidP="00207834">
            <w:pPr>
              <w:jc w:val="right"/>
              <w:rPr>
                <w:rFonts w:ascii="Times New Roman" w:hAnsi="Times New Roman" w:cs="Times New Roman"/>
              </w:rPr>
            </w:pPr>
            <w:r w:rsidRPr="00DA3E20">
              <w:rPr>
                <w:rFonts w:ascii="Times New Roman" w:hAnsi="Times New Roman" w:cs="Times New Roman"/>
              </w:rPr>
              <w:t>4.430</w:t>
            </w:r>
          </w:p>
        </w:tc>
        <w:tc>
          <w:tcPr>
            <w:tcW w:w="852" w:type="dxa"/>
            <w:vAlign w:val="center"/>
          </w:tcPr>
          <w:p w14:paraId="08A125BD" w14:textId="38AC63F3" w:rsidR="00207834" w:rsidRPr="00DA3E20" w:rsidRDefault="00207834" w:rsidP="00207834">
            <w:pPr>
              <w:jc w:val="right"/>
              <w:rPr>
                <w:rFonts w:ascii="Times New Roman" w:hAnsi="Times New Roman" w:cs="Times New Roman"/>
              </w:rPr>
            </w:pPr>
            <w:r w:rsidRPr="00DA3E20">
              <w:rPr>
                <w:rFonts w:ascii="Times New Roman" w:hAnsi="Times New Roman" w:cs="Times New Roman"/>
              </w:rPr>
              <w:t>&lt;0.001</w:t>
            </w:r>
          </w:p>
        </w:tc>
      </w:tr>
      <w:tr w:rsidR="00207834" w:rsidRPr="00DA3E20" w14:paraId="6AB89BBA" w14:textId="77777777" w:rsidTr="007B0904">
        <w:trPr>
          <w:trHeight w:val="283"/>
        </w:trPr>
        <w:tc>
          <w:tcPr>
            <w:tcW w:w="2107" w:type="dxa"/>
          </w:tcPr>
          <w:p w14:paraId="6A63A37F" w14:textId="225E465D" w:rsidR="00207834" w:rsidRPr="00DA3E20" w:rsidRDefault="00207834" w:rsidP="00207834">
            <w:pPr>
              <w:rPr>
                <w:rFonts w:ascii="Times New Roman" w:hAnsi="Times New Roman" w:cs="Times New Roman"/>
              </w:rPr>
            </w:pPr>
            <w:r w:rsidRPr="00DA3E20">
              <w:rPr>
                <w:rFonts w:ascii="Times New Roman" w:hAnsi="Times New Roman" w:cs="Times New Roman"/>
              </w:rPr>
              <w:t>Warming</w:t>
            </w:r>
            <w:r w:rsidRPr="00DA3E20">
              <w:rPr>
                <w:rFonts w:ascii="Times New Roman" w:hAnsi="Times New Roman" w:cs="Times New Roman"/>
                <w:sz w:val="14"/>
                <w:szCs w:val="14"/>
              </w:rPr>
              <w:t xml:space="preserve"> </w:t>
            </w:r>
            <w:r w:rsidRPr="00DA3E20">
              <w:rPr>
                <w:rFonts w:ascii="Times New Roman" w:hAnsi="Times New Roman" w:cs="Times New Roman"/>
                <w:sz w:val="16"/>
                <w:szCs w:val="16"/>
              </w:rPr>
              <w:t>x</w:t>
            </w:r>
            <w:r w:rsidRPr="00DA3E20">
              <w:rPr>
                <w:rFonts w:ascii="Times New Roman" w:hAnsi="Times New Roman" w:cs="Times New Roman"/>
                <w:sz w:val="14"/>
                <w:szCs w:val="14"/>
              </w:rPr>
              <w:t xml:space="preserve"> </w:t>
            </w:r>
            <w:r w:rsidRPr="00DA3E20">
              <w:rPr>
                <w:rFonts w:ascii="Times New Roman" w:hAnsi="Times New Roman" w:cs="Times New Roman"/>
              </w:rPr>
              <w:t>Trimming</w:t>
            </w:r>
          </w:p>
        </w:tc>
        <w:tc>
          <w:tcPr>
            <w:tcW w:w="1586" w:type="dxa"/>
          </w:tcPr>
          <w:p w14:paraId="0B8429B0" w14:textId="77777777" w:rsidR="00207834" w:rsidRPr="00DA3E20" w:rsidRDefault="00207834" w:rsidP="00207834">
            <w:pPr>
              <w:jc w:val="right"/>
              <w:rPr>
                <w:rFonts w:ascii="Times New Roman" w:hAnsi="Times New Roman" w:cs="Times New Roman"/>
              </w:rPr>
            </w:pPr>
          </w:p>
        </w:tc>
        <w:tc>
          <w:tcPr>
            <w:tcW w:w="905" w:type="dxa"/>
          </w:tcPr>
          <w:p w14:paraId="684003A6" w14:textId="77777777" w:rsidR="00207834" w:rsidRPr="00DA3E20" w:rsidRDefault="00207834" w:rsidP="00207834">
            <w:pPr>
              <w:jc w:val="right"/>
              <w:rPr>
                <w:rFonts w:ascii="Times New Roman" w:hAnsi="Times New Roman" w:cs="Times New Roman"/>
              </w:rPr>
            </w:pPr>
          </w:p>
        </w:tc>
        <w:tc>
          <w:tcPr>
            <w:tcW w:w="849" w:type="dxa"/>
          </w:tcPr>
          <w:p w14:paraId="7AD8F8C7" w14:textId="77777777" w:rsidR="00207834" w:rsidRPr="00DA3E20" w:rsidRDefault="00207834" w:rsidP="00207834">
            <w:pPr>
              <w:jc w:val="right"/>
              <w:rPr>
                <w:rFonts w:ascii="Times New Roman" w:hAnsi="Times New Roman" w:cs="Times New Roman"/>
              </w:rPr>
            </w:pPr>
          </w:p>
        </w:tc>
        <w:tc>
          <w:tcPr>
            <w:tcW w:w="563" w:type="dxa"/>
          </w:tcPr>
          <w:p w14:paraId="70CCE5B2" w14:textId="77777777" w:rsidR="00207834" w:rsidRPr="00DA3E20" w:rsidRDefault="00207834" w:rsidP="00207834">
            <w:pPr>
              <w:jc w:val="right"/>
              <w:rPr>
                <w:rFonts w:ascii="Times New Roman" w:hAnsi="Times New Roman" w:cs="Times New Roman"/>
              </w:rPr>
            </w:pPr>
          </w:p>
        </w:tc>
        <w:tc>
          <w:tcPr>
            <w:tcW w:w="1587" w:type="dxa"/>
          </w:tcPr>
          <w:p w14:paraId="7F94E428" w14:textId="77777777" w:rsidR="00207834" w:rsidRPr="00DA3E20" w:rsidRDefault="00207834" w:rsidP="00207834">
            <w:pPr>
              <w:jc w:val="right"/>
              <w:rPr>
                <w:rFonts w:ascii="Times New Roman" w:hAnsi="Times New Roman" w:cs="Times New Roman"/>
              </w:rPr>
            </w:pPr>
          </w:p>
        </w:tc>
        <w:tc>
          <w:tcPr>
            <w:tcW w:w="907" w:type="dxa"/>
          </w:tcPr>
          <w:p w14:paraId="0E01D489" w14:textId="77777777" w:rsidR="00207834" w:rsidRPr="00DA3E20" w:rsidRDefault="00207834" w:rsidP="00207834">
            <w:pPr>
              <w:jc w:val="right"/>
              <w:rPr>
                <w:rFonts w:ascii="Times New Roman" w:hAnsi="Times New Roman" w:cs="Times New Roman"/>
              </w:rPr>
            </w:pPr>
          </w:p>
        </w:tc>
        <w:tc>
          <w:tcPr>
            <w:tcW w:w="852" w:type="dxa"/>
          </w:tcPr>
          <w:p w14:paraId="774344F0" w14:textId="77777777" w:rsidR="00207834" w:rsidRPr="00DA3E20" w:rsidRDefault="00207834" w:rsidP="00207834">
            <w:pPr>
              <w:jc w:val="right"/>
              <w:rPr>
                <w:rFonts w:ascii="Times New Roman" w:hAnsi="Times New Roman" w:cs="Times New Roman"/>
              </w:rPr>
            </w:pPr>
          </w:p>
        </w:tc>
      </w:tr>
      <w:tr w:rsidR="00207834" w:rsidRPr="00DA3E20" w14:paraId="6CD26E64" w14:textId="77777777" w:rsidTr="007B0904">
        <w:trPr>
          <w:trHeight w:val="283"/>
        </w:trPr>
        <w:tc>
          <w:tcPr>
            <w:tcW w:w="2107" w:type="dxa"/>
          </w:tcPr>
          <w:p w14:paraId="1F9CD2E2" w14:textId="2BBBE017"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10 cm</w:t>
            </w:r>
          </w:p>
        </w:tc>
        <w:tc>
          <w:tcPr>
            <w:tcW w:w="1586" w:type="dxa"/>
          </w:tcPr>
          <w:p w14:paraId="5E52DAC0" w14:textId="74956A3E"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2B9EEFDD" w14:textId="2319D019"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tcPr>
          <w:p w14:paraId="0B64AB48" w14:textId="09FCC435"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300BB343" w14:textId="77777777" w:rsidR="00207834" w:rsidRPr="00DA3E20" w:rsidRDefault="00207834" w:rsidP="00207834">
            <w:pPr>
              <w:jc w:val="right"/>
              <w:rPr>
                <w:rFonts w:ascii="Times New Roman" w:hAnsi="Times New Roman" w:cs="Times New Roman"/>
              </w:rPr>
            </w:pPr>
          </w:p>
        </w:tc>
        <w:tc>
          <w:tcPr>
            <w:tcW w:w="1587" w:type="dxa"/>
          </w:tcPr>
          <w:p w14:paraId="4BE8DD77" w14:textId="06D8ECE3" w:rsidR="00207834" w:rsidRPr="00DA3E20" w:rsidRDefault="00207834" w:rsidP="00207834">
            <w:pPr>
              <w:jc w:val="right"/>
              <w:rPr>
                <w:rFonts w:ascii="Times New Roman" w:hAnsi="Times New Roman" w:cs="Times New Roman"/>
              </w:rPr>
            </w:pPr>
            <w:r w:rsidRPr="00DA3E20">
              <w:rPr>
                <w:rFonts w:ascii="Times New Roman" w:hAnsi="Times New Roman" w:cs="Times New Roman"/>
              </w:rPr>
              <w:t xml:space="preserve">-3.465 </w:t>
            </w:r>
            <m:oMath>
              <m:r>
                <w:rPr>
                  <w:rFonts w:ascii="Cambria Math" w:hAnsi="Cambria Math" w:cs="Times New Roman"/>
                </w:rPr>
                <m:t>±</m:t>
              </m:r>
            </m:oMath>
            <w:r w:rsidRPr="00DA3E20">
              <w:rPr>
                <w:rFonts w:ascii="Times New Roman" w:eastAsiaTheme="minorEastAsia" w:hAnsi="Times New Roman" w:cs="Times New Roman"/>
              </w:rPr>
              <w:t xml:space="preserve"> 1.</w:t>
            </w:r>
            <w:r w:rsidR="00854A91" w:rsidRPr="00DA3E20">
              <w:rPr>
                <w:rFonts w:ascii="Times New Roman" w:eastAsiaTheme="minorEastAsia" w:hAnsi="Times New Roman" w:cs="Times New Roman"/>
              </w:rPr>
              <w:t>330</w:t>
            </w:r>
          </w:p>
        </w:tc>
        <w:tc>
          <w:tcPr>
            <w:tcW w:w="907" w:type="dxa"/>
          </w:tcPr>
          <w:p w14:paraId="3F850D0D" w14:textId="3E5DC203" w:rsidR="00207834" w:rsidRPr="00DA3E20" w:rsidRDefault="00854A91" w:rsidP="00207834">
            <w:pPr>
              <w:jc w:val="right"/>
              <w:rPr>
                <w:rFonts w:ascii="Times New Roman" w:hAnsi="Times New Roman" w:cs="Times New Roman"/>
              </w:rPr>
            </w:pPr>
            <w:r w:rsidRPr="00DA3E20">
              <w:rPr>
                <w:rFonts w:ascii="Times New Roman" w:hAnsi="Times New Roman" w:cs="Times New Roman"/>
              </w:rPr>
              <w:t>-2.600</w:t>
            </w:r>
          </w:p>
        </w:tc>
        <w:tc>
          <w:tcPr>
            <w:tcW w:w="852" w:type="dxa"/>
          </w:tcPr>
          <w:p w14:paraId="6E5277FF" w14:textId="5F52C0C3" w:rsidR="00207834" w:rsidRPr="00DA3E20" w:rsidRDefault="00854A91" w:rsidP="00207834">
            <w:pPr>
              <w:jc w:val="right"/>
              <w:rPr>
                <w:rFonts w:ascii="Times New Roman" w:hAnsi="Times New Roman" w:cs="Times New Roman"/>
              </w:rPr>
            </w:pPr>
            <w:r w:rsidRPr="00DA3E20">
              <w:rPr>
                <w:rFonts w:ascii="Times New Roman" w:hAnsi="Times New Roman" w:cs="Times New Roman"/>
              </w:rPr>
              <w:t>0.009</w:t>
            </w:r>
          </w:p>
        </w:tc>
      </w:tr>
      <w:tr w:rsidR="00207834" w:rsidRPr="00DA3E20" w14:paraId="3848097C" w14:textId="77777777" w:rsidTr="007B0904">
        <w:trPr>
          <w:trHeight w:val="283"/>
        </w:trPr>
        <w:tc>
          <w:tcPr>
            <w:tcW w:w="2107" w:type="dxa"/>
          </w:tcPr>
          <w:p w14:paraId="38DCFD46" w14:textId="6190920B"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5 cm</w:t>
            </w:r>
          </w:p>
        </w:tc>
        <w:tc>
          <w:tcPr>
            <w:tcW w:w="1586" w:type="dxa"/>
          </w:tcPr>
          <w:p w14:paraId="10ED39A4" w14:textId="40FFDA4E"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77C90438" w14:textId="3266ACE4"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tcPr>
          <w:p w14:paraId="75B3C8A9" w14:textId="28037667"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0D25E007" w14:textId="77777777" w:rsidR="00207834" w:rsidRPr="00DA3E20" w:rsidRDefault="00207834" w:rsidP="00207834">
            <w:pPr>
              <w:jc w:val="right"/>
              <w:rPr>
                <w:rFonts w:ascii="Times New Roman" w:hAnsi="Times New Roman" w:cs="Times New Roman"/>
              </w:rPr>
            </w:pPr>
          </w:p>
        </w:tc>
        <w:tc>
          <w:tcPr>
            <w:tcW w:w="1587" w:type="dxa"/>
          </w:tcPr>
          <w:p w14:paraId="01101DED" w14:textId="7CFC3C06" w:rsidR="00207834" w:rsidRPr="00DA3E20" w:rsidRDefault="00207834" w:rsidP="00207834">
            <w:pPr>
              <w:jc w:val="right"/>
              <w:rPr>
                <w:rFonts w:ascii="Times New Roman" w:hAnsi="Times New Roman" w:cs="Times New Roman"/>
              </w:rPr>
            </w:pPr>
            <w:r w:rsidRPr="00DA3E20">
              <w:rPr>
                <w:rFonts w:ascii="Times New Roman" w:hAnsi="Times New Roman" w:cs="Times New Roman"/>
              </w:rPr>
              <w:t xml:space="preserve">-0.731 </w:t>
            </w:r>
            <m:oMath>
              <m:r>
                <w:rPr>
                  <w:rFonts w:ascii="Cambria Math" w:hAnsi="Cambria Math" w:cs="Times New Roman"/>
                </w:rPr>
                <m:t>±</m:t>
              </m:r>
            </m:oMath>
            <w:r w:rsidRPr="00DA3E20">
              <w:rPr>
                <w:rFonts w:ascii="Times New Roman" w:eastAsiaTheme="minorEastAsia" w:hAnsi="Times New Roman" w:cs="Times New Roman"/>
              </w:rPr>
              <w:t xml:space="preserve"> 1.</w:t>
            </w:r>
            <w:r w:rsidR="00854A91" w:rsidRPr="00DA3E20">
              <w:rPr>
                <w:rFonts w:ascii="Times New Roman" w:eastAsiaTheme="minorEastAsia" w:hAnsi="Times New Roman" w:cs="Times New Roman"/>
              </w:rPr>
              <w:t>137</w:t>
            </w:r>
          </w:p>
        </w:tc>
        <w:tc>
          <w:tcPr>
            <w:tcW w:w="907" w:type="dxa"/>
          </w:tcPr>
          <w:p w14:paraId="6258B51C" w14:textId="458B4070" w:rsidR="00207834" w:rsidRPr="00DA3E20" w:rsidRDefault="00854A91" w:rsidP="00207834">
            <w:pPr>
              <w:jc w:val="right"/>
              <w:rPr>
                <w:rFonts w:ascii="Times New Roman" w:hAnsi="Times New Roman" w:cs="Times New Roman"/>
              </w:rPr>
            </w:pPr>
            <w:r w:rsidRPr="00DA3E20">
              <w:rPr>
                <w:rFonts w:ascii="Times New Roman" w:hAnsi="Times New Roman" w:cs="Times New Roman"/>
              </w:rPr>
              <w:t>-0.640</w:t>
            </w:r>
          </w:p>
        </w:tc>
        <w:tc>
          <w:tcPr>
            <w:tcW w:w="852" w:type="dxa"/>
          </w:tcPr>
          <w:p w14:paraId="0028CCDE" w14:textId="4354FD03" w:rsidR="00207834" w:rsidRPr="00DA3E20" w:rsidRDefault="00854A91" w:rsidP="00207834">
            <w:pPr>
              <w:jc w:val="right"/>
              <w:rPr>
                <w:rFonts w:ascii="Times New Roman" w:hAnsi="Times New Roman" w:cs="Times New Roman"/>
              </w:rPr>
            </w:pPr>
            <w:r w:rsidRPr="00DA3E20">
              <w:rPr>
                <w:rFonts w:ascii="Times New Roman" w:hAnsi="Times New Roman" w:cs="Times New Roman"/>
              </w:rPr>
              <w:t>0.520</w:t>
            </w:r>
          </w:p>
        </w:tc>
      </w:tr>
      <w:tr w:rsidR="00207834" w:rsidRPr="00DA3E20" w14:paraId="1FDF5740" w14:textId="77777777" w:rsidTr="007B0904">
        <w:trPr>
          <w:trHeight w:val="283"/>
        </w:trPr>
        <w:tc>
          <w:tcPr>
            <w:tcW w:w="2107" w:type="dxa"/>
          </w:tcPr>
          <w:p w14:paraId="1A54DC48" w14:textId="023F98FA"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0 cm</w:t>
            </w:r>
          </w:p>
        </w:tc>
        <w:tc>
          <w:tcPr>
            <w:tcW w:w="1586" w:type="dxa"/>
          </w:tcPr>
          <w:p w14:paraId="44936942" w14:textId="50D31360"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6639DE2B" w14:textId="4C9B347F"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tcPr>
          <w:p w14:paraId="550D059D" w14:textId="7939D82E"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6F9D4ABF" w14:textId="77777777" w:rsidR="00207834" w:rsidRPr="00DA3E20" w:rsidRDefault="00207834" w:rsidP="00207834">
            <w:pPr>
              <w:jc w:val="right"/>
              <w:rPr>
                <w:rFonts w:ascii="Times New Roman" w:hAnsi="Times New Roman" w:cs="Times New Roman"/>
              </w:rPr>
            </w:pPr>
          </w:p>
        </w:tc>
        <w:tc>
          <w:tcPr>
            <w:tcW w:w="1587" w:type="dxa"/>
          </w:tcPr>
          <w:p w14:paraId="0049851D" w14:textId="1C9001BD" w:rsidR="00207834" w:rsidRPr="00DA3E20" w:rsidRDefault="00207834" w:rsidP="00207834">
            <w:pPr>
              <w:jc w:val="right"/>
              <w:rPr>
                <w:rFonts w:ascii="Times New Roman" w:hAnsi="Times New Roman" w:cs="Times New Roman"/>
              </w:rPr>
            </w:pPr>
            <w:r w:rsidRPr="00DA3E20">
              <w:rPr>
                <w:rFonts w:ascii="Times New Roman" w:hAnsi="Times New Roman" w:cs="Times New Roman"/>
              </w:rPr>
              <w:t xml:space="preserve">-0.666 </w:t>
            </w:r>
            <m:oMath>
              <m:r>
                <w:rPr>
                  <w:rFonts w:ascii="Cambria Math" w:hAnsi="Cambria Math" w:cs="Times New Roman"/>
                </w:rPr>
                <m:t>±</m:t>
              </m:r>
            </m:oMath>
            <w:r w:rsidRPr="00DA3E20">
              <w:rPr>
                <w:rFonts w:ascii="Times New Roman" w:eastAsiaTheme="minorEastAsia" w:hAnsi="Times New Roman" w:cs="Times New Roman"/>
              </w:rPr>
              <w:t xml:space="preserve"> </w:t>
            </w:r>
            <w:r w:rsidR="00854A91" w:rsidRPr="00DA3E20">
              <w:rPr>
                <w:rFonts w:ascii="Times New Roman" w:eastAsiaTheme="minorEastAsia" w:hAnsi="Times New Roman" w:cs="Times New Roman"/>
              </w:rPr>
              <w:t>0.900</w:t>
            </w:r>
          </w:p>
        </w:tc>
        <w:tc>
          <w:tcPr>
            <w:tcW w:w="907" w:type="dxa"/>
          </w:tcPr>
          <w:p w14:paraId="1F84699A" w14:textId="774C4164" w:rsidR="00207834" w:rsidRPr="00DA3E20" w:rsidRDefault="00854A91" w:rsidP="00207834">
            <w:pPr>
              <w:jc w:val="right"/>
              <w:rPr>
                <w:rFonts w:ascii="Times New Roman" w:hAnsi="Times New Roman" w:cs="Times New Roman"/>
              </w:rPr>
            </w:pPr>
            <w:r w:rsidRPr="00DA3E20">
              <w:rPr>
                <w:rFonts w:ascii="Times New Roman" w:hAnsi="Times New Roman" w:cs="Times New Roman"/>
              </w:rPr>
              <w:t>-0.740</w:t>
            </w:r>
          </w:p>
        </w:tc>
        <w:tc>
          <w:tcPr>
            <w:tcW w:w="852" w:type="dxa"/>
          </w:tcPr>
          <w:p w14:paraId="35D3F80A" w14:textId="0729DF2C" w:rsidR="00207834" w:rsidRPr="00DA3E20" w:rsidRDefault="00854A91" w:rsidP="00207834">
            <w:pPr>
              <w:jc w:val="right"/>
              <w:rPr>
                <w:rFonts w:ascii="Times New Roman" w:hAnsi="Times New Roman" w:cs="Times New Roman"/>
              </w:rPr>
            </w:pPr>
            <w:r w:rsidRPr="00DA3E20">
              <w:rPr>
                <w:rFonts w:ascii="Times New Roman" w:hAnsi="Times New Roman" w:cs="Times New Roman"/>
              </w:rPr>
              <w:t>0.459</w:t>
            </w:r>
          </w:p>
        </w:tc>
      </w:tr>
      <w:tr w:rsidR="00207834" w:rsidRPr="00DA3E20" w14:paraId="4BEC0795" w14:textId="77777777" w:rsidTr="007B0904">
        <w:trPr>
          <w:trHeight w:val="283"/>
        </w:trPr>
        <w:tc>
          <w:tcPr>
            <w:tcW w:w="2107" w:type="dxa"/>
          </w:tcPr>
          <w:p w14:paraId="64E89833" w14:textId="77777777" w:rsidR="00207834" w:rsidRPr="00DA3E20" w:rsidRDefault="00207834" w:rsidP="00207834">
            <w:pPr>
              <w:ind w:firstLine="170"/>
              <w:rPr>
                <w:rFonts w:ascii="Times New Roman" w:hAnsi="Times New Roman" w:cs="Times New Roman"/>
              </w:rPr>
            </w:pPr>
          </w:p>
        </w:tc>
        <w:tc>
          <w:tcPr>
            <w:tcW w:w="1586" w:type="dxa"/>
          </w:tcPr>
          <w:p w14:paraId="4A23C38E" w14:textId="77777777" w:rsidR="00207834" w:rsidRPr="00DA3E20" w:rsidRDefault="00207834" w:rsidP="00207834">
            <w:pPr>
              <w:jc w:val="right"/>
              <w:rPr>
                <w:rFonts w:ascii="Times New Roman" w:hAnsi="Times New Roman" w:cs="Times New Roman"/>
              </w:rPr>
            </w:pPr>
          </w:p>
        </w:tc>
        <w:tc>
          <w:tcPr>
            <w:tcW w:w="905" w:type="dxa"/>
          </w:tcPr>
          <w:p w14:paraId="5911EF0F" w14:textId="77777777" w:rsidR="00207834" w:rsidRPr="00DA3E20" w:rsidRDefault="00207834" w:rsidP="00207834">
            <w:pPr>
              <w:jc w:val="right"/>
              <w:rPr>
                <w:rFonts w:ascii="Times New Roman" w:hAnsi="Times New Roman" w:cs="Times New Roman"/>
              </w:rPr>
            </w:pPr>
          </w:p>
        </w:tc>
        <w:tc>
          <w:tcPr>
            <w:tcW w:w="849" w:type="dxa"/>
          </w:tcPr>
          <w:p w14:paraId="200CEF70" w14:textId="77777777" w:rsidR="00207834" w:rsidRPr="00DA3E20" w:rsidRDefault="00207834" w:rsidP="00207834">
            <w:pPr>
              <w:jc w:val="right"/>
              <w:rPr>
                <w:rFonts w:ascii="Times New Roman" w:hAnsi="Times New Roman" w:cs="Times New Roman"/>
              </w:rPr>
            </w:pPr>
          </w:p>
        </w:tc>
        <w:tc>
          <w:tcPr>
            <w:tcW w:w="563" w:type="dxa"/>
          </w:tcPr>
          <w:p w14:paraId="2B4A5F20" w14:textId="77777777" w:rsidR="00207834" w:rsidRPr="00DA3E20" w:rsidRDefault="00207834" w:rsidP="00207834">
            <w:pPr>
              <w:jc w:val="right"/>
              <w:rPr>
                <w:rFonts w:ascii="Times New Roman" w:hAnsi="Times New Roman" w:cs="Times New Roman"/>
              </w:rPr>
            </w:pPr>
          </w:p>
        </w:tc>
        <w:tc>
          <w:tcPr>
            <w:tcW w:w="1587" w:type="dxa"/>
          </w:tcPr>
          <w:p w14:paraId="5F301462" w14:textId="77777777" w:rsidR="00207834" w:rsidRPr="00DA3E20" w:rsidRDefault="00207834" w:rsidP="00207834">
            <w:pPr>
              <w:jc w:val="right"/>
              <w:rPr>
                <w:rFonts w:ascii="Times New Roman" w:hAnsi="Times New Roman" w:cs="Times New Roman"/>
              </w:rPr>
            </w:pPr>
          </w:p>
        </w:tc>
        <w:tc>
          <w:tcPr>
            <w:tcW w:w="907" w:type="dxa"/>
          </w:tcPr>
          <w:p w14:paraId="528AD190" w14:textId="77777777" w:rsidR="00207834" w:rsidRPr="00DA3E20" w:rsidRDefault="00207834" w:rsidP="00207834">
            <w:pPr>
              <w:jc w:val="right"/>
              <w:rPr>
                <w:rFonts w:ascii="Times New Roman" w:hAnsi="Times New Roman" w:cs="Times New Roman"/>
              </w:rPr>
            </w:pPr>
          </w:p>
        </w:tc>
        <w:tc>
          <w:tcPr>
            <w:tcW w:w="852" w:type="dxa"/>
          </w:tcPr>
          <w:p w14:paraId="3296529C" w14:textId="77777777" w:rsidR="00207834" w:rsidRPr="00DA3E20" w:rsidRDefault="00207834" w:rsidP="00207834">
            <w:pPr>
              <w:jc w:val="right"/>
              <w:rPr>
                <w:rFonts w:ascii="Times New Roman" w:hAnsi="Times New Roman" w:cs="Times New Roman"/>
              </w:rPr>
            </w:pPr>
          </w:p>
        </w:tc>
      </w:tr>
      <w:tr w:rsidR="00207834" w:rsidRPr="00DA3E20" w14:paraId="06A420B0" w14:textId="77777777" w:rsidTr="007B0904">
        <w:trPr>
          <w:trHeight w:val="283"/>
        </w:trPr>
        <w:tc>
          <w:tcPr>
            <w:tcW w:w="2107" w:type="dxa"/>
            <w:tcBorders>
              <w:bottom w:val="single" w:sz="4" w:space="0" w:color="auto"/>
            </w:tcBorders>
          </w:tcPr>
          <w:p w14:paraId="473B282E" w14:textId="0EDF2E2F" w:rsidR="00207834" w:rsidRPr="00DA3E20" w:rsidRDefault="00207834" w:rsidP="00207834">
            <w:pPr>
              <w:rPr>
                <w:rFonts w:ascii="Times New Roman" w:hAnsi="Times New Roman" w:cs="Times New Roman"/>
              </w:rPr>
            </w:pPr>
            <w:r w:rsidRPr="00DA3E20">
              <w:rPr>
                <w:rFonts w:ascii="Times New Roman" w:hAnsi="Times New Roman" w:cs="Times New Roman"/>
                <w:b/>
                <w:bCs/>
              </w:rPr>
              <w:t>Year 2 Hazard</w:t>
            </w:r>
          </w:p>
        </w:tc>
        <w:tc>
          <w:tcPr>
            <w:tcW w:w="1586" w:type="dxa"/>
            <w:tcBorders>
              <w:bottom w:val="single" w:sz="4" w:space="0" w:color="auto"/>
            </w:tcBorders>
            <w:vAlign w:val="center"/>
          </w:tcPr>
          <w:p w14:paraId="43813EFB" w14:textId="77777777" w:rsidR="00207834" w:rsidRPr="00DA3E20" w:rsidRDefault="00207834" w:rsidP="00207834">
            <w:pPr>
              <w:jc w:val="right"/>
              <w:rPr>
                <w:rFonts w:ascii="Times New Roman" w:hAnsi="Times New Roman" w:cs="Times New Roman"/>
              </w:rPr>
            </w:pPr>
          </w:p>
        </w:tc>
        <w:tc>
          <w:tcPr>
            <w:tcW w:w="905" w:type="dxa"/>
            <w:tcBorders>
              <w:bottom w:val="single" w:sz="4" w:space="0" w:color="auto"/>
            </w:tcBorders>
            <w:vAlign w:val="center"/>
          </w:tcPr>
          <w:p w14:paraId="505A0DF5" w14:textId="77777777" w:rsidR="00207834" w:rsidRPr="00DA3E20" w:rsidRDefault="00207834" w:rsidP="00207834">
            <w:pPr>
              <w:jc w:val="right"/>
              <w:rPr>
                <w:rFonts w:ascii="Times New Roman" w:hAnsi="Times New Roman" w:cs="Times New Roman"/>
              </w:rPr>
            </w:pPr>
          </w:p>
        </w:tc>
        <w:tc>
          <w:tcPr>
            <w:tcW w:w="849" w:type="dxa"/>
            <w:tcBorders>
              <w:bottom w:val="single" w:sz="4" w:space="0" w:color="auto"/>
            </w:tcBorders>
            <w:vAlign w:val="center"/>
          </w:tcPr>
          <w:p w14:paraId="29D643A0" w14:textId="77777777" w:rsidR="00207834" w:rsidRPr="00DA3E20" w:rsidRDefault="00207834" w:rsidP="00207834">
            <w:pPr>
              <w:jc w:val="right"/>
              <w:rPr>
                <w:rFonts w:ascii="Times New Roman" w:hAnsi="Times New Roman" w:cs="Times New Roman"/>
              </w:rPr>
            </w:pPr>
          </w:p>
        </w:tc>
        <w:tc>
          <w:tcPr>
            <w:tcW w:w="563" w:type="dxa"/>
            <w:tcBorders>
              <w:bottom w:val="single" w:sz="4" w:space="0" w:color="auto"/>
            </w:tcBorders>
            <w:vAlign w:val="center"/>
          </w:tcPr>
          <w:p w14:paraId="1BED1FE1" w14:textId="77777777" w:rsidR="00207834" w:rsidRPr="00DA3E20" w:rsidRDefault="00207834" w:rsidP="00207834">
            <w:pPr>
              <w:jc w:val="right"/>
              <w:rPr>
                <w:rFonts w:ascii="Times New Roman" w:hAnsi="Times New Roman" w:cs="Times New Roman"/>
              </w:rPr>
            </w:pPr>
          </w:p>
        </w:tc>
        <w:tc>
          <w:tcPr>
            <w:tcW w:w="1587" w:type="dxa"/>
            <w:tcBorders>
              <w:bottom w:val="single" w:sz="4" w:space="0" w:color="auto"/>
            </w:tcBorders>
            <w:vAlign w:val="center"/>
          </w:tcPr>
          <w:p w14:paraId="72ECAA8A" w14:textId="77777777" w:rsidR="00207834" w:rsidRPr="00DA3E20" w:rsidRDefault="00207834" w:rsidP="00207834">
            <w:pPr>
              <w:jc w:val="right"/>
              <w:rPr>
                <w:rFonts w:ascii="Times New Roman" w:hAnsi="Times New Roman" w:cs="Times New Roman"/>
              </w:rPr>
            </w:pPr>
          </w:p>
        </w:tc>
        <w:tc>
          <w:tcPr>
            <w:tcW w:w="907" w:type="dxa"/>
            <w:tcBorders>
              <w:bottom w:val="single" w:sz="4" w:space="0" w:color="auto"/>
            </w:tcBorders>
            <w:vAlign w:val="center"/>
          </w:tcPr>
          <w:p w14:paraId="7C576BFC" w14:textId="77777777" w:rsidR="00207834" w:rsidRPr="00DA3E20" w:rsidRDefault="00207834" w:rsidP="00207834">
            <w:pPr>
              <w:jc w:val="right"/>
              <w:rPr>
                <w:rFonts w:ascii="Times New Roman" w:hAnsi="Times New Roman" w:cs="Times New Roman"/>
              </w:rPr>
            </w:pPr>
          </w:p>
        </w:tc>
        <w:tc>
          <w:tcPr>
            <w:tcW w:w="852" w:type="dxa"/>
            <w:tcBorders>
              <w:bottom w:val="single" w:sz="4" w:space="0" w:color="auto"/>
            </w:tcBorders>
            <w:vAlign w:val="center"/>
          </w:tcPr>
          <w:p w14:paraId="40D6AC7D" w14:textId="77777777" w:rsidR="00207834" w:rsidRPr="00DA3E20" w:rsidRDefault="00207834" w:rsidP="00207834">
            <w:pPr>
              <w:jc w:val="right"/>
              <w:rPr>
                <w:rFonts w:ascii="Times New Roman" w:hAnsi="Times New Roman" w:cs="Times New Roman"/>
              </w:rPr>
            </w:pPr>
          </w:p>
        </w:tc>
      </w:tr>
      <w:tr w:rsidR="00207834" w:rsidRPr="00DA3E20" w14:paraId="17654030" w14:textId="77777777" w:rsidTr="007B0904">
        <w:trPr>
          <w:trHeight w:val="283"/>
        </w:trPr>
        <w:tc>
          <w:tcPr>
            <w:tcW w:w="2107" w:type="dxa"/>
          </w:tcPr>
          <w:p w14:paraId="5B9FBD5A" w14:textId="77777777" w:rsidR="00207834" w:rsidRPr="00DA3E20" w:rsidRDefault="00207834" w:rsidP="00207834">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1A3000F6" w14:textId="171ACE81"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vAlign w:val="center"/>
          </w:tcPr>
          <w:p w14:paraId="3EA199FC" w14:textId="0AABDD26"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589D305D" w14:textId="4DB86B4B"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21553521" w14:textId="77777777" w:rsidR="00207834" w:rsidRPr="00DA3E20" w:rsidRDefault="00207834" w:rsidP="00207834">
            <w:pPr>
              <w:jc w:val="right"/>
              <w:rPr>
                <w:rFonts w:ascii="Times New Roman" w:hAnsi="Times New Roman" w:cs="Times New Roman"/>
              </w:rPr>
            </w:pPr>
          </w:p>
        </w:tc>
        <w:tc>
          <w:tcPr>
            <w:tcW w:w="1587" w:type="dxa"/>
            <w:vAlign w:val="center"/>
          </w:tcPr>
          <w:p w14:paraId="5CE4088E" w14:textId="0C338228" w:rsidR="00207834" w:rsidRPr="00DA3E20" w:rsidRDefault="00207834" w:rsidP="00207834">
            <w:pPr>
              <w:jc w:val="right"/>
              <w:rPr>
                <w:rFonts w:ascii="Times New Roman" w:hAnsi="Times New Roman" w:cs="Times New Roman"/>
              </w:rPr>
            </w:pPr>
            <w:r w:rsidRPr="00DA3E20">
              <w:rPr>
                <w:rFonts w:ascii="Times New Roman" w:hAnsi="Times New Roman" w:cs="Times New Roman"/>
              </w:rPr>
              <w:t>0.</w:t>
            </w:r>
            <w:r w:rsidR="00854A91" w:rsidRPr="00DA3E20">
              <w:rPr>
                <w:rFonts w:ascii="Times New Roman" w:hAnsi="Times New Roman" w:cs="Times New Roman"/>
              </w:rPr>
              <w:t>044</w:t>
            </w:r>
            <w:r w:rsidRPr="00DA3E20">
              <w:rPr>
                <w:rFonts w:ascii="Times New Roman" w:hAnsi="Times New Roman" w:cs="Times New Roman"/>
              </w:rPr>
              <w:t xml:space="preserve"> </w:t>
            </w:r>
            <m:oMath>
              <m:r>
                <w:rPr>
                  <w:rFonts w:ascii="Cambria Math" w:hAnsi="Cambria Math" w:cs="Times New Roman"/>
                </w:rPr>
                <m:t>±</m:t>
              </m:r>
            </m:oMath>
            <w:r w:rsidRPr="00DA3E20">
              <w:rPr>
                <w:rFonts w:ascii="Times New Roman" w:eastAsiaTheme="minorEastAsia" w:hAnsi="Times New Roman" w:cs="Times New Roman"/>
              </w:rPr>
              <w:t xml:space="preserve"> 0.</w:t>
            </w:r>
            <w:r w:rsidR="00854A91" w:rsidRPr="00DA3E20">
              <w:rPr>
                <w:rFonts w:ascii="Times New Roman" w:eastAsiaTheme="minorEastAsia" w:hAnsi="Times New Roman" w:cs="Times New Roman"/>
              </w:rPr>
              <w:t>785</w:t>
            </w:r>
          </w:p>
        </w:tc>
        <w:tc>
          <w:tcPr>
            <w:tcW w:w="907" w:type="dxa"/>
            <w:vAlign w:val="center"/>
          </w:tcPr>
          <w:p w14:paraId="33291A0F" w14:textId="76CE287F" w:rsidR="00207834" w:rsidRPr="00DA3E20" w:rsidRDefault="00854A91" w:rsidP="00207834">
            <w:pPr>
              <w:jc w:val="right"/>
              <w:rPr>
                <w:rFonts w:ascii="Times New Roman" w:hAnsi="Times New Roman" w:cs="Times New Roman"/>
              </w:rPr>
            </w:pPr>
            <w:r w:rsidRPr="00DA3E20">
              <w:rPr>
                <w:rFonts w:ascii="Times New Roman" w:hAnsi="Times New Roman" w:cs="Times New Roman"/>
              </w:rPr>
              <w:t>0.060</w:t>
            </w:r>
          </w:p>
        </w:tc>
        <w:tc>
          <w:tcPr>
            <w:tcW w:w="852" w:type="dxa"/>
            <w:vAlign w:val="center"/>
          </w:tcPr>
          <w:p w14:paraId="4AD98F8F" w14:textId="59C0C889" w:rsidR="00207834" w:rsidRPr="00DA3E20" w:rsidRDefault="00207834" w:rsidP="00207834">
            <w:pPr>
              <w:jc w:val="right"/>
              <w:rPr>
                <w:rFonts w:ascii="Times New Roman" w:hAnsi="Times New Roman" w:cs="Times New Roman"/>
              </w:rPr>
            </w:pPr>
            <w:r w:rsidRPr="00DA3E20">
              <w:rPr>
                <w:rFonts w:ascii="Times New Roman" w:hAnsi="Times New Roman" w:cs="Times New Roman"/>
              </w:rPr>
              <w:t>0.</w:t>
            </w:r>
            <w:r w:rsidR="00854A91" w:rsidRPr="00DA3E20">
              <w:rPr>
                <w:rFonts w:ascii="Times New Roman" w:hAnsi="Times New Roman" w:cs="Times New Roman"/>
              </w:rPr>
              <w:t>956</w:t>
            </w:r>
          </w:p>
        </w:tc>
      </w:tr>
      <w:tr w:rsidR="00207834" w:rsidRPr="00DA3E20" w14:paraId="06895071" w14:textId="77777777" w:rsidTr="007B0904">
        <w:trPr>
          <w:trHeight w:val="283"/>
        </w:trPr>
        <w:tc>
          <w:tcPr>
            <w:tcW w:w="2107" w:type="dxa"/>
          </w:tcPr>
          <w:p w14:paraId="225C1FBF" w14:textId="77777777" w:rsidR="00207834" w:rsidRPr="00DA3E20" w:rsidRDefault="00207834" w:rsidP="00207834">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433A9F9A" w14:textId="77777777" w:rsidR="00207834" w:rsidRPr="00DA3E20" w:rsidRDefault="00207834" w:rsidP="00207834">
            <w:pPr>
              <w:jc w:val="right"/>
              <w:rPr>
                <w:rFonts w:ascii="Times New Roman" w:hAnsi="Times New Roman" w:cs="Times New Roman"/>
              </w:rPr>
            </w:pPr>
          </w:p>
        </w:tc>
        <w:tc>
          <w:tcPr>
            <w:tcW w:w="905" w:type="dxa"/>
            <w:vAlign w:val="center"/>
          </w:tcPr>
          <w:p w14:paraId="3B09C025" w14:textId="77777777" w:rsidR="00207834" w:rsidRPr="00DA3E20" w:rsidRDefault="00207834" w:rsidP="00207834">
            <w:pPr>
              <w:jc w:val="right"/>
              <w:rPr>
                <w:rFonts w:ascii="Times New Roman" w:hAnsi="Times New Roman" w:cs="Times New Roman"/>
              </w:rPr>
            </w:pPr>
          </w:p>
        </w:tc>
        <w:tc>
          <w:tcPr>
            <w:tcW w:w="849" w:type="dxa"/>
            <w:vAlign w:val="center"/>
          </w:tcPr>
          <w:p w14:paraId="001D262F" w14:textId="77777777" w:rsidR="00207834" w:rsidRPr="00DA3E20" w:rsidRDefault="00207834" w:rsidP="00207834">
            <w:pPr>
              <w:jc w:val="right"/>
              <w:rPr>
                <w:rFonts w:ascii="Times New Roman" w:hAnsi="Times New Roman" w:cs="Times New Roman"/>
              </w:rPr>
            </w:pPr>
          </w:p>
        </w:tc>
        <w:tc>
          <w:tcPr>
            <w:tcW w:w="563" w:type="dxa"/>
          </w:tcPr>
          <w:p w14:paraId="794E8B46" w14:textId="77777777" w:rsidR="00207834" w:rsidRPr="00DA3E20" w:rsidRDefault="00207834" w:rsidP="00207834">
            <w:pPr>
              <w:jc w:val="right"/>
              <w:rPr>
                <w:rFonts w:ascii="Times New Roman" w:hAnsi="Times New Roman" w:cs="Times New Roman"/>
              </w:rPr>
            </w:pPr>
          </w:p>
        </w:tc>
        <w:tc>
          <w:tcPr>
            <w:tcW w:w="1587" w:type="dxa"/>
            <w:vAlign w:val="center"/>
          </w:tcPr>
          <w:p w14:paraId="5541F118" w14:textId="77777777" w:rsidR="00207834" w:rsidRPr="00DA3E20" w:rsidRDefault="00207834" w:rsidP="00207834">
            <w:pPr>
              <w:jc w:val="right"/>
              <w:rPr>
                <w:rFonts w:ascii="Times New Roman" w:hAnsi="Times New Roman" w:cs="Times New Roman"/>
              </w:rPr>
            </w:pPr>
          </w:p>
        </w:tc>
        <w:tc>
          <w:tcPr>
            <w:tcW w:w="907" w:type="dxa"/>
            <w:vAlign w:val="center"/>
          </w:tcPr>
          <w:p w14:paraId="5DCB06E6" w14:textId="77777777" w:rsidR="00207834" w:rsidRPr="00DA3E20" w:rsidRDefault="00207834" w:rsidP="00207834">
            <w:pPr>
              <w:jc w:val="right"/>
              <w:rPr>
                <w:rFonts w:ascii="Times New Roman" w:hAnsi="Times New Roman" w:cs="Times New Roman"/>
              </w:rPr>
            </w:pPr>
          </w:p>
        </w:tc>
        <w:tc>
          <w:tcPr>
            <w:tcW w:w="852" w:type="dxa"/>
            <w:vAlign w:val="center"/>
          </w:tcPr>
          <w:p w14:paraId="50D495F2" w14:textId="77777777" w:rsidR="00207834" w:rsidRPr="00DA3E20" w:rsidRDefault="00207834" w:rsidP="00207834">
            <w:pPr>
              <w:jc w:val="right"/>
              <w:rPr>
                <w:rFonts w:ascii="Times New Roman" w:hAnsi="Times New Roman" w:cs="Times New Roman"/>
              </w:rPr>
            </w:pPr>
          </w:p>
        </w:tc>
      </w:tr>
      <w:tr w:rsidR="00207834" w:rsidRPr="00DA3E20" w14:paraId="2DB0E87B" w14:textId="77777777" w:rsidTr="007B0904">
        <w:trPr>
          <w:trHeight w:val="283"/>
        </w:trPr>
        <w:tc>
          <w:tcPr>
            <w:tcW w:w="2107" w:type="dxa"/>
          </w:tcPr>
          <w:p w14:paraId="5CDFA543" w14:textId="77777777"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0AD3ED9C" w14:textId="4D3CA596"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7F4F2D38" w14:textId="4FC729E2"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1B86BC5A" w14:textId="3FA9D429"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1AF477AE" w14:textId="77777777" w:rsidR="00207834" w:rsidRPr="00DA3E20" w:rsidRDefault="00207834" w:rsidP="00207834">
            <w:pPr>
              <w:jc w:val="right"/>
              <w:rPr>
                <w:rFonts w:ascii="Times New Roman" w:hAnsi="Times New Roman" w:cs="Times New Roman"/>
              </w:rPr>
            </w:pPr>
          </w:p>
        </w:tc>
        <w:tc>
          <w:tcPr>
            <w:tcW w:w="1587" w:type="dxa"/>
            <w:vAlign w:val="center"/>
          </w:tcPr>
          <w:p w14:paraId="2F9FFD6B" w14:textId="48746547" w:rsidR="00207834" w:rsidRPr="00DA3E20" w:rsidRDefault="00854A91" w:rsidP="00207834">
            <w:pPr>
              <w:jc w:val="right"/>
              <w:rPr>
                <w:rFonts w:ascii="Times New Roman" w:hAnsi="Times New Roman" w:cs="Times New Roman"/>
              </w:rPr>
            </w:pPr>
            <w:r w:rsidRPr="00DA3E20">
              <w:rPr>
                <w:rFonts w:ascii="Times New Roman" w:hAnsi="Times New Roman" w:cs="Times New Roman"/>
              </w:rPr>
              <w:t>1.197</w:t>
            </w:r>
            <w:r w:rsidR="00207834" w:rsidRPr="00DA3E20">
              <w:rPr>
                <w:rFonts w:ascii="Times New Roman" w:hAnsi="Times New Roman" w:cs="Times New Roman"/>
              </w:rPr>
              <w:t xml:space="preserve"> </w:t>
            </w:r>
            <m:oMath>
              <m:r>
                <w:rPr>
                  <w:rFonts w:ascii="Cambria Math" w:hAnsi="Cambria Math" w:cs="Times New Roman"/>
                </w:rPr>
                <m:t>±</m:t>
              </m:r>
            </m:oMath>
            <w:r w:rsidR="00207834" w:rsidRPr="00DA3E20">
              <w:rPr>
                <w:rFonts w:ascii="Times New Roman" w:eastAsiaTheme="minorEastAsia" w:hAnsi="Times New Roman" w:cs="Times New Roman"/>
              </w:rPr>
              <w:t xml:space="preserve"> </w:t>
            </w:r>
            <w:r w:rsidRPr="00DA3E20">
              <w:rPr>
                <w:rFonts w:ascii="Times New Roman" w:eastAsiaTheme="minorEastAsia" w:hAnsi="Times New Roman" w:cs="Times New Roman"/>
              </w:rPr>
              <w:t>1.128</w:t>
            </w:r>
          </w:p>
        </w:tc>
        <w:tc>
          <w:tcPr>
            <w:tcW w:w="907" w:type="dxa"/>
          </w:tcPr>
          <w:p w14:paraId="27C9B5FC" w14:textId="1EBFF3EA" w:rsidR="00207834" w:rsidRPr="00DA3E20" w:rsidRDefault="00854A91" w:rsidP="00207834">
            <w:pPr>
              <w:jc w:val="right"/>
              <w:rPr>
                <w:rFonts w:ascii="Times New Roman" w:hAnsi="Times New Roman" w:cs="Times New Roman"/>
              </w:rPr>
            </w:pPr>
            <w:r w:rsidRPr="00DA3E20">
              <w:rPr>
                <w:rFonts w:ascii="Times New Roman" w:hAnsi="Times New Roman" w:cs="Times New Roman"/>
              </w:rPr>
              <w:t>1.060</w:t>
            </w:r>
          </w:p>
        </w:tc>
        <w:tc>
          <w:tcPr>
            <w:tcW w:w="852" w:type="dxa"/>
            <w:vAlign w:val="center"/>
          </w:tcPr>
          <w:p w14:paraId="00573C4C" w14:textId="5C5119D6" w:rsidR="00207834" w:rsidRPr="00DA3E20" w:rsidRDefault="00854A91" w:rsidP="00207834">
            <w:pPr>
              <w:jc w:val="right"/>
              <w:rPr>
                <w:rFonts w:ascii="Times New Roman" w:hAnsi="Times New Roman" w:cs="Times New Roman"/>
              </w:rPr>
            </w:pPr>
            <w:r w:rsidRPr="00DA3E20">
              <w:rPr>
                <w:rFonts w:ascii="Times New Roman" w:hAnsi="Times New Roman" w:cs="Times New Roman"/>
              </w:rPr>
              <w:t>0.288</w:t>
            </w:r>
          </w:p>
        </w:tc>
      </w:tr>
      <w:tr w:rsidR="00207834" w:rsidRPr="00DA3E20" w14:paraId="596F19E8" w14:textId="77777777" w:rsidTr="007B0904">
        <w:trPr>
          <w:trHeight w:val="283"/>
        </w:trPr>
        <w:tc>
          <w:tcPr>
            <w:tcW w:w="2107" w:type="dxa"/>
          </w:tcPr>
          <w:p w14:paraId="76D38B5A" w14:textId="77777777"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2C95EDAA" w14:textId="504DAF00"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0ECB50E0" w14:textId="2DC99D4B"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28EA6B1B" w14:textId="7EC54CF4"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441BBA75" w14:textId="77777777" w:rsidR="00207834" w:rsidRPr="00DA3E20" w:rsidRDefault="00207834" w:rsidP="00207834">
            <w:pPr>
              <w:jc w:val="right"/>
              <w:rPr>
                <w:rFonts w:ascii="Times New Roman" w:hAnsi="Times New Roman" w:cs="Times New Roman"/>
              </w:rPr>
            </w:pPr>
          </w:p>
        </w:tc>
        <w:tc>
          <w:tcPr>
            <w:tcW w:w="1587" w:type="dxa"/>
            <w:vAlign w:val="center"/>
          </w:tcPr>
          <w:p w14:paraId="76CCF790" w14:textId="4BC3DF16" w:rsidR="00207834" w:rsidRPr="00DA3E20" w:rsidRDefault="00854A91" w:rsidP="00207834">
            <w:pPr>
              <w:jc w:val="right"/>
              <w:rPr>
                <w:rFonts w:ascii="Times New Roman" w:hAnsi="Times New Roman" w:cs="Times New Roman"/>
              </w:rPr>
            </w:pPr>
            <w:r w:rsidRPr="00DA3E20">
              <w:rPr>
                <w:rFonts w:ascii="Times New Roman" w:hAnsi="Times New Roman" w:cs="Times New Roman"/>
              </w:rPr>
              <w:t>1.033</w:t>
            </w:r>
            <w:r w:rsidR="00207834" w:rsidRPr="00DA3E20">
              <w:rPr>
                <w:rFonts w:ascii="Times New Roman" w:hAnsi="Times New Roman" w:cs="Times New Roman"/>
              </w:rPr>
              <w:t xml:space="preserve"> </w:t>
            </w:r>
            <m:oMath>
              <m:r>
                <w:rPr>
                  <w:rFonts w:ascii="Cambria Math" w:hAnsi="Cambria Math" w:cs="Times New Roman"/>
                </w:rPr>
                <m:t>±</m:t>
              </m:r>
            </m:oMath>
            <w:r w:rsidR="00207834" w:rsidRPr="00DA3E20">
              <w:rPr>
                <w:rFonts w:ascii="Times New Roman" w:eastAsiaTheme="minorEastAsia" w:hAnsi="Times New Roman" w:cs="Times New Roman"/>
              </w:rPr>
              <w:t xml:space="preserve"> </w:t>
            </w:r>
            <w:r w:rsidRPr="00DA3E20">
              <w:rPr>
                <w:rFonts w:ascii="Times New Roman" w:eastAsiaTheme="minorEastAsia" w:hAnsi="Times New Roman" w:cs="Times New Roman"/>
              </w:rPr>
              <w:t>1.175</w:t>
            </w:r>
          </w:p>
        </w:tc>
        <w:tc>
          <w:tcPr>
            <w:tcW w:w="907" w:type="dxa"/>
          </w:tcPr>
          <w:p w14:paraId="30424015" w14:textId="0383E3C8" w:rsidR="00207834" w:rsidRPr="00DA3E20" w:rsidRDefault="00854A91" w:rsidP="00207834">
            <w:pPr>
              <w:jc w:val="right"/>
              <w:rPr>
                <w:rFonts w:ascii="Times New Roman" w:hAnsi="Times New Roman" w:cs="Times New Roman"/>
              </w:rPr>
            </w:pPr>
            <w:r w:rsidRPr="00DA3E20">
              <w:rPr>
                <w:rFonts w:ascii="Times New Roman" w:hAnsi="Times New Roman" w:cs="Times New Roman"/>
              </w:rPr>
              <w:t>0.880</w:t>
            </w:r>
          </w:p>
        </w:tc>
        <w:tc>
          <w:tcPr>
            <w:tcW w:w="852" w:type="dxa"/>
            <w:vAlign w:val="center"/>
          </w:tcPr>
          <w:p w14:paraId="78A12756" w14:textId="3BDF843B" w:rsidR="00207834" w:rsidRPr="00DA3E20" w:rsidRDefault="00854A91" w:rsidP="00207834">
            <w:pPr>
              <w:jc w:val="right"/>
              <w:rPr>
                <w:rFonts w:ascii="Times New Roman" w:hAnsi="Times New Roman" w:cs="Times New Roman"/>
              </w:rPr>
            </w:pPr>
            <w:r w:rsidRPr="00DA3E20">
              <w:rPr>
                <w:rFonts w:ascii="Times New Roman" w:hAnsi="Times New Roman" w:cs="Times New Roman"/>
              </w:rPr>
              <w:t>0.379</w:t>
            </w:r>
          </w:p>
        </w:tc>
      </w:tr>
      <w:tr w:rsidR="00207834" w:rsidRPr="00DA3E20" w14:paraId="0BEAB4BC" w14:textId="77777777" w:rsidTr="007B0904">
        <w:trPr>
          <w:trHeight w:val="283"/>
        </w:trPr>
        <w:tc>
          <w:tcPr>
            <w:tcW w:w="2107" w:type="dxa"/>
          </w:tcPr>
          <w:p w14:paraId="1641C94D" w14:textId="77777777"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74D457A6" w14:textId="462D0772"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113382DA" w14:textId="73C0910F"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002FAF4E" w14:textId="043806F6"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4064E91A" w14:textId="77777777" w:rsidR="00207834" w:rsidRPr="00DA3E20" w:rsidRDefault="00207834" w:rsidP="00207834">
            <w:pPr>
              <w:jc w:val="right"/>
              <w:rPr>
                <w:rFonts w:ascii="Times New Roman" w:hAnsi="Times New Roman" w:cs="Times New Roman"/>
              </w:rPr>
            </w:pPr>
          </w:p>
        </w:tc>
        <w:tc>
          <w:tcPr>
            <w:tcW w:w="1587" w:type="dxa"/>
            <w:vAlign w:val="center"/>
          </w:tcPr>
          <w:p w14:paraId="7A4F52E6" w14:textId="05DDF026" w:rsidR="00207834" w:rsidRPr="00DA3E20" w:rsidRDefault="00854A91" w:rsidP="00207834">
            <w:pPr>
              <w:jc w:val="right"/>
              <w:rPr>
                <w:rFonts w:ascii="Times New Roman" w:hAnsi="Times New Roman" w:cs="Times New Roman"/>
              </w:rPr>
            </w:pPr>
            <w:r w:rsidRPr="00DA3E20">
              <w:rPr>
                <w:rFonts w:ascii="Times New Roman" w:hAnsi="Times New Roman" w:cs="Times New Roman"/>
              </w:rPr>
              <w:t>-</w:t>
            </w:r>
          </w:p>
        </w:tc>
        <w:tc>
          <w:tcPr>
            <w:tcW w:w="907" w:type="dxa"/>
          </w:tcPr>
          <w:p w14:paraId="502C4295" w14:textId="30C881BE" w:rsidR="00207834" w:rsidRPr="00DA3E20" w:rsidRDefault="00854A91" w:rsidP="00207834">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4D031FE0" w14:textId="2F6E7E4D" w:rsidR="00207834" w:rsidRPr="00DA3E20" w:rsidRDefault="00854A91" w:rsidP="00207834">
            <w:pPr>
              <w:jc w:val="right"/>
              <w:rPr>
                <w:rFonts w:ascii="Times New Roman" w:hAnsi="Times New Roman" w:cs="Times New Roman"/>
              </w:rPr>
            </w:pPr>
            <w:r w:rsidRPr="00DA3E20">
              <w:rPr>
                <w:rFonts w:ascii="Times New Roman" w:hAnsi="Times New Roman" w:cs="Times New Roman"/>
              </w:rPr>
              <w:t>-</w:t>
            </w:r>
          </w:p>
        </w:tc>
      </w:tr>
      <w:tr w:rsidR="00207834" w:rsidRPr="00DA3E20" w14:paraId="6DD33085" w14:textId="77777777" w:rsidTr="007B0904">
        <w:trPr>
          <w:trHeight w:val="283"/>
        </w:trPr>
        <w:tc>
          <w:tcPr>
            <w:tcW w:w="2107" w:type="dxa"/>
          </w:tcPr>
          <w:p w14:paraId="7137494A" w14:textId="75028FA0" w:rsidR="00207834" w:rsidRPr="00DA3E20" w:rsidRDefault="00207834" w:rsidP="00207834">
            <w:pPr>
              <w:rPr>
                <w:rFonts w:ascii="Times New Roman" w:hAnsi="Times New Roman" w:cs="Times New Roman"/>
              </w:rPr>
            </w:pPr>
            <w:r w:rsidRPr="00DA3E20">
              <w:rPr>
                <w:rFonts w:ascii="Times New Roman" w:hAnsi="Times New Roman" w:cs="Times New Roman"/>
              </w:rPr>
              <w:t>Warming</w:t>
            </w:r>
            <w:r w:rsidRPr="00DA3E20">
              <w:rPr>
                <w:rFonts w:ascii="Times New Roman" w:hAnsi="Times New Roman" w:cs="Times New Roman"/>
                <w:sz w:val="14"/>
                <w:szCs w:val="14"/>
              </w:rPr>
              <w:t xml:space="preserve"> </w:t>
            </w:r>
            <w:r w:rsidRPr="00DA3E20">
              <w:rPr>
                <w:rFonts w:ascii="Times New Roman" w:hAnsi="Times New Roman" w:cs="Times New Roman"/>
                <w:sz w:val="16"/>
                <w:szCs w:val="16"/>
              </w:rPr>
              <w:t>x</w:t>
            </w:r>
            <w:r w:rsidRPr="00DA3E20">
              <w:rPr>
                <w:rFonts w:ascii="Times New Roman" w:hAnsi="Times New Roman" w:cs="Times New Roman"/>
                <w:sz w:val="14"/>
                <w:szCs w:val="14"/>
              </w:rPr>
              <w:t xml:space="preserve"> </w:t>
            </w:r>
            <w:r w:rsidRPr="00DA3E20">
              <w:rPr>
                <w:rFonts w:ascii="Times New Roman" w:hAnsi="Times New Roman" w:cs="Times New Roman"/>
              </w:rPr>
              <w:t>Trimming</w:t>
            </w:r>
          </w:p>
        </w:tc>
        <w:tc>
          <w:tcPr>
            <w:tcW w:w="1586" w:type="dxa"/>
            <w:vAlign w:val="center"/>
          </w:tcPr>
          <w:p w14:paraId="71039544" w14:textId="77777777" w:rsidR="00207834" w:rsidRPr="00DA3E20" w:rsidRDefault="00207834" w:rsidP="00207834">
            <w:pPr>
              <w:jc w:val="right"/>
              <w:rPr>
                <w:rFonts w:ascii="Times New Roman" w:hAnsi="Times New Roman" w:cs="Times New Roman"/>
              </w:rPr>
            </w:pPr>
          </w:p>
        </w:tc>
        <w:tc>
          <w:tcPr>
            <w:tcW w:w="905" w:type="dxa"/>
          </w:tcPr>
          <w:p w14:paraId="3182356F" w14:textId="77777777" w:rsidR="00207834" w:rsidRPr="00DA3E20" w:rsidRDefault="00207834" w:rsidP="00207834">
            <w:pPr>
              <w:jc w:val="right"/>
              <w:rPr>
                <w:rFonts w:ascii="Times New Roman" w:hAnsi="Times New Roman" w:cs="Times New Roman"/>
              </w:rPr>
            </w:pPr>
          </w:p>
        </w:tc>
        <w:tc>
          <w:tcPr>
            <w:tcW w:w="849" w:type="dxa"/>
            <w:vAlign w:val="center"/>
          </w:tcPr>
          <w:p w14:paraId="6B48B42B" w14:textId="77777777" w:rsidR="00207834" w:rsidRPr="00DA3E20" w:rsidRDefault="00207834" w:rsidP="00207834">
            <w:pPr>
              <w:jc w:val="right"/>
              <w:rPr>
                <w:rFonts w:ascii="Times New Roman" w:hAnsi="Times New Roman" w:cs="Times New Roman"/>
              </w:rPr>
            </w:pPr>
          </w:p>
        </w:tc>
        <w:tc>
          <w:tcPr>
            <w:tcW w:w="563" w:type="dxa"/>
          </w:tcPr>
          <w:p w14:paraId="5F34D572" w14:textId="77777777" w:rsidR="00207834" w:rsidRPr="00DA3E20" w:rsidRDefault="00207834" w:rsidP="00207834">
            <w:pPr>
              <w:jc w:val="right"/>
              <w:rPr>
                <w:rFonts w:ascii="Times New Roman" w:hAnsi="Times New Roman" w:cs="Times New Roman"/>
              </w:rPr>
            </w:pPr>
          </w:p>
        </w:tc>
        <w:tc>
          <w:tcPr>
            <w:tcW w:w="1587" w:type="dxa"/>
            <w:vAlign w:val="center"/>
          </w:tcPr>
          <w:p w14:paraId="08ED7220" w14:textId="77777777" w:rsidR="00207834" w:rsidRPr="00DA3E20" w:rsidRDefault="00207834" w:rsidP="00207834">
            <w:pPr>
              <w:jc w:val="right"/>
              <w:rPr>
                <w:rFonts w:ascii="Times New Roman" w:hAnsi="Times New Roman" w:cs="Times New Roman"/>
              </w:rPr>
            </w:pPr>
          </w:p>
        </w:tc>
        <w:tc>
          <w:tcPr>
            <w:tcW w:w="907" w:type="dxa"/>
          </w:tcPr>
          <w:p w14:paraId="183FE4D5" w14:textId="77777777" w:rsidR="00207834" w:rsidRPr="00DA3E20" w:rsidRDefault="00207834" w:rsidP="00207834">
            <w:pPr>
              <w:jc w:val="right"/>
              <w:rPr>
                <w:rFonts w:ascii="Times New Roman" w:hAnsi="Times New Roman" w:cs="Times New Roman"/>
              </w:rPr>
            </w:pPr>
          </w:p>
        </w:tc>
        <w:tc>
          <w:tcPr>
            <w:tcW w:w="852" w:type="dxa"/>
            <w:vAlign w:val="center"/>
          </w:tcPr>
          <w:p w14:paraId="663A837D" w14:textId="77777777" w:rsidR="00207834" w:rsidRPr="00DA3E20" w:rsidRDefault="00207834" w:rsidP="00207834">
            <w:pPr>
              <w:jc w:val="right"/>
              <w:rPr>
                <w:rFonts w:ascii="Times New Roman" w:hAnsi="Times New Roman" w:cs="Times New Roman"/>
              </w:rPr>
            </w:pPr>
          </w:p>
        </w:tc>
      </w:tr>
      <w:tr w:rsidR="00207834" w:rsidRPr="00DA3E20" w14:paraId="4B103AAD" w14:textId="77777777" w:rsidTr="007B0904">
        <w:trPr>
          <w:trHeight w:val="283"/>
        </w:trPr>
        <w:tc>
          <w:tcPr>
            <w:tcW w:w="2107" w:type="dxa"/>
          </w:tcPr>
          <w:p w14:paraId="6E362028" w14:textId="43EBDD36"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2D7CA0FC" w14:textId="559406D8"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2138A02B" w14:textId="2AD75DB1"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14654314" w14:textId="2332253F"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0BCB0540" w14:textId="77777777" w:rsidR="00207834" w:rsidRPr="00DA3E20" w:rsidRDefault="00207834" w:rsidP="00207834">
            <w:pPr>
              <w:jc w:val="right"/>
              <w:rPr>
                <w:rFonts w:ascii="Times New Roman" w:hAnsi="Times New Roman" w:cs="Times New Roman"/>
              </w:rPr>
            </w:pPr>
          </w:p>
        </w:tc>
        <w:tc>
          <w:tcPr>
            <w:tcW w:w="1587" w:type="dxa"/>
            <w:vAlign w:val="center"/>
          </w:tcPr>
          <w:p w14:paraId="06951775" w14:textId="55E068EA"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7" w:type="dxa"/>
          </w:tcPr>
          <w:p w14:paraId="20B1A79E" w14:textId="1D25C5E2"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5A781025" w14:textId="4D251FA8"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r>
      <w:tr w:rsidR="00207834" w:rsidRPr="00DA3E20" w14:paraId="098CE433" w14:textId="77777777" w:rsidTr="007B0904">
        <w:trPr>
          <w:trHeight w:val="283"/>
        </w:trPr>
        <w:tc>
          <w:tcPr>
            <w:tcW w:w="2107" w:type="dxa"/>
          </w:tcPr>
          <w:p w14:paraId="63D33D99" w14:textId="4A9233B7"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39EF09E6" w14:textId="55CBA279"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225B84F0" w14:textId="0024EBD4"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2C07B07F" w14:textId="2377DEC3"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3E0AD2A7" w14:textId="77777777" w:rsidR="00207834" w:rsidRPr="00DA3E20" w:rsidRDefault="00207834" w:rsidP="00207834">
            <w:pPr>
              <w:jc w:val="right"/>
              <w:rPr>
                <w:rFonts w:ascii="Times New Roman" w:hAnsi="Times New Roman" w:cs="Times New Roman"/>
              </w:rPr>
            </w:pPr>
          </w:p>
        </w:tc>
        <w:tc>
          <w:tcPr>
            <w:tcW w:w="1587" w:type="dxa"/>
            <w:vAlign w:val="center"/>
          </w:tcPr>
          <w:p w14:paraId="40401454" w14:textId="4A465095"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7" w:type="dxa"/>
          </w:tcPr>
          <w:p w14:paraId="7558B52D" w14:textId="3635D558"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672B774E" w14:textId="243C3E7C"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r>
      <w:tr w:rsidR="00207834" w:rsidRPr="00DA3E20" w14:paraId="5A024D27" w14:textId="77777777" w:rsidTr="007B0904">
        <w:trPr>
          <w:trHeight w:val="283"/>
        </w:trPr>
        <w:tc>
          <w:tcPr>
            <w:tcW w:w="2107" w:type="dxa"/>
          </w:tcPr>
          <w:p w14:paraId="4B47212E" w14:textId="65D6CED1" w:rsidR="00207834" w:rsidRPr="00DA3E20" w:rsidRDefault="00207834" w:rsidP="00207834">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02D0C97E" w14:textId="605CC8EC"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5" w:type="dxa"/>
          </w:tcPr>
          <w:p w14:paraId="1ECE89D8" w14:textId="655A141A"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748AD73E" w14:textId="48A9A1E7"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563" w:type="dxa"/>
          </w:tcPr>
          <w:p w14:paraId="0D706A13" w14:textId="77777777" w:rsidR="00207834" w:rsidRPr="00DA3E20" w:rsidRDefault="00207834" w:rsidP="00207834">
            <w:pPr>
              <w:jc w:val="right"/>
              <w:rPr>
                <w:rFonts w:ascii="Times New Roman" w:hAnsi="Times New Roman" w:cs="Times New Roman"/>
              </w:rPr>
            </w:pPr>
          </w:p>
        </w:tc>
        <w:tc>
          <w:tcPr>
            <w:tcW w:w="1587" w:type="dxa"/>
            <w:vAlign w:val="center"/>
          </w:tcPr>
          <w:p w14:paraId="2CA21AD1" w14:textId="068E4624"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907" w:type="dxa"/>
          </w:tcPr>
          <w:p w14:paraId="61EB9B71" w14:textId="074662AE"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26B71DE3" w14:textId="02DF6164" w:rsidR="00207834" w:rsidRPr="00DA3E20" w:rsidRDefault="00207834" w:rsidP="00207834">
            <w:pPr>
              <w:jc w:val="right"/>
              <w:rPr>
                <w:rFonts w:ascii="Times New Roman" w:hAnsi="Times New Roman" w:cs="Times New Roman"/>
              </w:rPr>
            </w:pPr>
            <w:r w:rsidRPr="00DA3E20">
              <w:rPr>
                <w:rFonts w:ascii="Times New Roman" w:hAnsi="Times New Roman" w:cs="Times New Roman"/>
              </w:rPr>
              <w:t>-</w:t>
            </w:r>
          </w:p>
        </w:tc>
      </w:tr>
    </w:tbl>
    <w:p w14:paraId="6A990E5F" w14:textId="77777777" w:rsidR="00C43B6A" w:rsidRPr="00DA3E20" w:rsidRDefault="00C43B6A" w:rsidP="00C43B6A">
      <w:pPr>
        <w:spacing w:after="0" w:line="240" w:lineRule="auto"/>
        <w:rPr>
          <w:rFonts w:ascii="Times New Roman" w:hAnsi="Times New Roman" w:cs="Times New Roman"/>
          <w:sz w:val="24"/>
          <w:szCs w:val="24"/>
        </w:rPr>
      </w:pPr>
    </w:p>
    <w:p w14:paraId="0E70EE23" w14:textId="7D0638BE" w:rsidR="00184EAB" w:rsidRPr="00DA3E20" w:rsidRDefault="00C43B6A">
      <w:pPr>
        <w:rPr>
          <w:rFonts w:ascii="Times New Roman" w:hAnsi="Times New Roman" w:cs="Times New Roman"/>
          <w:sz w:val="24"/>
          <w:szCs w:val="24"/>
        </w:rPr>
      </w:pPr>
      <w:r w:rsidRPr="00DA3E20">
        <w:rPr>
          <w:rFonts w:ascii="Times New Roman" w:hAnsi="Times New Roman" w:cs="Times New Roman"/>
          <w:sz w:val="24"/>
          <w:szCs w:val="24"/>
          <w:vertAlign w:val="superscript"/>
        </w:rPr>
        <w:t>1</w:t>
      </w:r>
      <w:r w:rsidRPr="00DA3E20">
        <w:rPr>
          <w:rFonts w:ascii="Times New Roman" w:hAnsi="Times New Roman" w:cs="Times New Roman"/>
          <w:sz w:val="24"/>
          <w:szCs w:val="24"/>
        </w:rPr>
        <w:t xml:space="preserve"> Note: </w:t>
      </w:r>
      <w:r w:rsidRPr="00DA3E20">
        <w:rPr>
          <w:rFonts w:ascii="Times New Roman" w:hAnsi="Times New Roman" w:cs="Times New Roman"/>
          <w:i/>
          <w:iCs/>
          <w:sz w:val="24"/>
          <w:szCs w:val="24"/>
        </w:rPr>
        <w:t>n</w:t>
      </w:r>
      <w:r w:rsidRPr="00DA3E20">
        <w:rPr>
          <w:rFonts w:ascii="Times New Roman" w:hAnsi="Times New Roman" w:cs="Times New Roman"/>
          <w:sz w:val="24"/>
          <w:szCs w:val="24"/>
        </w:rPr>
        <w:t xml:space="preserve"> = 60 for year 1, and </w:t>
      </w:r>
      <w:r w:rsidRPr="00DA3E20">
        <w:rPr>
          <w:rFonts w:ascii="Times New Roman" w:hAnsi="Times New Roman" w:cs="Times New Roman"/>
          <w:i/>
          <w:iCs/>
          <w:sz w:val="24"/>
          <w:szCs w:val="24"/>
        </w:rPr>
        <w:t>n</w:t>
      </w:r>
      <w:r w:rsidRPr="00DA3E20">
        <w:rPr>
          <w:rFonts w:ascii="Times New Roman" w:hAnsi="Times New Roman" w:cs="Times New Roman"/>
          <w:sz w:val="24"/>
          <w:szCs w:val="24"/>
        </w:rPr>
        <w:t xml:space="preserve"> = 19 for year 2.</w:t>
      </w:r>
      <w:r w:rsidR="00184EAB" w:rsidRPr="00DA3E20">
        <w:rPr>
          <w:rFonts w:ascii="Times New Roman" w:hAnsi="Times New Roman" w:cs="Times New Roman"/>
          <w:sz w:val="24"/>
          <w:szCs w:val="24"/>
        </w:rPr>
        <w:br w:type="page"/>
      </w:r>
    </w:p>
    <w:p w14:paraId="1A46D032" w14:textId="13BFE828" w:rsidR="00184EAB" w:rsidRPr="00DA3E20" w:rsidRDefault="00184EAB" w:rsidP="00392DE2">
      <w:pPr>
        <w:spacing w:after="0" w:line="480" w:lineRule="auto"/>
        <w:ind w:left="284" w:hanging="284"/>
        <w:rPr>
          <w:rFonts w:ascii="Times New Roman" w:hAnsi="Times New Roman" w:cs="Times New Roman"/>
          <w:b/>
          <w:bCs/>
          <w:sz w:val="24"/>
          <w:szCs w:val="24"/>
        </w:rPr>
      </w:pPr>
      <w:r w:rsidRPr="00DA3E20">
        <w:rPr>
          <w:rFonts w:ascii="Times New Roman" w:hAnsi="Times New Roman" w:cs="Times New Roman"/>
          <w:b/>
          <w:bCs/>
          <w:sz w:val="24"/>
          <w:szCs w:val="24"/>
        </w:rPr>
        <w:lastRenderedPageBreak/>
        <w:t>Figure Captions</w:t>
      </w:r>
    </w:p>
    <w:p w14:paraId="0854EDFA" w14:textId="4E9947DD" w:rsidR="00184EAB" w:rsidRPr="00DA3E20" w:rsidRDefault="00184EAB" w:rsidP="00392DE2">
      <w:pPr>
        <w:spacing w:after="0" w:line="480" w:lineRule="auto"/>
        <w:rPr>
          <w:rFonts w:ascii="Times New Roman" w:hAnsi="Times New Roman" w:cs="Times New Roman"/>
          <w:b/>
          <w:bCs/>
          <w:sz w:val="24"/>
          <w:szCs w:val="24"/>
        </w:rPr>
      </w:pPr>
      <w:commentRangeStart w:id="341"/>
      <w:commentRangeStart w:id="342"/>
      <w:r w:rsidRPr="00DA3E20">
        <w:rPr>
          <w:rFonts w:ascii="Times New Roman" w:hAnsi="Times New Roman" w:cs="Times New Roman"/>
          <w:b/>
          <w:bCs/>
          <w:sz w:val="24"/>
          <w:szCs w:val="24"/>
        </w:rPr>
        <w:t xml:space="preserve">Figure 1. </w:t>
      </w:r>
      <w:commentRangeEnd w:id="341"/>
      <w:r w:rsidR="004854DF" w:rsidRPr="00DA3E20">
        <w:rPr>
          <w:rStyle w:val="CommentReference"/>
        </w:rPr>
        <w:commentReference w:id="341"/>
      </w:r>
      <w:commentRangeEnd w:id="342"/>
      <w:r w:rsidR="00D26D44" w:rsidRPr="00DA3E20">
        <w:rPr>
          <w:rStyle w:val="CommentReference"/>
        </w:rPr>
        <w:commentReference w:id="342"/>
      </w:r>
      <w:r w:rsidRPr="00DA3E20">
        <w:rPr>
          <w:rFonts w:ascii="Times New Roman" w:hAnsi="Times New Roman" w:cs="Times New Roman"/>
          <w:sz w:val="24"/>
          <w:szCs w:val="24"/>
        </w:rPr>
        <w:t xml:space="preserve">Survival curves for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(CN)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i/>
          <w:iCs/>
          <w:sz w:val="24"/>
          <w:szCs w:val="24"/>
        </w:rPr>
        <w:t xml:space="preserve"> </w:t>
      </w:r>
      <w:r w:rsidRPr="00DA3E20">
        <w:rPr>
          <w:rFonts w:ascii="Times New Roman" w:hAnsi="Times New Roman" w:cs="Times New Roman"/>
          <w:sz w:val="24"/>
          <w:szCs w:val="24"/>
        </w:rPr>
        <w:t xml:space="preserve">(CA), comparing trimming treatments within </w:t>
      </w:r>
      <w:del w:id="343" w:author="Trevor Drees" w:date="2025-07-22T17:40:00Z" w16du:dateUtc="2025-07-23T00:40:00Z">
        <w:r w:rsidRPr="00DA3E20" w:rsidDel="00D26D44">
          <w:rPr>
            <w:rFonts w:ascii="Times New Roman" w:hAnsi="Times New Roman" w:cs="Times New Roman"/>
            <w:sz w:val="24"/>
            <w:szCs w:val="24"/>
          </w:rPr>
          <w:delText>each warming treatment</w:delText>
        </w:r>
      </w:del>
      <w:ins w:id="344" w:author="Trevor Drees" w:date="2025-07-22T17:40:00Z" w16du:dateUtc="2025-07-23T00:40:00Z">
        <w:r w:rsidR="00D26D44" w:rsidRPr="00DA3E20">
          <w:rPr>
            <w:rFonts w:ascii="Times New Roman" w:hAnsi="Times New Roman" w:cs="Times New Roman"/>
            <w:sz w:val="24"/>
            <w:szCs w:val="24"/>
          </w:rPr>
          <w:t xml:space="preserve">the </w:t>
        </w:r>
        <w:proofErr w:type="spellStart"/>
        <w:r w:rsidR="00D26D44" w:rsidRPr="00DA3E20">
          <w:rPr>
            <w:rFonts w:ascii="Times New Roman" w:hAnsi="Times New Roman" w:cs="Times New Roman"/>
            <w:sz w:val="24"/>
            <w:szCs w:val="24"/>
          </w:rPr>
          <w:t>unwarmed</w:t>
        </w:r>
        <w:proofErr w:type="spellEnd"/>
        <w:r w:rsidR="00D26D44" w:rsidRPr="00DA3E20">
          <w:rPr>
            <w:rFonts w:ascii="Times New Roman" w:hAnsi="Times New Roman" w:cs="Times New Roman"/>
            <w:sz w:val="24"/>
            <w:szCs w:val="24"/>
          </w:rPr>
          <w:t xml:space="preserve"> </w:t>
        </w:r>
      </w:ins>
      <w:ins w:id="345" w:author="Trevor Drees" w:date="2025-07-22T17:41:00Z" w16du:dateUtc="2025-07-23T00:41:00Z">
        <w:r w:rsidR="00D26D44" w:rsidRPr="00DA3E20">
          <w:rPr>
            <w:rFonts w:ascii="Times New Roman" w:hAnsi="Times New Roman" w:cs="Times New Roman"/>
            <w:sz w:val="24"/>
            <w:szCs w:val="24"/>
          </w:rPr>
          <w:t xml:space="preserve">(NW) </w:t>
        </w:r>
      </w:ins>
      <w:ins w:id="346" w:author="Trevor Drees" w:date="2025-07-22T17:40:00Z" w16du:dateUtc="2025-07-23T00:40:00Z">
        <w:r w:rsidR="00D26D44" w:rsidRPr="00DA3E20">
          <w:rPr>
            <w:rFonts w:ascii="Times New Roman" w:hAnsi="Times New Roman" w:cs="Times New Roman"/>
            <w:sz w:val="24"/>
            <w:szCs w:val="24"/>
          </w:rPr>
          <w:t>and warmed</w:t>
        </w:r>
      </w:ins>
      <w:ins w:id="347" w:author="Trevor Drees" w:date="2025-07-22T17:41:00Z" w16du:dateUtc="2025-07-23T00:41:00Z">
        <w:r w:rsidR="00D26D44" w:rsidRPr="00DA3E20">
          <w:rPr>
            <w:rFonts w:ascii="Times New Roman" w:hAnsi="Times New Roman" w:cs="Times New Roman"/>
            <w:sz w:val="24"/>
            <w:szCs w:val="24"/>
          </w:rPr>
          <w:t xml:space="preserve"> (W)</w:t>
        </w:r>
      </w:ins>
      <w:ins w:id="348" w:author="Trevor Drees" w:date="2025-07-22T17:40:00Z" w16du:dateUtc="2025-07-23T00:40:00Z">
        <w:r w:rsidR="00D26D44" w:rsidRPr="00DA3E20">
          <w:rPr>
            <w:rFonts w:ascii="Times New Roman" w:hAnsi="Times New Roman" w:cs="Times New Roman"/>
            <w:sz w:val="24"/>
            <w:szCs w:val="24"/>
          </w:rPr>
          <w:t xml:space="preserve"> treatment groups</w:t>
        </w:r>
      </w:ins>
      <w:r w:rsidRPr="00DA3E20">
        <w:rPr>
          <w:rFonts w:ascii="Times New Roman" w:hAnsi="Times New Roman" w:cs="Times New Roman"/>
          <w:sz w:val="24"/>
          <w:szCs w:val="24"/>
        </w:rPr>
        <w:t>.</w:t>
      </w:r>
      <w:r w:rsidR="00CD3EF7" w:rsidRPr="00DA3E20">
        <w:rPr>
          <w:rFonts w:ascii="Times New Roman" w:hAnsi="Times New Roman" w:cs="Times New Roman"/>
          <w:sz w:val="24"/>
          <w:szCs w:val="24"/>
        </w:rPr>
        <w:t xml:space="preserve"> Solid lines represent the untrimmed treatment group, while dashed lines represent treatment groups trimmed at 10 cm, 5 cm, and 0 cm. </w:t>
      </w:r>
      <w:r w:rsidR="00B31AC3" w:rsidRPr="00DA3E20">
        <w:rPr>
          <w:rFonts w:ascii="Times New Roman" w:hAnsi="Times New Roman" w:cs="Times New Roman"/>
          <w:i/>
          <w:iCs/>
          <w:sz w:val="24"/>
          <w:szCs w:val="24"/>
        </w:rPr>
        <w:t xml:space="preserve">C. </w:t>
      </w:r>
      <w:proofErr w:type="spellStart"/>
      <w:r w:rsidR="00B31AC3" w:rsidRPr="00DA3E20">
        <w:rPr>
          <w:rFonts w:ascii="Times New Roman" w:hAnsi="Times New Roman" w:cs="Times New Roman"/>
          <w:i/>
          <w:iCs/>
          <w:sz w:val="24"/>
          <w:szCs w:val="24"/>
        </w:rPr>
        <w:t>acanthoides</w:t>
      </w:r>
      <w:proofErr w:type="spellEnd"/>
      <w:r w:rsidR="00B31AC3" w:rsidRPr="00DA3E20">
        <w:rPr>
          <w:rFonts w:ascii="Times New Roman" w:hAnsi="Times New Roman" w:cs="Times New Roman"/>
          <w:sz w:val="24"/>
          <w:szCs w:val="24"/>
        </w:rPr>
        <w:t xml:space="preserve"> data are divided into two years</w:t>
      </w:r>
      <w:r w:rsidR="00CA5D93" w:rsidRPr="00DA3E20">
        <w:rPr>
          <w:rFonts w:ascii="Times New Roman" w:hAnsi="Times New Roman" w:cs="Times New Roman"/>
          <w:sz w:val="24"/>
          <w:szCs w:val="24"/>
        </w:rPr>
        <w:t xml:space="preserve"> (Y1 and Y2)</w:t>
      </w:r>
      <w:r w:rsidR="00B31AC3" w:rsidRPr="00DA3E20">
        <w:rPr>
          <w:rFonts w:ascii="Times New Roman" w:hAnsi="Times New Roman" w:cs="Times New Roman"/>
          <w:sz w:val="24"/>
          <w:szCs w:val="24"/>
        </w:rPr>
        <w:t>, separated by a 20-week pause in trimming.</w:t>
      </w:r>
    </w:p>
    <w:p w14:paraId="7DDFFFEA" w14:textId="6FBB899E" w:rsidR="00184EAB" w:rsidRPr="00DA3E20" w:rsidRDefault="00184EAB" w:rsidP="00392DE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 xml:space="preserve">Figure 2. </w:t>
      </w:r>
      <w:r w:rsidRPr="00DA3E20">
        <w:rPr>
          <w:rFonts w:ascii="Times New Roman" w:hAnsi="Times New Roman" w:cs="Times New Roman"/>
          <w:sz w:val="24"/>
          <w:szCs w:val="24"/>
        </w:rPr>
        <w:t xml:space="preserve">Survival curves for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(CN)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(CA), comparing warming treatments within each trimming treatment.</w:t>
      </w:r>
      <w:r w:rsidR="00CD3EF7" w:rsidRPr="00DA3E20">
        <w:rPr>
          <w:rFonts w:ascii="Times New Roman" w:hAnsi="Times New Roman" w:cs="Times New Roman"/>
          <w:sz w:val="24"/>
          <w:szCs w:val="24"/>
        </w:rPr>
        <w:t xml:space="preserve"> Solid lines represent the </w:t>
      </w:r>
      <w:proofErr w:type="spellStart"/>
      <w:r w:rsidR="00CD3EF7" w:rsidRPr="00DA3E20">
        <w:rPr>
          <w:rFonts w:ascii="Times New Roman" w:hAnsi="Times New Roman" w:cs="Times New Roman"/>
          <w:sz w:val="24"/>
          <w:szCs w:val="24"/>
        </w:rPr>
        <w:t>unwarmed</w:t>
      </w:r>
      <w:proofErr w:type="spellEnd"/>
      <w:r w:rsidR="00CD3EF7" w:rsidRPr="00DA3E20">
        <w:rPr>
          <w:rFonts w:ascii="Times New Roman" w:hAnsi="Times New Roman" w:cs="Times New Roman"/>
          <w:sz w:val="24"/>
          <w:szCs w:val="24"/>
        </w:rPr>
        <w:t xml:space="preserve"> treatment group, while dashed lines represent the warmed treatment group.</w:t>
      </w:r>
      <w:r w:rsidR="00B31AC3" w:rsidRPr="00DA3E20">
        <w:rPr>
          <w:rFonts w:ascii="Times New Roman" w:hAnsi="Times New Roman" w:cs="Times New Roman"/>
          <w:sz w:val="24"/>
          <w:szCs w:val="24"/>
        </w:rPr>
        <w:t xml:space="preserve"> </w:t>
      </w:r>
      <w:r w:rsidR="00B31AC3" w:rsidRPr="00DA3E20">
        <w:rPr>
          <w:rFonts w:ascii="Times New Roman" w:hAnsi="Times New Roman" w:cs="Times New Roman"/>
          <w:i/>
          <w:iCs/>
          <w:sz w:val="24"/>
          <w:szCs w:val="24"/>
        </w:rPr>
        <w:t xml:space="preserve">C. </w:t>
      </w:r>
      <w:proofErr w:type="spellStart"/>
      <w:r w:rsidR="00B31AC3" w:rsidRPr="00DA3E20">
        <w:rPr>
          <w:rFonts w:ascii="Times New Roman" w:hAnsi="Times New Roman" w:cs="Times New Roman"/>
          <w:i/>
          <w:iCs/>
          <w:sz w:val="24"/>
          <w:szCs w:val="24"/>
        </w:rPr>
        <w:t>acanthoides</w:t>
      </w:r>
      <w:proofErr w:type="spellEnd"/>
      <w:r w:rsidR="00B31AC3" w:rsidRPr="00DA3E20">
        <w:rPr>
          <w:rFonts w:ascii="Times New Roman" w:hAnsi="Times New Roman" w:cs="Times New Roman"/>
          <w:sz w:val="24"/>
          <w:szCs w:val="24"/>
        </w:rPr>
        <w:t xml:space="preserve"> data are divided into two years</w:t>
      </w:r>
      <w:r w:rsidR="00CA5D93" w:rsidRPr="00DA3E20">
        <w:rPr>
          <w:rFonts w:ascii="Times New Roman" w:hAnsi="Times New Roman" w:cs="Times New Roman"/>
          <w:sz w:val="24"/>
          <w:szCs w:val="24"/>
        </w:rPr>
        <w:t xml:space="preserve"> (Y1 and Y2)</w:t>
      </w:r>
      <w:r w:rsidR="00B31AC3" w:rsidRPr="00DA3E20">
        <w:rPr>
          <w:rFonts w:ascii="Times New Roman" w:hAnsi="Times New Roman" w:cs="Times New Roman"/>
          <w:sz w:val="24"/>
          <w:szCs w:val="24"/>
        </w:rPr>
        <w:t>, separated by a 20-week pause in trimming.</w:t>
      </w:r>
    </w:p>
    <w:p w14:paraId="41C94735" w14:textId="77777777" w:rsidR="00184EAB" w:rsidRPr="00DA3E20" w:rsidRDefault="00184EAB">
      <w:pPr>
        <w:rPr>
          <w:rFonts w:ascii="Times New Roman" w:hAnsi="Times New Roman" w:cs="Times New Roman"/>
          <w:sz w:val="24"/>
          <w:szCs w:val="24"/>
        </w:rPr>
      </w:pPr>
      <w:r w:rsidRPr="00DA3E20">
        <w:rPr>
          <w:rFonts w:ascii="Times New Roman" w:hAnsi="Times New Roman" w:cs="Times New Roman"/>
          <w:sz w:val="24"/>
          <w:szCs w:val="24"/>
        </w:rPr>
        <w:br w:type="page"/>
      </w:r>
    </w:p>
    <w:p w14:paraId="02484EAB" w14:textId="01BFDA82" w:rsidR="005469B4" w:rsidRPr="00DA3E20" w:rsidRDefault="00B16130" w:rsidP="005469B4">
      <w:pPr>
        <w:spacing w:line="480" w:lineRule="auto"/>
        <w:ind w:left="284" w:hanging="284"/>
        <w:jc w:val="both"/>
        <w:rPr>
          <w:rFonts w:ascii="Times New Roman" w:hAnsi="Times New Roman" w:cs="Times New Roman"/>
          <w:sz w:val="24"/>
          <w:szCs w:val="24"/>
        </w:rPr>
      </w:pPr>
      <w:r w:rsidRPr="00DA3E20">
        <w:rPr>
          <w:rFonts w:ascii="Times New Roman" w:hAnsi="Times New Roman" w:cs="Times New Roman"/>
          <w:noProof/>
          <w:sz w:val="24"/>
          <w:szCs w:val="24"/>
        </w:rPr>
        <w:lastRenderedPageBreak/>
        <w:drawing>
          <wp:inline distT="0" distB="0" distL="0" distR="0" wp14:anchorId="12C95D5C" wp14:editId="47EE2F24">
            <wp:extent cx="5911200" cy="4035600"/>
            <wp:effectExtent l="0" t="0" r="0" b="3175"/>
            <wp:docPr id="86660390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1200" cy="4035600"/>
                    </a:xfrm>
                    <a:prstGeom prst="rect">
                      <a:avLst/>
                    </a:prstGeom>
                    <a:noFill/>
                    <a:ln>
                      <a:noFill/>
                    </a:ln>
                  </pic:spPr>
                </pic:pic>
              </a:graphicData>
            </a:graphic>
          </wp:inline>
        </w:drawing>
      </w:r>
    </w:p>
    <w:p w14:paraId="1BC7821E" w14:textId="1F87D929" w:rsidR="00184EAB" w:rsidRPr="00DA3E20" w:rsidRDefault="005469B4" w:rsidP="0041014C">
      <w:pPr>
        <w:spacing w:line="240" w:lineRule="auto"/>
        <w:ind w:left="284" w:hanging="284"/>
        <w:jc w:val="both"/>
        <w:rPr>
          <w:rFonts w:ascii="Times New Roman" w:hAnsi="Times New Roman" w:cs="Times New Roman"/>
          <w:b/>
          <w:bCs/>
          <w:sz w:val="24"/>
          <w:szCs w:val="24"/>
        </w:rPr>
      </w:pPr>
      <w:commentRangeStart w:id="349"/>
      <w:commentRangeStart w:id="350"/>
      <w:r w:rsidRPr="00DA3E20">
        <w:rPr>
          <w:rFonts w:ascii="Times New Roman" w:hAnsi="Times New Roman" w:cs="Times New Roman"/>
          <w:b/>
          <w:bCs/>
          <w:sz w:val="24"/>
          <w:szCs w:val="24"/>
        </w:rPr>
        <w:t>Figure 1.</w:t>
      </w:r>
      <w:commentRangeEnd w:id="349"/>
      <w:r w:rsidR="004854DF" w:rsidRPr="00DA3E20">
        <w:rPr>
          <w:rStyle w:val="CommentReference"/>
        </w:rPr>
        <w:commentReference w:id="349"/>
      </w:r>
      <w:commentRangeEnd w:id="350"/>
      <w:r w:rsidR="00547180">
        <w:rPr>
          <w:rStyle w:val="CommentReference"/>
        </w:rPr>
        <w:commentReference w:id="350"/>
      </w:r>
      <w:r w:rsidR="00184EAB" w:rsidRPr="00DA3E20">
        <w:rPr>
          <w:rFonts w:ascii="Times New Roman" w:hAnsi="Times New Roman" w:cs="Times New Roman"/>
          <w:b/>
          <w:bCs/>
          <w:sz w:val="24"/>
          <w:szCs w:val="24"/>
        </w:rPr>
        <w:br w:type="page"/>
      </w:r>
    </w:p>
    <w:p w14:paraId="645DBFDC" w14:textId="127B7001" w:rsidR="00184EAB" w:rsidRPr="00DA3E20" w:rsidRDefault="00B16130" w:rsidP="005469B4">
      <w:pPr>
        <w:spacing w:line="480" w:lineRule="auto"/>
        <w:ind w:left="284" w:hanging="284"/>
        <w:jc w:val="both"/>
        <w:rPr>
          <w:rFonts w:ascii="Times New Roman" w:hAnsi="Times New Roman" w:cs="Times New Roman"/>
          <w:sz w:val="24"/>
          <w:szCs w:val="24"/>
        </w:rPr>
      </w:pPr>
      <w:r w:rsidRPr="00DA3E20">
        <w:rPr>
          <w:rFonts w:ascii="Times New Roman" w:hAnsi="Times New Roman" w:cs="Times New Roman"/>
          <w:noProof/>
          <w:sz w:val="24"/>
          <w:szCs w:val="24"/>
        </w:rPr>
        <w:lastRenderedPageBreak/>
        <w:drawing>
          <wp:inline distT="0" distB="0" distL="0" distR="0" wp14:anchorId="502A06D7" wp14:editId="6301678B">
            <wp:extent cx="5910580" cy="7772400"/>
            <wp:effectExtent l="0" t="0" r="0" b="0"/>
            <wp:docPr id="2015614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1200" cy="7773215"/>
                    </a:xfrm>
                    <a:prstGeom prst="rect">
                      <a:avLst/>
                    </a:prstGeom>
                    <a:noFill/>
                    <a:ln>
                      <a:noFill/>
                    </a:ln>
                  </pic:spPr>
                </pic:pic>
              </a:graphicData>
            </a:graphic>
          </wp:inline>
        </w:drawing>
      </w:r>
    </w:p>
    <w:p w14:paraId="74BED46C" w14:textId="44D86BDB" w:rsidR="005469B4" w:rsidRPr="005469B4" w:rsidRDefault="005469B4" w:rsidP="0041014C">
      <w:pPr>
        <w:spacing w:line="240" w:lineRule="auto"/>
        <w:ind w:left="284" w:hanging="284"/>
        <w:jc w:val="both"/>
        <w:rPr>
          <w:rFonts w:ascii="Times New Roman" w:hAnsi="Times New Roman" w:cs="Times New Roman"/>
          <w:b/>
          <w:bCs/>
          <w:sz w:val="24"/>
          <w:szCs w:val="24"/>
        </w:rPr>
      </w:pPr>
      <w:r w:rsidRPr="00DA3E20">
        <w:rPr>
          <w:rFonts w:ascii="Times New Roman" w:hAnsi="Times New Roman" w:cs="Times New Roman"/>
          <w:b/>
          <w:bCs/>
          <w:sz w:val="24"/>
          <w:szCs w:val="24"/>
        </w:rPr>
        <w:t>Figure 2.</w:t>
      </w:r>
    </w:p>
    <w:sectPr w:rsidR="005469B4" w:rsidRPr="005469B4" w:rsidSect="00604784">
      <w:footerReference w:type="default" r:id="rId14"/>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evor Drees" w:date="2025-06-04T20:02:00Z" w:initials="TD">
    <w:p w14:paraId="3A024221" w14:textId="77777777" w:rsidR="003E42AD" w:rsidRPr="00DA3E20" w:rsidRDefault="003E42AD" w:rsidP="003E42AD">
      <w:pPr>
        <w:pStyle w:val="CommentText"/>
      </w:pPr>
      <w:r w:rsidRPr="00DA3E20">
        <w:rPr>
          <w:rStyle w:val="CommentReference"/>
        </w:rPr>
        <w:annotationRef/>
      </w:r>
      <w:r w:rsidRPr="00DA3E20">
        <w:t>Updated the title. Thoughts?</w:t>
      </w:r>
    </w:p>
  </w:comment>
  <w:comment w:id="1" w:author="van der Heide, Emma Rae" w:date="2025-07-14T15:40:00Z" w:initials="Ev">
    <w:p w14:paraId="15836E25" w14:textId="77777777" w:rsidR="005C0775" w:rsidRPr="00DA3E20" w:rsidRDefault="005C0775" w:rsidP="005C0775">
      <w:pPr>
        <w:pStyle w:val="CommentText"/>
      </w:pPr>
      <w:r w:rsidRPr="00DA3E20">
        <w:rPr>
          <w:rStyle w:val="CommentReference"/>
        </w:rPr>
        <w:annotationRef/>
      </w:r>
      <w:r w:rsidRPr="00DA3E20">
        <w:t>I like the updated version better! Makes it sound a bit more applied</w:t>
      </w:r>
    </w:p>
  </w:comment>
  <w:comment w:id="2" w:author="Trevor Drees" w:date="2025-07-22T17:37:00Z" w:initials="TD">
    <w:p w14:paraId="7FC3DD5F" w14:textId="77777777" w:rsidR="00D26D44" w:rsidRPr="00DA3E20" w:rsidRDefault="00D26D44" w:rsidP="00D26D44">
      <w:pPr>
        <w:pStyle w:val="CommentText"/>
      </w:pPr>
      <w:r w:rsidRPr="00DA3E20">
        <w:rPr>
          <w:rStyle w:val="CommentReference"/>
        </w:rPr>
        <w:annotationRef/>
      </w:r>
      <w:r w:rsidRPr="00DA3E20">
        <w:t>Adding “widespread” puts this over the 120-character limit (including spaces), so we’ll need to rethink this.</w:t>
      </w:r>
    </w:p>
  </w:comment>
  <w:comment w:id="6" w:author="Shea, Katriona" w:date="2025-07-18T01:03:00Z" w:initials="KS">
    <w:p w14:paraId="2DEEB685" w14:textId="3EABE80C" w:rsidR="00CE0263" w:rsidRPr="00DA3E20" w:rsidRDefault="00CE0263">
      <w:pPr>
        <w:pStyle w:val="CommentText"/>
      </w:pPr>
      <w:r w:rsidRPr="00DA3E20">
        <w:rPr>
          <w:rStyle w:val="CommentReference"/>
        </w:rPr>
        <w:annotationRef/>
      </w:r>
      <w:r w:rsidRPr="00DA3E20">
        <w:t>Emma’s email overview comments were:</w:t>
      </w:r>
    </w:p>
    <w:p w14:paraId="09B6708E" w14:textId="77777777" w:rsidR="00CE0263" w:rsidRPr="00DA3E20" w:rsidRDefault="00CE0263" w:rsidP="00CE0263">
      <w:pPr>
        <w:pStyle w:val="CommentText"/>
      </w:pPr>
      <w:r w:rsidRPr="00DA3E20">
        <w:t xml:space="preserve">Based on recent reviews for one of my own papers, my biggest concern is that a reviewer is likely to say that this is too species-specific. You've clearly thought about this and attempted to broaden the scope, but I think it would be helpful to devote some more space in the introduction or methods to establishing why </w:t>
      </w:r>
      <w:r w:rsidRPr="00DA3E20">
        <w:rPr>
          <w:i/>
          <w:iCs/>
        </w:rPr>
        <w:t>C. nutans</w:t>
      </w:r>
      <w:r w:rsidRPr="00DA3E20">
        <w:t xml:space="preserve"> and </w:t>
      </w:r>
      <w:r w:rsidRPr="00DA3E20">
        <w:rPr>
          <w:i/>
          <w:iCs/>
        </w:rPr>
        <w:t>C. acanthoides</w:t>
      </w:r>
      <w:r w:rsidRPr="00DA3E20">
        <w:t> are representative of ruderal plants more broadly.</w:t>
      </w:r>
    </w:p>
    <w:p w14:paraId="37089ED9" w14:textId="77777777" w:rsidR="00CE0263" w:rsidRPr="00DA3E20" w:rsidRDefault="00CE0263" w:rsidP="00CE0263">
      <w:pPr>
        <w:pStyle w:val="CommentText"/>
      </w:pPr>
    </w:p>
    <w:p w14:paraId="60C2CB90" w14:textId="77777777" w:rsidR="00CE0263" w:rsidRPr="00DA3E20" w:rsidRDefault="00CE0263" w:rsidP="00CE0263">
      <w:pPr>
        <w:pStyle w:val="CommentText"/>
      </w:pPr>
      <w:r w:rsidRPr="00DA3E20">
        <w:t>The other main thing I noticed was that I had a bit of a hard time interpreting the results tables. Is there a reason why you went with table format instead of a figure? I think a figure would be helpful, especially for that case where trimming to 5 cm increased the value of your response variable (survival, if memory serves?). Particularly since you've presented log-transformed responses, it's a bit harder to visualize.</w:t>
      </w:r>
    </w:p>
    <w:p w14:paraId="23E87A96" w14:textId="18B7DAED" w:rsidR="00CE0263" w:rsidRPr="00DA3E20" w:rsidRDefault="00CE0263">
      <w:pPr>
        <w:pStyle w:val="CommentText"/>
      </w:pPr>
    </w:p>
  </w:comment>
  <w:comment w:id="7" w:author="Shea, Katriona" w:date="2025-07-18T01:18:00Z" w:initials="KS">
    <w:p w14:paraId="551FEB9B" w14:textId="210B7740" w:rsidR="003E2BD2" w:rsidRPr="00DA3E20" w:rsidRDefault="003E2BD2">
      <w:pPr>
        <w:pStyle w:val="CommentText"/>
      </w:pPr>
      <w:r w:rsidRPr="00DA3E20">
        <w:rPr>
          <w:rStyle w:val="CommentReference"/>
        </w:rPr>
        <w:annotationRef/>
      </w:r>
      <w:r w:rsidRPr="00DA3E20">
        <w:t xml:space="preserve">Trevor, Emma’s suggestion to add </w:t>
      </w:r>
      <w:r w:rsidR="000B7185" w:rsidRPr="00DA3E20">
        <w:t xml:space="preserve">a bit </w:t>
      </w:r>
      <w:r w:rsidRPr="00DA3E20">
        <w:t>more to show how CN and CA are representative of weedy, ruderal species would be good.</w:t>
      </w:r>
    </w:p>
    <w:p w14:paraId="62ABD6D7" w14:textId="77777777" w:rsidR="003E2BD2" w:rsidRPr="00DA3E20" w:rsidRDefault="003E2BD2">
      <w:pPr>
        <w:pStyle w:val="CommentText"/>
      </w:pPr>
    </w:p>
    <w:p w14:paraId="5D58B194" w14:textId="77777777" w:rsidR="003E2BD2" w:rsidRPr="00DA3E20" w:rsidRDefault="003E2BD2">
      <w:pPr>
        <w:pStyle w:val="CommentText"/>
      </w:pPr>
      <w:r w:rsidRPr="00DA3E20">
        <w:t>Can you try a figure as she suggested, too?</w:t>
      </w:r>
    </w:p>
    <w:p w14:paraId="4B4CA698" w14:textId="77777777" w:rsidR="000B7185" w:rsidRPr="00DA3E20" w:rsidRDefault="000B7185">
      <w:pPr>
        <w:pStyle w:val="CommentText"/>
      </w:pPr>
    </w:p>
    <w:p w14:paraId="727AA3A0" w14:textId="4CE54D67" w:rsidR="000B7185" w:rsidRPr="00DA3E20" w:rsidRDefault="000B7185">
      <w:pPr>
        <w:pStyle w:val="CommentText"/>
      </w:pPr>
      <w:r w:rsidRPr="00DA3E20">
        <w:t>Also, she dropped info re code for a power analysis.</w:t>
      </w:r>
    </w:p>
  </w:comment>
  <w:comment w:id="8" w:author="Trevor Drees" w:date="2025-07-27T17:55:00Z" w:initials="TD">
    <w:p w14:paraId="3BE03BF6" w14:textId="77777777" w:rsidR="00383F67" w:rsidRDefault="00383F67" w:rsidP="00383F67">
      <w:pPr>
        <w:pStyle w:val="CommentText"/>
      </w:pPr>
      <w:r>
        <w:rPr>
          <w:rStyle w:val="CommentReference"/>
        </w:rPr>
        <w:annotationRef/>
      </w:r>
      <w:r>
        <w:t>Added some more text on CN/CA representativeness of weedy, ruderal species.</w:t>
      </w:r>
    </w:p>
    <w:p w14:paraId="24691174" w14:textId="77777777" w:rsidR="00383F67" w:rsidRDefault="00383F67" w:rsidP="00383F67">
      <w:pPr>
        <w:pStyle w:val="CommentText"/>
      </w:pPr>
    </w:p>
    <w:p w14:paraId="07B132A1" w14:textId="77777777" w:rsidR="00383F67" w:rsidRDefault="00383F67" w:rsidP="00383F67">
      <w:pPr>
        <w:pStyle w:val="CommentText"/>
      </w:pPr>
      <w:r>
        <w:t xml:space="preserve">Regarding the figure and power analysis, let’s discuss further in our next meeting. Both of these actions will take some time to implement. </w:t>
      </w:r>
    </w:p>
  </w:comment>
  <w:comment w:id="9" w:author="Trevor Drees" w:date="2025-06-04T20:03:00Z" w:initials="TD">
    <w:p w14:paraId="766E737F" w14:textId="45F319C6" w:rsidR="003E42AD" w:rsidRPr="00DA3E20" w:rsidRDefault="003E42AD" w:rsidP="003E42AD">
      <w:pPr>
        <w:pStyle w:val="CommentText"/>
      </w:pPr>
      <w:r w:rsidRPr="00DA3E20">
        <w:rPr>
          <w:rStyle w:val="CommentReference"/>
        </w:rPr>
        <w:annotationRef/>
      </w:r>
      <w:r w:rsidRPr="00DA3E20">
        <w:t>Will provide repo links once ready to submit.</w:t>
      </w:r>
    </w:p>
  </w:comment>
  <w:comment w:id="21" w:author="Shea, Katriona" w:date="2025-07-18T01:34:00Z" w:initials="KS">
    <w:p w14:paraId="255C3897" w14:textId="29C67165" w:rsidR="00FA2D64" w:rsidRPr="00DA3E20" w:rsidRDefault="00FA2D64" w:rsidP="00FA2D64">
      <w:pPr>
        <w:pStyle w:val="CommentText"/>
        <w:rPr>
          <w:rFonts w:ascii="Times New Roman" w:hAnsi="Times New Roman" w:cs="Times New Roman"/>
          <w:sz w:val="24"/>
          <w:szCs w:val="24"/>
        </w:rPr>
      </w:pPr>
      <w:r w:rsidRPr="00DA3E20">
        <w:rPr>
          <w:rStyle w:val="CommentReference"/>
        </w:rPr>
        <w:annotationRef/>
      </w:r>
      <w:r w:rsidRPr="00DA3E20">
        <w:rPr>
          <w:rFonts w:ascii="Times New Roman" w:hAnsi="Times New Roman" w:cs="Times New Roman"/>
          <w:sz w:val="24"/>
          <w:szCs w:val="24"/>
        </w:rPr>
        <w:t>Emma really liked the start of the discussion.  The paper might stand out better if we start with that idea?  What about starting this way instead?:</w:t>
      </w:r>
    </w:p>
    <w:p w14:paraId="5DF3CCEC" w14:textId="77777777" w:rsidR="00FA2D64" w:rsidRPr="00DA3E20" w:rsidRDefault="00FA2D64" w:rsidP="00FA2D64">
      <w:pPr>
        <w:pStyle w:val="CommentText"/>
        <w:rPr>
          <w:rFonts w:ascii="Times New Roman" w:hAnsi="Times New Roman" w:cs="Times New Roman"/>
          <w:sz w:val="24"/>
          <w:szCs w:val="24"/>
        </w:rPr>
      </w:pPr>
    </w:p>
    <w:p w14:paraId="51B4090F" w14:textId="6D09724B" w:rsidR="00FA2D64" w:rsidRPr="00DA3E20" w:rsidRDefault="00FA2D64" w:rsidP="00FA2D64">
      <w:pPr>
        <w:pStyle w:val="CommentText"/>
      </w:pPr>
      <w:r w:rsidRPr="00DA3E20">
        <w:rPr>
          <w:rFonts w:ascii="Times New Roman" w:hAnsi="Times New Roman" w:cs="Times New Roman"/>
          <w:sz w:val="24"/>
          <w:szCs w:val="24"/>
        </w:rPr>
        <w:t>“Invasive species are often disturbance-adapted; this includes not only natural disturbances but, unfortunately, the disturbances we apply as part of management regimes. As natural and intervention-based perturbations are also likely affected by broader environmental changes, new interactions will make effective management of these species increasingly challenging”</w:t>
      </w:r>
    </w:p>
  </w:comment>
  <w:comment w:id="22" w:author="Trevor Drees" w:date="2025-07-27T17:45:00Z" w:initials="TD">
    <w:p w14:paraId="2FAFCC9E" w14:textId="77777777" w:rsidR="00133E09" w:rsidRDefault="00133E09" w:rsidP="00133E09">
      <w:pPr>
        <w:pStyle w:val="CommentText"/>
      </w:pPr>
      <w:r>
        <w:rPr>
          <w:rStyle w:val="CommentReference"/>
        </w:rPr>
        <w:annotationRef/>
      </w:r>
      <w:r>
        <w:t>Done.</w:t>
      </w:r>
    </w:p>
  </w:comment>
  <w:comment w:id="26" w:author="van der Heide, Emma Rae" w:date="2025-07-14T15:49:00Z" w:initials="Ev">
    <w:p w14:paraId="2B36DF3A" w14:textId="79658CCD" w:rsidR="005C0775" w:rsidRPr="00DA3E20" w:rsidRDefault="005C0775" w:rsidP="005C0775">
      <w:pPr>
        <w:pStyle w:val="CommentText"/>
      </w:pPr>
      <w:r w:rsidRPr="00DA3E20">
        <w:rPr>
          <w:rStyle w:val="CommentReference"/>
        </w:rPr>
        <w:annotationRef/>
      </w:r>
      <w:r w:rsidRPr="00DA3E20">
        <w:t>I wonder if these sentences could be condensed a bit? This abstract seems to be on the long side</w:t>
      </w:r>
    </w:p>
  </w:comment>
  <w:comment w:id="27" w:author="Trevor Drees" w:date="2025-07-23T16:08:00Z" w:initials="TD">
    <w:p w14:paraId="145ADDBB" w14:textId="77777777" w:rsidR="00EF688F" w:rsidRPr="00DA3E20" w:rsidRDefault="00EF688F" w:rsidP="00EF688F">
      <w:pPr>
        <w:pStyle w:val="CommentText"/>
      </w:pPr>
      <w:r w:rsidRPr="00DA3E20">
        <w:rPr>
          <w:rStyle w:val="CommentReference"/>
        </w:rPr>
        <w:annotationRef/>
      </w:r>
      <w:r w:rsidRPr="00DA3E20">
        <w:t>Condensed using Kat’s edits.</w:t>
      </w:r>
    </w:p>
  </w:comment>
  <w:comment w:id="32" w:author="van der Heide, Emma Rae" w:date="2025-07-14T15:52:00Z" w:initials="Ev">
    <w:p w14:paraId="32125D2C" w14:textId="46F42707" w:rsidR="0027730A" w:rsidRPr="00DA3E20" w:rsidRDefault="0027730A" w:rsidP="0027730A">
      <w:pPr>
        <w:pStyle w:val="CommentText"/>
      </w:pPr>
      <w:r w:rsidRPr="00DA3E20">
        <w:rPr>
          <w:rStyle w:val="CommentReference"/>
        </w:rPr>
        <w:annotationRef/>
      </w:r>
      <w:r w:rsidRPr="00DA3E20">
        <w:t xml:space="preserve">Based on the abstract alone, this extension from thistles to invasive or weedy species seems like a bit of a leap. </w:t>
      </w:r>
    </w:p>
    <w:p w14:paraId="058D385B" w14:textId="77777777" w:rsidR="0027730A" w:rsidRPr="00DA3E20" w:rsidRDefault="0027730A" w:rsidP="0027730A">
      <w:pPr>
        <w:pStyle w:val="CommentText"/>
      </w:pPr>
    </w:p>
    <w:p w14:paraId="27E3E454" w14:textId="77777777" w:rsidR="0027730A" w:rsidRPr="00DA3E20" w:rsidRDefault="0027730A" w:rsidP="0027730A">
      <w:pPr>
        <w:pStyle w:val="CommentText"/>
      </w:pPr>
      <w:r w:rsidRPr="00DA3E20">
        <w:t>But also: one of my papers recently got reviews that felt that the scope of my research was too species-specific, so broadening your scope beyond thistles makes sense. Will try to remember to return to this comment after I’ve read the rest.</w:t>
      </w:r>
    </w:p>
  </w:comment>
  <w:comment w:id="33" w:author="van der Heide, Emma Rae" w:date="2025-07-15T10:56:00Z" w:initials="Ev">
    <w:p w14:paraId="0D9C8B0A" w14:textId="77777777" w:rsidR="0033711B" w:rsidRPr="00DA3E20" w:rsidRDefault="0033711B" w:rsidP="0033711B">
      <w:pPr>
        <w:pStyle w:val="CommentText"/>
      </w:pPr>
      <w:r w:rsidRPr="00DA3E20">
        <w:rPr>
          <w:rStyle w:val="CommentReference"/>
        </w:rPr>
        <w:annotationRef/>
      </w:r>
      <w:r w:rsidRPr="00DA3E20">
        <w:t>Having now read the rest of this paper, I think this could be supported a bit better in the main text.</w:t>
      </w:r>
    </w:p>
  </w:comment>
  <w:comment w:id="34" w:author="Shea, Katriona" w:date="2025-07-18T01:41:00Z" w:initials="KS">
    <w:p w14:paraId="16D203B3" w14:textId="08111C5A" w:rsidR="008E68C8" w:rsidRPr="00DA3E20" w:rsidRDefault="008E68C8">
      <w:pPr>
        <w:pStyle w:val="CommentText"/>
      </w:pPr>
      <w:r w:rsidRPr="00DA3E20">
        <w:rPr>
          <w:rStyle w:val="CommentReference"/>
        </w:rPr>
        <w:annotationRef/>
      </w:r>
      <w:r w:rsidRPr="00DA3E20">
        <w:t>Trevor, can you add something to support our use of CN and CA as representative into the intro, please?</w:t>
      </w:r>
    </w:p>
  </w:comment>
  <w:comment w:id="35" w:author="Trevor Drees" w:date="2025-07-23T16:14:00Z" w:initials="TD">
    <w:p w14:paraId="01D5E569" w14:textId="77777777" w:rsidR="00EB3EAA" w:rsidRDefault="00DA3E20" w:rsidP="00EB3EAA">
      <w:pPr>
        <w:pStyle w:val="CommentText"/>
      </w:pPr>
      <w:r>
        <w:rPr>
          <w:rStyle w:val="CommentReference"/>
        </w:rPr>
        <w:annotationRef/>
      </w:r>
      <w:r w:rsidR="00EB3EAA">
        <w:t>Noted; spent some time doing this in the last paragraph of the intro.</w:t>
      </w:r>
    </w:p>
  </w:comment>
  <w:comment w:id="38" w:author="Trevor Drees" w:date="2025-05-28T07:16:00Z" w:initials="TD">
    <w:p w14:paraId="45974F3A" w14:textId="4AC437C6" w:rsidR="00362899" w:rsidRPr="00DA3E20" w:rsidRDefault="00314F1A" w:rsidP="00362899">
      <w:pPr>
        <w:pStyle w:val="CommentText"/>
      </w:pPr>
      <w:r w:rsidRPr="00DA3E20">
        <w:rPr>
          <w:rStyle w:val="CommentReference"/>
        </w:rPr>
        <w:annotationRef/>
      </w:r>
      <w:r w:rsidR="00362899" w:rsidRPr="00DA3E20">
        <w:t>Kat’s vision for an intro (transcribed from our last meeting):</w:t>
      </w:r>
    </w:p>
    <w:p w14:paraId="58C748D9" w14:textId="77777777" w:rsidR="00362899" w:rsidRPr="00DA3E20" w:rsidRDefault="00362899" w:rsidP="00362899">
      <w:pPr>
        <w:pStyle w:val="CommentText"/>
      </w:pPr>
    </w:p>
    <w:p w14:paraId="79BA6206" w14:textId="77777777" w:rsidR="00362899" w:rsidRPr="00DA3E20" w:rsidRDefault="00362899" w:rsidP="00362899">
      <w:pPr>
        <w:pStyle w:val="CommentText"/>
      </w:pPr>
      <w:r w:rsidRPr="00DA3E20">
        <w:t>A lot of invasive species are disturbance adapted. Trouble with that is that this also means that they are somewhat able to deal with the disturbances we apply via management, possibly tolerant from perturbations from climate change. Complication is when these things start to interact. This may be interesting. We address this with two related species.</w:t>
      </w:r>
    </w:p>
  </w:comment>
  <w:comment w:id="39" w:author="Shea, Katriona" w:date="2025-07-18T04:46:00Z" w:initials="KS">
    <w:p w14:paraId="517BE93A" w14:textId="0FEE0DDB" w:rsidR="007A78F0" w:rsidRPr="00DA3E20" w:rsidRDefault="007A78F0">
      <w:pPr>
        <w:pStyle w:val="CommentText"/>
      </w:pPr>
      <w:r w:rsidRPr="00DA3E20">
        <w:rPr>
          <w:rStyle w:val="CommentReference"/>
        </w:rPr>
        <w:annotationRef/>
      </w:r>
      <w:r w:rsidRPr="00DA3E20">
        <w:t xml:space="preserve">Did you do this?  It might be best to have a first par with the overview logic and then the subsequent paras to elaborate? </w:t>
      </w:r>
    </w:p>
  </w:comment>
  <w:comment w:id="40" w:author="Trevor Drees" w:date="2025-07-23T17:02:00Z" w:initials="TD">
    <w:p w14:paraId="7F5448E5" w14:textId="77777777" w:rsidR="00D746A5" w:rsidRDefault="00D746A5" w:rsidP="00D746A5">
      <w:pPr>
        <w:pStyle w:val="CommentText"/>
      </w:pPr>
      <w:r>
        <w:rPr>
          <w:rStyle w:val="CommentReference"/>
        </w:rPr>
        <w:annotationRef/>
      </w:r>
      <w:r>
        <w:t>Yes, I did this. It’s not all concentrated in a single paragraph, though - it’s the entire intro!</w:t>
      </w:r>
    </w:p>
  </w:comment>
  <w:comment w:id="42" w:author="van der Heide, Emma Rae" w:date="2025-07-14T15:55:00Z" w:initials="Ev">
    <w:p w14:paraId="6E3397E0" w14:textId="585243CB" w:rsidR="0027730A" w:rsidRPr="00DA3E20" w:rsidRDefault="0027730A" w:rsidP="0027730A">
      <w:pPr>
        <w:pStyle w:val="CommentText"/>
      </w:pPr>
      <w:r w:rsidRPr="00DA3E20">
        <w:rPr>
          <w:rStyle w:val="CommentReference"/>
        </w:rPr>
        <w:annotationRef/>
      </w:r>
      <w:r w:rsidRPr="00DA3E20">
        <w:t>Starting the sentence with “many” and then following up with “often” feels a bit redundant to me. Could move the “often” to “and are often highly successful in areas”</w:t>
      </w:r>
    </w:p>
  </w:comment>
  <w:comment w:id="43" w:author="Shea, Katriona" w:date="2025-07-18T04:45:00Z" w:initials="KS">
    <w:p w14:paraId="5DB36D03" w14:textId="77BB0A99" w:rsidR="007A78F0" w:rsidRPr="00DA3E20" w:rsidRDefault="007A78F0">
      <w:pPr>
        <w:pStyle w:val="CommentText"/>
      </w:pPr>
      <w:r w:rsidRPr="00DA3E20">
        <w:rPr>
          <w:rStyle w:val="CommentReference"/>
        </w:rPr>
        <w:annotationRef/>
      </w:r>
      <w:r w:rsidRPr="00DA3E20">
        <w:t>Remove often</w:t>
      </w:r>
    </w:p>
  </w:comment>
  <w:comment w:id="44" w:author="Trevor Drees" w:date="2025-07-23T17:03:00Z" w:initials="TD">
    <w:p w14:paraId="1BDE4837" w14:textId="77777777" w:rsidR="00D746A5" w:rsidRDefault="00D746A5" w:rsidP="00D746A5">
      <w:pPr>
        <w:pStyle w:val="CommentText"/>
      </w:pPr>
      <w:r>
        <w:rPr>
          <w:rStyle w:val="CommentReference"/>
        </w:rPr>
        <w:annotationRef/>
      </w:r>
      <w:r>
        <w:t>Done.</w:t>
      </w:r>
    </w:p>
  </w:comment>
  <w:comment w:id="46" w:author="van der Heide, Emma Rae" w:date="2025-07-14T15:59:00Z" w:initials="Ev">
    <w:p w14:paraId="3EB8A27D" w14:textId="60FF8ACA" w:rsidR="0027730A" w:rsidRPr="00DA3E20" w:rsidRDefault="0027730A" w:rsidP="0027730A">
      <w:pPr>
        <w:pStyle w:val="CommentText"/>
      </w:pPr>
      <w:r w:rsidRPr="00DA3E20">
        <w:rPr>
          <w:rStyle w:val="CommentReference"/>
        </w:rPr>
        <w:annotationRef/>
      </w:r>
      <w:r w:rsidRPr="00DA3E20">
        <w:t>This sentence feels like it’s in opposition to the previous one. Disturbance-adapted species should be expected to handle disturbance well (I would think). I wonder if you could rephrase to make it clearer that you’re talking about differences in how they respond to disturbance. Maybe something like “How these species respond to/recover from disturbance…”?</w:t>
      </w:r>
    </w:p>
  </w:comment>
  <w:comment w:id="47" w:author="Trevor Drees" w:date="2025-07-23T17:03:00Z" w:initials="TD">
    <w:p w14:paraId="42E837B5" w14:textId="77777777" w:rsidR="00D746A5" w:rsidRDefault="00D746A5" w:rsidP="00D746A5">
      <w:pPr>
        <w:pStyle w:val="CommentText"/>
      </w:pPr>
      <w:r>
        <w:rPr>
          <w:rStyle w:val="CommentReference"/>
        </w:rPr>
        <w:annotationRef/>
      </w:r>
      <w:r>
        <w:t>Done.</w:t>
      </w:r>
    </w:p>
  </w:comment>
  <w:comment w:id="54" w:author="Shea, Katriona" w:date="2025-05-27T12:00:00Z" w:initials="KS">
    <w:p w14:paraId="0C4BD699" w14:textId="70017AE4" w:rsidR="00495A29" w:rsidRPr="00DA3E20" w:rsidRDefault="00495A29">
      <w:pPr>
        <w:pStyle w:val="CommentText"/>
      </w:pPr>
      <w:r w:rsidRPr="00DA3E20">
        <w:rPr>
          <w:rStyle w:val="CommentReference"/>
        </w:rPr>
        <w:annotationRef/>
      </w:r>
      <w:r w:rsidRPr="00DA3E20">
        <w:t>Don’t you think we need something like this here?</w:t>
      </w:r>
    </w:p>
  </w:comment>
  <w:comment w:id="55" w:author="Trevor Drees" w:date="2025-06-04T20:04:00Z" w:initials="TD">
    <w:p w14:paraId="37A4F45A" w14:textId="77777777" w:rsidR="003E42AD" w:rsidRPr="00DA3E20" w:rsidRDefault="003E42AD" w:rsidP="003E42AD">
      <w:pPr>
        <w:pStyle w:val="CommentText"/>
      </w:pPr>
      <w:r w:rsidRPr="00DA3E20">
        <w:rPr>
          <w:rStyle w:val="CommentReference"/>
        </w:rPr>
        <w:annotationRef/>
      </w:r>
      <w:r w:rsidRPr="00DA3E20">
        <w:t>Agreed, this is a good addition.</w:t>
      </w:r>
    </w:p>
  </w:comment>
  <w:comment w:id="56" w:author="van der Heide, Emma Rae" w:date="2025-07-14T16:02:00Z" w:initials="Ev">
    <w:p w14:paraId="3E7898F0" w14:textId="77777777" w:rsidR="0018222B" w:rsidRPr="00DA3E20" w:rsidRDefault="0018222B" w:rsidP="0018222B">
      <w:pPr>
        <w:pStyle w:val="CommentText"/>
      </w:pPr>
      <w:r w:rsidRPr="00DA3E20">
        <w:rPr>
          <w:rStyle w:val="CommentReference"/>
        </w:rPr>
        <w:annotationRef/>
      </w:r>
      <w:r w:rsidRPr="00DA3E20">
        <w:t>An example here might be helpful? Also a note that mode of action is a thing in pesticides/herbicides, and refers basically to the chemistry mode of action that kills a plant/pathogen.</w:t>
      </w:r>
    </w:p>
    <w:p w14:paraId="338FFD30" w14:textId="77777777" w:rsidR="0018222B" w:rsidRPr="00DA3E20" w:rsidRDefault="0018222B" w:rsidP="0018222B">
      <w:pPr>
        <w:pStyle w:val="CommentText"/>
      </w:pPr>
    </w:p>
    <w:p w14:paraId="49ACC3C8" w14:textId="77777777" w:rsidR="0018222B" w:rsidRPr="00DA3E20" w:rsidRDefault="0018222B" w:rsidP="0018222B">
      <w:pPr>
        <w:pStyle w:val="CommentText"/>
      </w:pPr>
      <w:r w:rsidRPr="00DA3E20">
        <w:t>Maybe something like, “This is because management interventions are, from the perspective of the plant being managed, a form of disturbance.”</w:t>
      </w:r>
    </w:p>
  </w:comment>
  <w:comment w:id="57" w:author="Shea, Katriona" w:date="2025-07-18T04:47:00Z" w:initials="KS">
    <w:p w14:paraId="695314EF" w14:textId="0ACB65F3" w:rsidR="007A78F0" w:rsidRPr="00DA3E20" w:rsidRDefault="007A78F0">
      <w:pPr>
        <w:pStyle w:val="CommentText"/>
      </w:pPr>
      <w:r w:rsidRPr="00DA3E20">
        <w:rPr>
          <w:rStyle w:val="CommentReference"/>
        </w:rPr>
        <w:annotationRef/>
      </w:r>
      <w:r w:rsidRPr="00DA3E20">
        <w:t>Yes, good suggestion</w:t>
      </w:r>
    </w:p>
  </w:comment>
  <w:comment w:id="58" w:author="Trevor Drees" w:date="2025-07-27T16:06:00Z" w:initials="TD">
    <w:p w14:paraId="16C6F942" w14:textId="77777777" w:rsidR="00B676A2" w:rsidRDefault="00B676A2" w:rsidP="00B676A2">
      <w:pPr>
        <w:pStyle w:val="CommentText"/>
      </w:pPr>
      <w:r>
        <w:rPr>
          <w:rStyle w:val="CommentReference"/>
        </w:rPr>
        <w:annotationRef/>
      </w:r>
      <w:r>
        <w:t>Added.</w:t>
      </w:r>
    </w:p>
  </w:comment>
  <w:comment w:id="67" w:author="van der Heide, Emma Rae" w:date="2025-07-14T16:05:00Z" w:initials="Ev">
    <w:p w14:paraId="71D01967" w14:textId="34FB2810" w:rsidR="0018222B" w:rsidRPr="00DA3E20" w:rsidRDefault="0018222B" w:rsidP="0018222B">
      <w:pPr>
        <w:pStyle w:val="CommentText"/>
      </w:pPr>
      <w:r w:rsidRPr="00DA3E20">
        <w:rPr>
          <w:rStyle w:val="CommentReference"/>
        </w:rPr>
        <w:annotationRef/>
      </w:r>
      <w:r w:rsidRPr="00DA3E20">
        <w:t>I think this could maybe be two sentences, especially since the next paragraph is motivated by the second clause here.</w:t>
      </w:r>
    </w:p>
  </w:comment>
  <w:comment w:id="68" w:author="Trevor Drees" w:date="2025-07-27T15:59:00Z" w:initials="TD">
    <w:p w14:paraId="6A166A4B" w14:textId="77777777" w:rsidR="00B676A2" w:rsidRDefault="00B676A2" w:rsidP="00B676A2">
      <w:pPr>
        <w:pStyle w:val="CommentText"/>
      </w:pPr>
      <w:r>
        <w:rPr>
          <w:rStyle w:val="CommentReference"/>
        </w:rPr>
        <w:annotationRef/>
      </w:r>
      <w:r>
        <w:t>Split.</w:t>
      </w:r>
    </w:p>
  </w:comment>
  <w:comment w:id="96" w:author="van der Heide, Emma Rae" w:date="2025-07-14T16:15:00Z" w:initials="Ev">
    <w:p w14:paraId="1C39B70C" w14:textId="77777777" w:rsidR="00C93DE8" w:rsidRPr="00DA3E20" w:rsidRDefault="00C93DE8" w:rsidP="00C93DE8">
      <w:pPr>
        <w:pStyle w:val="CommentText"/>
      </w:pPr>
      <w:r w:rsidRPr="00DA3E20">
        <w:rPr>
          <w:rStyle w:val="CommentReference"/>
        </w:rPr>
        <w:annotationRef/>
      </w:r>
      <w:r w:rsidRPr="00DA3E20">
        <w:t>This feels like not the strongest example - I read it as hedging the first part of the sentence. Maybe a rephrase to something like “, although the mechanisms by which efficacy is reduced is not yet fully understood.”</w:t>
      </w:r>
    </w:p>
  </w:comment>
  <w:comment w:id="97" w:author="Shea, Katriona" w:date="2025-07-18T04:51:00Z" w:initials="KS">
    <w:p w14:paraId="6E590505" w14:textId="655BC8B8" w:rsidR="007A78F0" w:rsidRPr="00DA3E20" w:rsidRDefault="007A78F0">
      <w:pPr>
        <w:pStyle w:val="CommentText"/>
      </w:pPr>
      <w:r w:rsidRPr="00DA3E20">
        <w:rPr>
          <w:rStyle w:val="CommentReference"/>
        </w:rPr>
        <w:annotationRef/>
      </w:r>
      <w:r w:rsidRPr="00DA3E20">
        <w:t>Good suggestion</w:t>
      </w:r>
    </w:p>
  </w:comment>
  <w:comment w:id="98" w:author="Trevor Drees" w:date="2025-07-27T16:37:00Z" w:initials="TD">
    <w:p w14:paraId="19F34602" w14:textId="77777777" w:rsidR="00471C02" w:rsidRDefault="00471C02" w:rsidP="00471C02">
      <w:pPr>
        <w:pStyle w:val="CommentText"/>
      </w:pPr>
      <w:r>
        <w:rPr>
          <w:rStyle w:val="CommentReference"/>
        </w:rPr>
        <w:annotationRef/>
      </w:r>
      <w:r>
        <w:t>Revised.</w:t>
      </w:r>
    </w:p>
  </w:comment>
  <w:comment w:id="102" w:author="Trevor Drees" w:date="2025-06-04T20:54:00Z" w:initials="TD">
    <w:p w14:paraId="4489DD08" w14:textId="77777777" w:rsidR="005C1909" w:rsidRPr="00DA3E20" w:rsidRDefault="005C1909" w:rsidP="005C1909">
      <w:pPr>
        <w:pStyle w:val="CommentText"/>
      </w:pPr>
      <w:r w:rsidRPr="00DA3E20">
        <w:rPr>
          <w:rStyle w:val="CommentReference"/>
        </w:rPr>
        <w:annotationRef/>
      </w:r>
      <w:r w:rsidRPr="00DA3E20">
        <w:t>Added citation per your email.</w:t>
      </w:r>
    </w:p>
  </w:comment>
  <w:comment w:id="103" w:author="van der Heide, Emma Rae" w:date="2025-07-14T16:17:00Z" w:initials="Ev">
    <w:p w14:paraId="77F1500C" w14:textId="77777777" w:rsidR="005C1909" w:rsidRPr="00DA3E20" w:rsidRDefault="005C1909" w:rsidP="005C1909">
      <w:pPr>
        <w:pStyle w:val="CommentText"/>
      </w:pPr>
      <w:r w:rsidRPr="00DA3E20">
        <w:rPr>
          <w:rStyle w:val="CommentReference"/>
        </w:rPr>
        <w:annotationRef/>
      </w:r>
      <w:r w:rsidRPr="00DA3E20">
        <w:t>I think this is Joe’s Harrisburg temperature gradient study? If so, I think it might make more sense with the Gerard and Sun citations.</w:t>
      </w:r>
    </w:p>
  </w:comment>
  <w:comment w:id="104" w:author="Shea, Katriona" w:date="2025-07-18T04:44:00Z" w:initials="KS">
    <w:p w14:paraId="7F98DBE2" w14:textId="77777777" w:rsidR="005C1909" w:rsidRPr="00DA3E20" w:rsidRDefault="005C1909" w:rsidP="005C1909">
      <w:pPr>
        <w:pStyle w:val="CommentText"/>
      </w:pPr>
      <w:r w:rsidRPr="00DA3E20">
        <w:rPr>
          <w:rStyle w:val="CommentReference"/>
        </w:rPr>
        <w:annotationRef/>
      </w:r>
      <w:r w:rsidRPr="00DA3E20">
        <w:t>Can add them, but keep Keller</w:t>
      </w:r>
    </w:p>
  </w:comment>
  <w:comment w:id="105" w:author="Trevor Drees" w:date="2025-07-27T17:31:00Z" w:initials="TD">
    <w:p w14:paraId="2638734D" w14:textId="77777777" w:rsidR="005C1909" w:rsidRDefault="005C1909" w:rsidP="005C1909">
      <w:pPr>
        <w:pStyle w:val="CommentText"/>
      </w:pPr>
      <w:r>
        <w:rPr>
          <w:rStyle w:val="CommentReference"/>
        </w:rPr>
        <w:annotationRef/>
      </w:r>
      <w:r>
        <w:t>Done.</w:t>
      </w:r>
    </w:p>
  </w:comment>
  <w:comment w:id="109" w:author="Trevor Drees" w:date="2025-06-04T20:54:00Z" w:initials="TD">
    <w:p w14:paraId="639D298E" w14:textId="15738EF7" w:rsidR="00431865" w:rsidRPr="00DA3E20" w:rsidRDefault="00431865" w:rsidP="00431865">
      <w:pPr>
        <w:pStyle w:val="CommentText"/>
      </w:pPr>
      <w:r w:rsidRPr="00DA3E20">
        <w:rPr>
          <w:rStyle w:val="CommentReference"/>
        </w:rPr>
        <w:annotationRef/>
      </w:r>
      <w:r w:rsidRPr="00DA3E20">
        <w:t>Added citation per your email.</w:t>
      </w:r>
    </w:p>
  </w:comment>
  <w:comment w:id="110" w:author="van der Heide, Emma Rae" w:date="2025-07-14T16:17:00Z" w:initials="Ev">
    <w:p w14:paraId="6E94FD89" w14:textId="77777777" w:rsidR="00C93DE8" w:rsidRPr="00DA3E20" w:rsidRDefault="00C93DE8" w:rsidP="00C93DE8">
      <w:pPr>
        <w:pStyle w:val="CommentText"/>
      </w:pPr>
      <w:r w:rsidRPr="00DA3E20">
        <w:rPr>
          <w:rStyle w:val="CommentReference"/>
        </w:rPr>
        <w:annotationRef/>
      </w:r>
      <w:r w:rsidRPr="00DA3E20">
        <w:t>I think this is Joe’s Harrisburg temperature gradient study? If so, I think it might make more sense with the Gerard and Sun citations.</w:t>
      </w:r>
    </w:p>
  </w:comment>
  <w:comment w:id="111" w:author="Shea, Katriona" w:date="2025-07-18T04:44:00Z" w:initials="KS">
    <w:p w14:paraId="699ED93B" w14:textId="1EC96C8F" w:rsidR="007A78F0" w:rsidRPr="00DA3E20" w:rsidRDefault="007A78F0">
      <w:pPr>
        <w:pStyle w:val="CommentText"/>
      </w:pPr>
      <w:r w:rsidRPr="00DA3E20">
        <w:rPr>
          <w:rStyle w:val="CommentReference"/>
        </w:rPr>
        <w:annotationRef/>
      </w:r>
      <w:r w:rsidRPr="00DA3E20">
        <w:t>Can add them, but keep Keller</w:t>
      </w:r>
    </w:p>
  </w:comment>
  <w:comment w:id="112" w:author="Trevor Drees" w:date="2025-07-27T17:31:00Z" w:initials="TD">
    <w:p w14:paraId="3A1B7197" w14:textId="77777777" w:rsidR="005C1909" w:rsidRDefault="005C1909" w:rsidP="005C1909">
      <w:pPr>
        <w:pStyle w:val="CommentText"/>
      </w:pPr>
      <w:r>
        <w:rPr>
          <w:rStyle w:val="CommentReference"/>
        </w:rPr>
        <w:annotationRef/>
      </w:r>
      <w:r>
        <w:t>Done.</w:t>
      </w:r>
    </w:p>
  </w:comment>
  <w:comment w:id="118" w:author="van der Heide, Emma Rae" w:date="2025-07-14T16:21:00Z" w:initials="Ev">
    <w:p w14:paraId="19007247" w14:textId="28FAA290" w:rsidR="00993A8F" w:rsidRPr="00DA3E20" w:rsidRDefault="00C93DE8" w:rsidP="00993A8F">
      <w:pPr>
        <w:pStyle w:val="CommentText"/>
      </w:pPr>
      <w:r w:rsidRPr="00DA3E20">
        <w:rPr>
          <w:rStyle w:val="CommentReference"/>
        </w:rPr>
        <w:annotationRef/>
      </w:r>
      <w:r w:rsidR="00993A8F" w:rsidRPr="00DA3E20">
        <w:t xml:space="preserve">This is a bit jarring coming off the last sentence. If we don’t know about how repeated disturbance affects management, why would we use repeated grazing, mowing, or trimming as management strategies? I think you should rephrase this - I think it undermines the gap you’re establishing to motivate this research. </w:t>
      </w:r>
    </w:p>
    <w:p w14:paraId="412CCBC2" w14:textId="77777777" w:rsidR="00993A8F" w:rsidRPr="00DA3E20" w:rsidRDefault="00993A8F" w:rsidP="00993A8F">
      <w:pPr>
        <w:pStyle w:val="CommentText"/>
      </w:pPr>
    </w:p>
    <w:p w14:paraId="6E91B3A1" w14:textId="77777777" w:rsidR="00993A8F" w:rsidRPr="00DA3E20" w:rsidRDefault="00993A8F" w:rsidP="00993A8F">
      <w:pPr>
        <w:pStyle w:val="CommentText"/>
      </w:pPr>
      <w:r w:rsidRPr="00DA3E20">
        <w:t>(And, in case it’s useful, I see the research gap as primarily a lack of knowledge about how invasive/weedy plants response to repeated damage within their life cycle/growth phase, and how climate change might alter these responses.)</w:t>
      </w:r>
    </w:p>
    <w:p w14:paraId="66A525BE" w14:textId="77777777" w:rsidR="00993A8F" w:rsidRPr="00DA3E20" w:rsidRDefault="00993A8F" w:rsidP="00993A8F">
      <w:pPr>
        <w:pStyle w:val="CommentText"/>
      </w:pPr>
    </w:p>
    <w:p w14:paraId="0F37B366" w14:textId="77777777" w:rsidR="00993A8F" w:rsidRPr="00DA3E20" w:rsidRDefault="00993A8F" w:rsidP="00993A8F">
      <w:pPr>
        <w:pStyle w:val="CommentText"/>
      </w:pPr>
      <w:r w:rsidRPr="00DA3E20">
        <w:t>(but maybe I’m reading too much into this because I have pre-existing knowledge about these ideas)</w:t>
      </w:r>
    </w:p>
  </w:comment>
  <w:comment w:id="119" w:author="Shea, Katriona" w:date="2025-07-18T04:52:00Z" w:initials="KS">
    <w:p w14:paraId="15BBD77C" w14:textId="0CCA2AD5" w:rsidR="007A78F0" w:rsidRPr="00DA3E20" w:rsidRDefault="007A78F0">
      <w:pPr>
        <w:pStyle w:val="CommentText"/>
      </w:pPr>
      <w:r w:rsidRPr="00DA3E20">
        <w:rPr>
          <w:rStyle w:val="CommentReference"/>
        </w:rPr>
        <w:annotationRef/>
      </w:r>
      <w:r w:rsidRPr="00DA3E20">
        <w:t>Think we can have a new para here (I added it), and see if you can add some text to smooth the jump Emma felt.</w:t>
      </w:r>
    </w:p>
  </w:comment>
  <w:comment w:id="120" w:author="Trevor Drees" w:date="2025-07-29T10:30:00Z" w:initials="TD">
    <w:p w14:paraId="049937BE" w14:textId="77777777" w:rsidR="00E41DF7" w:rsidRDefault="00E41DF7" w:rsidP="00E41DF7">
      <w:pPr>
        <w:pStyle w:val="CommentText"/>
      </w:pPr>
      <w:r>
        <w:rPr>
          <w:rStyle w:val="CommentReference"/>
        </w:rPr>
        <w:annotationRef/>
      </w:r>
      <w:r>
        <w:t>Spent a good hour or so thinking about thinking about how to revise this section but was not able to come up with anything that sounded good.</w:t>
      </w:r>
    </w:p>
    <w:p w14:paraId="04FC2E3F" w14:textId="77777777" w:rsidR="00E41DF7" w:rsidRDefault="00E41DF7" w:rsidP="00E41DF7">
      <w:pPr>
        <w:pStyle w:val="CommentText"/>
      </w:pPr>
    </w:p>
    <w:p w14:paraId="5986DF88" w14:textId="77777777" w:rsidR="00E41DF7" w:rsidRDefault="00E41DF7" w:rsidP="00E41DF7">
      <w:pPr>
        <w:pStyle w:val="CommentText"/>
      </w:pPr>
      <w:r>
        <w:t>Was thinking about something along the lines of how in many cases, disturbance applied during the growth phase is repeated; in managed areas where the goal is simply to keep unsightly vegetation in check, sources of mechanical damage such as repeated grazing, mowing, or trimming are often deployed as management strategies. However, these treatments focus mostly on reducing biomass, without understanding effects on elimination of the target species, or effects on reproduction/dispersal/spread.</w:t>
      </w:r>
    </w:p>
    <w:p w14:paraId="263A4A89" w14:textId="77777777" w:rsidR="00E41DF7" w:rsidRDefault="00E41DF7" w:rsidP="00E41DF7">
      <w:pPr>
        <w:pStyle w:val="CommentText"/>
      </w:pPr>
    </w:p>
    <w:p w14:paraId="4E621CB6" w14:textId="77777777" w:rsidR="00E41DF7" w:rsidRDefault="00E41DF7" w:rsidP="00E41DF7">
      <w:pPr>
        <w:pStyle w:val="CommentText"/>
      </w:pPr>
      <w:r>
        <w:t>Let’s discuss during our next meeting.</w:t>
      </w:r>
    </w:p>
  </w:comment>
  <w:comment w:id="122" w:author="Trevor Drees" w:date="2025-07-27T21:52:00Z" w:initials="TD">
    <w:p w14:paraId="231C7754" w14:textId="2AA0C569" w:rsidR="00E33808" w:rsidRDefault="00E33808" w:rsidP="00E33808">
      <w:pPr>
        <w:pStyle w:val="CommentText"/>
      </w:pPr>
      <w:r>
        <w:rPr>
          <w:rStyle w:val="CommentReference"/>
        </w:rPr>
        <w:annotationRef/>
      </w:r>
      <w:r>
        <w:t>Added some text to establish CN and CA as ruderals, and to support our use of these species when discussing ruderals in a broader sense (in regards to management).</w:t>
      </w:r>
    </w:p>
  </w:comment>
  <w:comment w:id="166" w:author="van der Heide, Emma Rae" w:date="2025-07-14T16:29:00Z" w:initials="Ev">
    <w:p w14:paraId="3666FA63" w14:textId="431274AB" w:rsidR="00993A8F" w:rsidRPr="00DA3E20" w:rsidRDefault="00993A8F" w:rsidP="00993A8F">
      <w:pPr>
        <w:pStyle w:val="CommentText"/>
      </w:pPr>
      <w:r w:rsidRPr="00DA3E20">
        <w:rPr>
          <w:rStyle w:val="CommentReference"/>
        </w:rPr>
        <w:annotationRef/>
      </w:r>
      <w:r w:rsidRPr="00DA3E20">
        <w:t>Also a more recent citation: DOI 10.1093/biosci/biaa081</w:t>
      </w:r>
    </w:p>
    <w:p w14:paraId="27A0664F" w14:textId="77777777" w:rsidR="00993A8F" w:rsidRPr="00DA3E20" w:rsidRDefault="00993A8F" w:rsidP="00993A8F">
      <w:pPr>
        <w:pStyle w:val="CommentText"/>
      </w:pPr>
    </w:p>
    <w:p w14:paraId="0FDB9192" w14:textId="77777777" w:rsidR="00993A8F" w:rsidRPr="00DA3E20" w:rsidRDefault="00993A8F" w:rsidP="00993A8F">
      <w:pPr>
        <w:pStyle w:val="CommentText"/>
      </w:pPr>
      <w:r w:rsidRPr="00DA3E20">
        <w:t>This is a paper criticizing noxious weed lists, but it has numbers on how many states list each species as of 2020, I believe.</w:t>
      </w:r>
    </w:p>
  </w:comment>
  <w:comment w:id="167" w:author="Trevor Drees" w:date="2025-07-27T15:56:00Z" w:initials="TD">
    <w:p w14:paraId="461F18D9" w14:textId="77777777" w:rsidR="00B676A2" w:rsidRDefault="00B676A2" w:rsidP="00B676A2">
      <w:pPr>
        <w:pStyle w:val="CommentText"/>
      </w:pPr>
      <w:r>
        <w:rPr>
          <w:rStyle w:val="CommentReference"/>
        </w:rPr>
        <w:annotationRef/>
      </w:r>
      <w:r>
        <w:t>Removed the Dunn 1976 citation and replaced it with this one.</w:t>
      </w:r>
    </w:p>
  </w:comment>
  <w:comment w:id="178" w:author="van der Heide, Emma Rae" w:date="2025-07-14T16:32:00Z" w:initials="Ev">
    <w:p w14:paraId="09817760" w14:textId="6B0E6F1C" w:rsidR="00993A8F" w:rsidRPr="00DA3E20" w:rsidRDefault="00993A8F" w:rsidP="00993A8F">
      <w:pPr>
        <w:pStyle w:val="CommentText"/>
      </w:pPr>
      <w:r w:rsidRPr="00DA3E20">
        <w:rPr>
          <w:rStyle w:val="CommentReference"/>
        </w:rPr>
        <w:annotationRef/>
      </w:r>
      <w:r w:rsidRPr="00DA3E20">
        <w:t>My recent reviewers asked for latitude/longitude, soil type, and vegetation.</w:t>
      </w:r>
    </w:p>
  </w:comment>
  <w:comment w:id="179" w:author="Shea, Katriona" w:date="2025-07-18T07:06:00Z" w:initials="KS">
    <w:p w14:paraId="092D82C1" w14:textId="337A8923" w:rsidR="00200728" w:rsidRPr="00DA3E20" w:rsidRDefault="00200728">
      <w:pPr>
        <w:pStyle w:val="CommentText"/>
      </w:pPr>
      <w:r w:rsidRPr="00DA3E20">
        <w:rPr>
          <w:rStyle w:val="CommentReference"/>
        </w:rPr>
        <w:annotationRef/>
      </w:r>
      <w:r w:rsidRPr="00DA3E20">
        <w:t>Ask Emma for this info and add</w:t>
      </w:r>
    </w:p>
  </w:comment>
  <w:comment w:id="180" w:author="Trevor Drees" w:date="2025-07-27T15:27:00Z" w:initials="TD">
    <w:p w14:paraId="7C6FEBE5" w14:textId="77777777" w:rsidR="007D4BC9" w:rsidRDefault="007D4BC9" w:rsidP="007D4BC9">
      <w:pPr>
        <w:pStyle w:val="CommentText"/>
      </w:pPr>
      <w:r>
        <w:rPr>
          <w:rStyle w:val="CommentReference"/>
        </w:rPr>
        <w:annotationRef/>
      </w:r>
      <w:r>
        <w:t>Added.</w:t>
      </w:r>
    </w:p>
  </w:comment>
  <w:comment w:id="211" w:author="van der Heide, Emma Rae" w:date="2025-07-14T16:32:00Z" w:initials="Ev">
    <w:p w14:paraId="5EDCD4F5" w14:textId="5081213B" w:rsidR="002F0154" w:rsidRPr="00DA3E20" w:rsidRDefault="002F0154" w:rsidP="002F0154">
      <w:pPr>
        <w:pStyle w:val="CommentText"/>
      </w:pPr>
      <w:r w:rsidRPr="00DA3E20">
        <w:rPr>
          <w:rStyle w:val="CommentReference"/>
        </w:rPr>
        <w:annotationRef/>
      </w:r>
      <w:r w:rsidRPr="00DA3E20">
        <w:t>Transplanting?</w:t>
      </w:r>
    </w:p>
  </w:comment>
  <w:comment w:id="212" w:author="Trevor Drees" w:date="2025-07-27T15:15:00Z" w:initials="TD">
    <w:p w14:paraId="78C9DD4D" w14:textId="77777777" w:rsidR="002312F7" w:rsidRDefault="002312F7" w:rsidP="002312F7">
      <w:pPr>
        <w:pStyle w:val="CommentText"/>
      </w:pPr>
      <w:r>
        <w:rPr>
          <w:rStyle w:val="CommentReference"/>
        </w:rPr>
        <w:annotationRef/>
      </w:r>
      <w:r>
        <w:t>Fixed.</w:t>
      </w:r>
    </w:p>
  </w:comment>
  <w:comment w:id="217" w:author="van der Heide, Emma Rae" w:date="2025-07-14T16:34:00Z" w:initials="Ev">
    <w:p w14:paraId="7D318103" w14:textId="69CE4C1D" w:rsidR="002F0154" w:rsidRPr="00DA3E20" w:rsidRDefault="002F0154" w:rsidP="002F0154">
      <w:pPr>
        <w:pStyle w:val="CommentText"/>
      </w:pPr>
      <w:r w:rsidRPr="00DA3E20">
        <w:rPr>
          <w:rStyle w:val="CommentReference"/>
        </w:rPr>
        <w:annotationRef/>
      </w:r>
      <w:r w:rsidRPr="00DA3E20">
        <w:t>I was also recently criticized for not having temperature loggers in my plots - it seems like you also didn’t? Just a heads up that that may be coming from reviewers.</w:t>
      </w:r>
    </w:p>
  </w:comment>
  <w:comment w:id="218" w:author="Trevor Drees" w:date="2025-07-22T17:51:00Z" w:initials="TD">
    <w:p w14:paraId="13B08590" w14:textId="77777777" w:rsidR="008D716E" w:rsidRPr="00DA3E20" w:rsidRDefault="00935916" w:rsidP="008D716E">
      <w:pPr>
        <w:pStyle w:val="CommentText"/>
      </w:pPr>
      <w:r w:rsidRPr="00DA3E20">
        <w:rPr>
          <w:rStyle w:val="CommentReference"/>
        </w:rPr>
        <w:annotationRef/>
      </w:r>
      <w:r w:rsidR="008D716E" w:rsidRPr="00DA3E20">
        <w:t>Good to know. Haven’t had this issue on my previous papers that use, but hopefully it doesn’t come up since there’s not much I can do about it if they ask.</w:t>
      </w:r>
    </w:p>
  </w:comment>
  <w:comment w:id="219" w:author="Shea, Katriona" w:date="2025-05-27T13:39:00Z" w:initials="KS">
    <w:p w14:paraId="4E6CB464" w14:textId="1443254A" w:rsidR="008F6444" w:rsidRPr="00DA3E20" w:rsidRDefault="008F6444">
      <w:pPr>
        <w:pStyle w:val="CommentText"/>
      </w:pPr>
      <w:r w:rsidRPr="00DA3E20">
        <w:rPr>
          <w:rStyle w:val="CommentReference"/>
        </w:rPr>
        <w:annotationRef/>
      </w:r>
      <w:r w:rsidRPr="00DA3E20">
        <w:t>This suddenly makes it all sound like a very small study…</w:t>
      </w:r>
    </w:p>
  </w:comment>
  <w:comment w:id="220" w:author="Trevor Drees" w:date="2025-06-04T20:31:00Z" w:initials="TD">
    <w:p w14:paraId="44C0E9D5" w14:textId="77777777" w:rsidR="004C18D2" w:rsidRPr="00DA3E20" w:rsidRDefault="004C18D2" w:rsidP="004C18D2">
      <w:pPr>
        <w:pStyle w:val="CommentText"/>
      </w:pPr>
      <w:r w:rsidRPr="00DA3E20">
        <w:rPr>
          <w:rStyle w:val="CommentReference"/>
        </w:rPr>
        <w:annotationRef/>
      </w:r>
      <w:r w:rsidRPr="00DA3E20">
        <w:t xml:space="preserve">Definitely smaller than we would like, but we were constrained by OTCs since we were also using them for the </w:t>
      </w:r>
      <w:r w:rsidRPr="00DA3E20">
        <w:rPr>
          <w:i/>
          <w:iCs/>
        </w:rPr>
        <w:t>Plantago</w:t>
      </w:r>
      <w:r w:rsidRPr="00DA3E20">
        <w:t xml:space="preserve"> experiment.</w:t>
      </w:r>
    </w:p>
  </w:comment>
  <w:comment w:id="221" w:author="Shea, Katriona" w:date="2025-07-18T07:17:00Z" w:initials="KS">
    <w:p w14:paraId="7C116325" w14:textId="24F22B1C" w:rsidR="004114FA" w:rsidRPr="00DA3E20" w:rsidRDefault="004114FA">
      <w:pPr>
        <w:pStyle w:val="CommentText"/>
      </w:pPr>
      <w:r w:rsidRPr="00DA3E20">
        <w:rPr>
          <w:rStyle w:val="CommentReference"/>
        </w:rPr>
        <w:annotationRef/>
      </w:r>
      <w:r w:rsidRPr="00DA3E20">
        <w:t>I think just delete this sentence?  All info already in this paragraph anyway</w:t>
      </w:r>
    </w:p>
  </w:comment>
  <w:comment w:id="222" w:author="Trevor Drees" w:date="2025-07-22T17:56:00Z" w:initials="TD">
    <w:p w14:paraId="5C87C3CC" w14:textId="77777777" w:rsidR="00380CD3" w:rsidRPr="00DA3E20" w:rsidRDefault="00380CD3" w:rsidP="00380CD3">
      <w:pPr>
        <w:pStyle w:val="CommentText"/>
      </w:pPr>
      <w:r w:rsidRPr="00DA3E20">
        <w:rPr>
          <w:rStyle w:val="CommentReference"/>
        </w:rPr>
        <w:annotationRef/>
      </w:r>
      <w:r w:rsidRPr="00DA3E20">
        <w:t>Deleted.</w:t>
      </w:r>
    </w:p>
  </w:comment>
  <w:comment w:id="225" w:author="Shea, Katriona" w:date="2025-07-18T07:21:00Z" w:initials="KS">
    <w:p w14:paraId="36734852" w14:textId="0D7BE292" w:rsidR="004114FA" w:rsidRPr="00DA3E20" w:rsidRDefault="004114FA">
      <w:pPr>
        <w:pStyle w:val="CommentText"/>
      </w:pPr>
      <w:r w:rsidRPr="00DA3E20">
        <w:rPr>
          <w:rStyle w:val="CommentReference"/>
        </w:rPr>
        <w:annotationRef/>
      </w:r>
      <w:r w:rsidRPr="00DA3E20">
        <w:t>Right?</w:t>
      </w:r>
    </w:p>
  </w:comment>
  <w:comment w:id="226" w:author="Trevor Drees" w:date="2025-07-22T21:58:00Z" w:initials="TD">
    <w:p w14:paraId="4302B710" w14:textId="77777777" w:rsidR="00D05D79" w:rsidRPr="00DA3E20" w:rsidRDefault="00D05D79" w:rsidP="00D05D79">
      <w:pPr>
        <w:pStyle w:val="CommentText"/>
      </w:pPr>
      <w:r w:rsidRPr="00DA3E20">
        <w:rPr>
          <w:rStyle w:val="CommentReference"/>
        </w:rPr>
        <w:annotationRef/>
      </w:r>
      <w:r w:rsidRPr="00DA3E20">
        <w:t>Yes.</w:t>
      </w:r>
    </w:p>
  </w:comment>
  <w:comment w:id="231" w:author="van der Heide, Emma Rae" w:date="2025-07-14T16:37:00Z" w:initials="Ev">
    <w:p w14:paraId="0A0BF405" w14:textId="46472C22" w:rsidR="002F0154" w:rsidRPr="00DA3E20" w:rsidRDefault="002F0154" w:rsidP="002F0154">
      <w:pPr>
        <w:pStyle w:val="CommentText"/>
      </w:pPr>
      <w:r w:rsidRPr="00DA3E20">
        <w:rPr>
          <w:rStyle w:val="CommentReference"/>
        </w:rPr>
        <w:annotationRef/>
      </w:r>
      <w:r w:rsidRPr="00DA3E20">
        <w:t>Again?</w:t>
      </w:r>
    </w:p>
  </w:comment>
  <w:comment w:id="232" w:author="Trevor Drees" w:date="2025-07-22T17:53:00Z" w:initials="TD">
    <w:p w14:paraId="2B26EA62" w14:textId="77777777" w:rsidR="00380CD3" w:rsidRPr="00DA3E20" w:rsidRDefault="00380CD3" w:rsidP="00380CD3">
      <w:pPr>
        <w:pStyle w:val="CommentText"/>
      </w:pPr>
      <w:r w:rsidRPr="00DA3E20">
        <w:rPr>
          <w:rStyle w:val="CommentReference"/>
        </w:rPr>
        <w:annotationRef/>
      </w:r>
      <w:r w:rsidRPr="00DA3E20">
        <w:t>Removed.</w:t>
      </w:r>
    </w:p>
  </w:comment>
  <w:comment w:id="237" w:author="Shea, Katriona" w:date="2025-07-18T07:23:00Z" w:initials="KS">
    <w:p w14:paraId="683F3FE1" w14:textId="4D4781CC" w:rsidR="004114FA" w:rsidRPr="00DA3E20" w:rsidRDefault="004114FA">
      <w:pPr>
        <w:pStyle w:val="CommentText"/>
      </w:pPr>
      <w:r w:rsidRPr="00DA3E20">
        <w:rPr>
          <w:rStyle w:val="CommentReference"/>
        </w:rPr>
        <w:annotationRef/>
      </w:r>
      <w:r w:rsidRPr="00DA3E20">
        <w:t>Right?</w:t>
      </w:r>
    </w:p>
  </w:comment>
  <w:comment w:id="238" w:author="Trevor Drees" w:date="2025-07-22T17:53:00Z" w:initials="TD">
    <w:p w14:paraId="76A709EE" w14:textId="77777777" w:rsidR="00380CD3" w:rsidRPr="00DA3E20" w:rsidRDefault="00380CD3" w:rsidP="00380CD3">
      <w:pPr>
        <w:pStyle w:val="CommentText"/>
      </w:pPr>
      <w:r w:rsidRPr="00DA3E20">
        <w:rPr>
          <w:rStyle w:val="CommentReference"/>
        </w:rPr>
        <w:annotationRef/>
      </w:r>
      <w:r w:rsidRPr="00DA3E20">
        <w:t>Yes.</w:t>
      </w:r>
    </w:p>
  </w:comment>
  <w:comment w:id="248" w:author="Shea, Katriona" w:date="2025-07-18T07:45:00Z" w:initials="KS">
    <w:p w14:paraId="16FC600E" w14:textId="2F41FC22" w:rsidR="00DD4163" w:rsidRPr="00DA3E20" w:rsidRDefault="00DD4163">
      <w:pPr>
        <w:pStyle w:val="CommentText"/>
      </w:pPr>
      <w:r w:rsidRPr="00DA3E20">
        <w:rPr>
          <w:rStyle w:val="CommentReference"/>
        </w:rPr>
        <w:annotationRef/>
      </w:r>
      <w:r w:rsidRPr="00DA3E20">
        <w:t>86.7% above?</w:t>
      </w:r>
    </w:p>
  </w:comment>
  <w:comment w:id="249" w:author="Trevor Drees" w:date="2025-07-22T17:59:00Z" w:initials="TD">
    <w:p w14:paraId="529C8970" w14:textId="77777777" w:rsidR="00380CD3" w:rsidRPr="00DA3E20" w:rsidRDefault="00380CD3" w:rsidP="00380CD3">
      <w:pPr>
        <w:pStyle w:val="CommentText"/>
      </w:pPr>
      <w:r w:rsidRPr="00DA3E20">
        <w:rPr>
          <w:rStyle w:val="CommentReference"/>
        </w:rPr>
        <w:annotationRef/>
      </w:r>
      <w:r w:rsidRPr="00DA3E20">
        <w:t xml:space="preserve">Measuring different things. 86.7% of </w:t>
      </w:r>
      <w:r w:rsidRPr="00DA3E20">
        <w:rPr>
          <w:i/>
          <w:iCs/>
        </w:rPr>
        <w:t>C. acanthoides</w:t>
      </w:r>
      <w:r w:rsidRPr="00DA3E20">
        <w:t xml:space="preserve"> produced at least one </w:t>
      </w:r>
      <w:r w:rsidRPr="00DA3E20">
        <w:rPr>
          <w:b/>
          <w:bCs/>
          <w:u w:val="single"/>
        </w:rPr>
        <w:t>bud</w:t>
      </w:r>
      <w:r w:rsidRPr="00DA3E20">
        <w:t xml:space="preserve">, and 80.0% at least one </w:t>
      </w:r>
      <w:r w:rsidRPr="00DA3E20">
        <w:rPr>
          <w:b/>
          <w:bCs/>
          <w:u w:val="single"/>
        </w:rPr>
        <w:t>flower</w:t>
      </w:r>
      <w:r w:rsidRPr="00DA3E20">
        <w:t>.</w:t>
      </w:r>
    </w:p>
  </w:comment>
  <w:comment w:id="246" w:author="van der Heide, Emma Rae" w:date="2025-07-14T16:43:00Z" w:initials="Ev">
    <w:p w14:paraId="125A49F5" w14:textId="707A816A" w:rsidR="00AA727C" w:rsidRPr="00DA3E20" w:rsidRDefault="00AA727C" w:rsidP="00AA727C">
      <w:pPr>
        <w:pStyle w:val="CommentText"/>
      </w:pPr>
      <w:r w:rsidRPr="00DA3E20">
        <w:rPr>
          <w:rStyle w:val="CommentReference"/>
        </w:rPr>
        <w:annotationRef/>
      </w:r>
      <w:r w:rsidRPr="00DA3E20">
        <w:t>I get that these are different, but just a note that you started this section with the percentage of untrimmed individuals that produced at least one bud.</w:t>
      </w:r>
    </w:p>
  </w:comment>
  <w:comment w:id="247" w:author="Trevor Drees" w:date="2025-07-23T20:20:00Z" w:initials="TD">
    <w:p w14:paraId="3F0A474D" w14:textId="77777777" w:rsidR="00E4472E" w:rsidRDefault="00E4472E" w:rsidP="00E4472E">
      <w:pPr>
        <w:pStyle w:val="CommentText"/>
      </w:pPr>
      <w:r>
        <w:rPr>
          <w:rStyle w:val="CommentReference"/>
        </w:rPr>
        <w:annotationRef/>
      </w:r>
      <w:r>
        <w:t>Noted; not making any changes.</w:t>
      </w:r>
    </w:p>
  </w:comment>
  <w:comment w:id="250" w:author="Shea, Katriona" w:date="2025-07-18T07:46:00Z" w:initials="KS">
    <w:p w14:paraId="64EC0CEA" w14:textId="2144AD0C" w:rsidR="00DD4163" w:rsidRPr="00DA3E20" w:rsidRDefault="00DD4163">
      <w:pPr>
        <w:pStyle w:val="CommentText"/>
      </w:pPr>
      <w:r w:rsidRPr="00DA3E20">
        <w:rPr>
          <w:rStyle w:val="CommentReference"/>
        </w:rPr>
        <w:annotationRef/>
      </w:r>
      <w:r w:rsidRPr="00DA3E20">
        <w:t>Model or models?</w:t>
      </w:r>
    </w:p>
  </w:comment>
  <w:comment w:id="251" w:author="Trevor Drees" w:date="2025-07-22T18:02:00Z" w:initials="TD">
    <w:p w14:paraId="74DE19ED" w14:textId="77777777" w:rsidR="00380CD3" w:rsidRPr="00DA3E20" w:rsidRDefault="00380CD3" w:rsidP="00380CD3">
      <w:pPr>
        <w:pStyle w:val="CommentText"/>
      </w:pPr>
      <w:r w:rsidRPr="00DA3E20">
        <w:rPr>
          <w:rStyle w:val="CommentReference"/>
        </w:rPr>
        <w:annotationRef/>
      </w:r>
      <w:r w:rsidRPr="00DA3E20">
        <w:t>It’s the “model” for each species. I’ll just use “models” here to avoid confusion.</w:t>
      </w:r>
    </w:p>
  </w:comment>
  <w:comment w:id="253" w:author="van der Heide, Emma Rae" w:date="2025-07-14T16:47:00Z" w:initials="Ev">
    <w:p w14:paraId="09B99498" w14:textId="5A4814AA" w:rsidR="00AA727C" w:rsidRPr="00DA3E20" w:rsidRDefault="00AA727C" w:rsidP="00AA727C">
      <w:pPr>
        <w:pStyle w:val="CommentText"/>
      </w:pPr>
      <w:r w:rsidRPr="00DA3E20">
        <w:rPr>
          <w:rStyle w:val="CommentReference"/>
        </w:rPr>
        <w:annotationRef/>
      </w:r>
      <w:r w:rsidRPr="00DA3E20">
        <w:t>I get the gist from table 2 and this text, but I think a figure might be useful here. Especially because it seems like C. nutans had kind of tall 0 cm trimmed plants?</w:t>
      </w:r>
    </w:p>
  </w:comment>
  <w:comment w:id="254" w:author="Trevor Drees" w:date="2025-07-27T15:15:00Z" w:initials="TD">
    <w:p w14:paraId="41220E9F" w14:textId="77777777" w:rsidR="002312F7" w:rsidRDefault="002312F7" w:rsidP="002312F7">
      <w:pPr>
        <w:pStyle w:val="CommentText"/>
      </w:pPr>
      <w:r>
        <w:rPr>
          <w:rStyle w:val="CommentReference"/>
        </w:rPr>
        <w:annotationRef/>
      </w:r>
      <w:r>
        <w:t>Not sure if necessary. Will discuss with Kat and see if it’s worth adding.</w:t>
      </w:r>
    </w:p>
  </w:comment>
  <w:comment w:id="258" w:author="Shea, Katriona" w:date="2025-05-27T13:43:00Z" w:initials="KS">
    <w:p w14:paraId="499DCB5D" w14:textId="64E55E82" w:rsidR="008F6444" w:rsidRPr="00DA3E20" w:rsidRDefault="008F6444">
      <w:pPr>
        <w:pStyle w:val="CommentText"/>
      </w:pPr>
      <w:r w:rsidRPr="00DA3E20">
        <w:rPr>
          <w:rStyle w:val="CommentReference"/>
        </w:rPr>
        <w:annotationRef/>
      </w:r>
    </w:p>
  </w:comment>
  <w:comment w:id="259" w:author="Trevor Drees" w:date="2025-06-04T20:35:00Z" w:initials="TD">
    <w:p w14:paraId="7A62B152" w14:textId="77777777" w:rsidR="004C18D2" w:rsidRPr="00DA3E20" w:rsidRDefault="004C18D2" w:rsidP="004C18D2">
      <w:pPr>
        <w:pStyle w:val="CommentText"/>
      </w:pPr>
      <w:r w:rsidRPr="00DA3E20">
        <w:rPr>
          <w:rStyle w:val="CommentReference"/>
        </w:rPr>
        <w:annotationRef/>
      </w:r>
      <w:r w:rsidRPr="00DA3E20">
        <w:t>Not sure what the callout is here?</w:t>
      </w:r>
    </w:p>
  </w:comment>
  <w:comment w:id="260" w:author="van der Heide, Emma Rae" w:date="2025-07-14T16:52:00Z" w:initials="Ev">
    <w:p w14:paraId="1E603F13" w14:textId="77777777" w:rsidR="00AA727C" w:rsidRPr="00DA3E20" w:rsidRDefault="00AA727C" w:rsidP="00AA727C">
      <w:pPr>
        <w:pStyle w:val="CommentText"/>
      </w:pPr>
      <w:r w:rsidRPr="00DA3E20">
        <w:rPr>
          <w:rStyle w:val="CommentReference"/>
        </w:rPr>
        <w:annotationRef/>
      </w:r>
      <w:r w:rsidRPr="00DA3E20">
        <w:t>A think a reviewer might come after this on the grounds that your sample size may have been too small. It’s also a bit unclear here which treatments were significantly different from which treatments. Would it be appropriate to do a power analysis focusing on the 10 cm vs. 5 cm or vs. 0 cm plants? I know finding a significant difference means you had enough power, but I think this is a little bit murky with your experimental design.</w:t>
      </w:r>
    </w:p>
  </w:comment>
  <w:comment w:id="261" w:author="Shea, Katriona" w:date="2025-07-18T07:47:00Z" w:initials="KS">
    <w:p w14:paraId="55255598" w14:textId="12B2DBC6" w:rsidR="00DD4163" w:rsidRPr="00DA3E20" w:rsidRDefault="00DD4163">
      <w:pPr>
        <w:pStyle w:val="CommentText"/>
      </w:pPr>
      <w:r w:rsidRPr="00DA3E20">
        <w:rPr>
          <w:rStyle w:val="CommentReference"/>
        </w:rPr>
        <w:annotationRef/>
      </w:r>
      <w:r w:rsidRPr="00DA3E20">
        <w:t>Just wanted to make sure we discussed this when we meet</w:t>
      </w:r>
      <w:r w:rsidR="00912D2E" w:rsidRPr="00DA3E20">
        <w:t>.  Save comments here so we talk over the best way to present this bit</w:t>
      </w:r>
    </w:p>
  </w:comment>
  <w:comment w:id="262" w:author="Trevor Drees" w:date="2025-07-23T22:25:00Z" w:initials="TD">
    <w:p w14:paraId="0E4F2563" w14:textId="77777777" w:rsidR="005318D7" w:rsidRDefault="005318D7" w:rsidP="005318D7">
      <w:pPr>
        <w:pStyle w:val="CommentText"/>
      </w:pPr>
      <w:r>
        <w:rPr>
          <w:rStyle w:val="CommentReference"/>
        </w:rPr>
        <w:annotationRef/>
      </w:r>
      <w:r>
        <w:t>Let’s discuss this further next time we meet.</w:t>
      </w:r>
    </w:p>
  </w:comment>
  <w:comment w:id="263" w:author="van der Heide, Emma Rae" w:date="2025-07-15T10:23:00Z" w:initials="Ev">
    <w:p w14:paraId="692FB5AE" w14:textId="79BBF666" w:rsidR="008214E2" w:rsidRPr="00DA3E20" w:rsidRDefault="008214E2" w:rsidP="008214E2">
      <w:pPr>
        <w:pStyle w:val="CommentText"/>
      </w:pPr>
      <w:r w:rsidRPr="00DA3E20">
        <w:rPr>
          <w:rStyle w:val="CommentReference"/>
        </w:rPr>
        <w:annotationRef/>
      </w:r>
      <w:r w:rsidRPr="00DA3E20">
        <w:t>Love this sentence!</w:t>
      </w:r>
    </w:p>
  </w:comment>
  <w:comment w:id="264" w:author="Shea, Katriona" w:date="2025-07-18T07:48:00Z" w:initials="KS">
    <w:p w14:paraId="30994C5A" w14:textId="4386285B" w:rsidR="00DD4163" w:rsidRPr="00DA3E20" w:rsidRDefault="00DD4163">
      <w:pPr>
        <w:pStyle w:val="CommentText"/>
      </w:pPr>
      <w:r w:rsidRPr="00DA3E20">
        <w:rPr>
          <w:rStyle w:val="CommentReference"/>
        </w:rPr>
        <w:annotationRef/>
      </w:r>
      <w:r w:rsidRPr="00DA3E20">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265" w:author="Trevor Drees" w:date="2025-07-23T22:21:00Z" w:initials="TD">
    <w:p w14:paraId="3AED75CD" w14:textId="77777777" w:rsidR="00B05E79" w:rsidRDefault="00B05E79" w:rsidP="00B05E79">
      <w:pPr>
        <w:pStyle w:val="CommentText"/>
      </w:pPr>
      <w:r>
        <w:rPr>
          <w:rStyle w:val="CommentReference"/>
        </w:rPr>
        <w:annotationRef/>
      </w:r>
      <w:r>
        <w:t>Noted; will keep.</w:t>
      </w:r>
    </w:p>
  </w:comment>
  <w:comment w:id="266" w:author="Shea, Katriona" w:date="2025-05-27T13:44:00Z" w:initials="KS">
    <w:p w14:paraId="26C87504" w14:textId="77AAB2B2" w:rsidR="008F6444" w:rsidRPr="00DA3E20" w:rsidRDefault="008F6444">
      <w:pPr>
        <w:pStyle w:val="CommentText"/>
      </w:pPr>
      <w:r w:rsidRPr="00DA3E20">
        <w:rPr>
          <w:rStyle w:val="CommentReference"/>
        </w:rPr>
        <w:annotationRef/>
      </w:r>
      <w:r w:rsidRPr="00DA3E20">
        <w:t>Start with a couple of sentences setting the general context again?  Trying to avoid sounding too specialized/narrowly species focused</w:t>
      </w:r>
    </w:p>
  </w:comment>
  <w:comment w:id="267" w:author="Trevor Drees" w:date="2025-06-05T21:08:00Z" w:initials="TD">
    <w:p w14:paraId="4E7389F0" w14:textId="77777777" w:rsidR="00E23A02" w:rsidRPr="00DA3E20" w:rsidRDefault="00956C45" w:rsidP="00E23A02">
      <w:pPr>
        <w:pStyle w:val="CommentText"/>
      </w:pPr>
      <w:r w:rsidRPr="00DA3E20">
        <w:rPr>
          <w:rStyle w:val="CommentReference"/>
        </w:rPr>
        <w:annotationRef/>
      </w:r>
      <w:r w:rsidR="00E23A02" w:rsidRPr="00DA3E20">
        <w:t>Added.</w:t>
      </w:r>
    </w:p>
  </w:comment>
  <w:comment w:id="271" w:author="Shea, Katriona" w:date="2025-07-18T07:52:00Z" w:initials="KS">
    <w:p w14:paraId="4A7DD862" w14:textId="36148518" w:rsidR="00DD4163" w:rsidRPr="00DA3E20" w:rsidRDefault="00DD4163">
      <w:pPr>
        <w:pStyle w:val="CommentText"/>
      </w:pPr>
      <w:r w:rsidRPr="00DA3E20">
        <w:rPr>
          <w:rStyle w:val="CommentReference"/>
        </w:rPr>
        <w:annotationRef/>
      </w:r>
      <w:r w:rsidRPr="00DA3E20">
        <w:t>Extending that work to address intensity of mowing effort…</w:t>
      </w:r>
    </w:p>
  </w:comment>
  <w:comment w:id="272" w:author="Trevor Drees" w:date="2025-07-23T22:12:00Z" w:initials="TD">
    <w:p w14:paraId="20D8E049" w14:textId="77777777" w:rsidR="00B05E79" w:rsidRDefault="00B05E79" w:rsidP="00B05E79">
      <w:pPr>
        <w:pStyle w:val="CommentText"/>
      </w:pPr>
      <w:r>
        <w:rPr>
          <w:rStyle w:val="CommentReference"/>
        </w:rPr>
        <w:annotationRef/>
      </w:r>
      <w:r>
        <w:t>Added something along these lines.</w:t>
      </w:r>
    </w:p>
  </w:comment>
  <w:comment w:id="280" w:author="van der Heide, Emma Rae" w:date="2025-07-15T10:29:00Z" w:initials="Ev">
    <w:p w14:paraId="6C0BC823" w14:textId="7B369636" w:rsidR="008214E2" w:rsidRPr="00DA3E20" w:rsidRDefault="008214E2" w:rsidP="008214E2">
      <w:pPr>
        <w:pStyle w:val="CommentText"/>
      </w:pPr>
      <w:r w:rsidRPr="00DA3E20">
        <w:rPr>
          <w:rStyle w:val="CommentReference"/>
        </w:rPr>
        <w:annotationRef/>
      </w:r>
      <w:r w:rsidRPr="00DA3E20">
        <w:t>I like your framing of this paper generally, but I think there’s a good chance that a reviewer will come after it for being too species specific. They may specifically pick on claims like this, since it seems like a bit of a leap to get from thistles to other ruderals. I wonder if you could devote a bit of space here (or in the introduction) to establishing thistles as ruderals and going over shared life-history traits/management strategies that tend to produce similar results across ruderals to better support this claim.</w:t>
      </w:r>
    </w:p>
  </w:comment>
  <w:comment w:id="281" w:author="van der Heide, Emma Rae" w:date="2025-07-15T10:31:00Z" w:initials="Ev">
    <w:p w14:paraId="04E81F2E" w14:textId="77777777" w:rsidR="008214E2" w:rsidRPr="00DA3E20" w:rsidRDefault="008214E2" w:rsidP="008214E2">
      <w:pPr>
        <w:pStyle w:val="CommentText"/>
      </w:pPr>
      <w:r w:rsidRPr="00DA3E20">
        <w:rPr>
          <w:rStyle w:val="CommentReference"/>
        </w:rPr>
        <w:annotationRef/>
      </w:r>
      <w:r w:rsidRPr="00DA3E20">
        <w:t>You’ve done a bit of this in the intro, but I see the intro focusing more on climate change and disturbance/management and species adapted to that. More specifics on this broader class of plants, with thistles as a case study, might be helpful?</w:t>
      </w:r>
    </w:p>
  </w:comment>
  <w:comment w:id="282" w:author="Shea, Katriona" w:date="2025-07-18T07:52:00Z" w:initials="KS">
    <w:p w14:paraId="36216386" w14:textId="45D82B6D" w:rsidR="00DD4163" w:rsidRPr="00DA3E20" w:rsidRDefault="00DD4163">
      <w:pPr>
        <w:pStyle w:val="CommentText"/>
      </w:pPr>
      <w:r w:rsidRPr="00DA3E20">
        <w:rPr>
          <w:rStyle w:val="CommentReference"/>
        </w:rPr>
        <w:annotationRef/>
      </w:r>
      <w:r w:rsidRPr="00DA3E20">
        <w:t>If added to intro, no need to add more here</w:t>
      </w:r>
    </w:p>
  </w:comment>
  <w:comment w:id="283" w:author="Trevor Drees" w:date="2025-07-23T20:22:00Z" w:initials="TD">
    <w:p w14:paraId="21AB31ED" w14:textId="77777777" w:rsidR="00E4472E" w:rsidRDefault="00E4472E" w:rsidP="00E4472E">
      <w:pPr>
        <w:pStyle w:val="CommentText"/>
      </w:pPr>
      <w:r>
        <w:rPr>
          <w:rStyle w:val="CommentReference"/>
        </w:rPr>
        <w:annotationRef/>
      </w:r>
      <w:r>
        <w:t>Will look at adding some stuff to the intro, as I feel like it would work better there than here.</w:t>
      </w:r>
    </w:p>
  </w:comment>
  <w:comment w:id="284" w:author="Shea, Katriona" w:date="2025-07-18T07:53:00Z" w:initials="KS">
    <w:p w14:paraId="05602CA4" w14:textId="15A7A050" w:rsidR="00DD4163" w:rsidRPr="00DA3E20" w:rsidRDefault="00DD4163">
      <w:pPr>
        <w:pStyle w:val="CommentText"/>
      </w:pPr>
      <w:r w:rsidRPr="00DA3E20">
        <w:rPr>
          <w:rStyle w:val="CommentReference"/>
        </w:rPr>
        <w:annotationRef/>
      </w:r>
      <w:r w:rsidRPr="00DA3E20">
        <w:t xml:space="preserve">Intensity?  </w:t>
      </w:r>
    </w:p>
  </w:comment>
  <w:comment w:id="285" w:author="Trevor Drees" w:date="2025-07-23T16:46:00Z" w:initials="TD">
    <w:p w14:paraId="717C1238" w14:textId="77777777" w:rsidR="00DB5569" w:rsidRDefault="00DB5569" w:rsidP="00DB5569">
      <w:pPr>
        <w:pStyle w:val="CommentText"/>
      </w:pPr>
      <w:r>
        <w:rPr>
          <w:rStyle w:val="CommentReference"/>
        </w:rPr>
        <w:annotationRef/>
      </w:r>
      <w:r>
        <w:t>Fixed.</w:t>
      </w:r>
    </w:p>
  </w:comment>
  <w:comment w:id="291" w:author="Shea, Katriona" w:date="2025-07-18T07:54:00Z" w:initials="KS">
    <w:p w14:paraId="28998C4E" w14:textId="3C517A98" w:rsidR="00DD4163" w:rsidRPr="00DA3E20" w:rsidRDefault="00DD4163">
      <w:pPr>
        <w:pStyle w:val="CommentText"/>
      </w:pPr>
      <w:r w:rsidRPr="00DA3E20">
        <w:rPr>
          <w:rStyle w:val="CommentReference"/>
        </w:rPr>
        <w:annotationRef/>
      </w:r>
      <w:r w:rsidRPr="00DA3E20">
        <w:t>Just delete this clause</w:t>
      </w:r>
    </w:p>
  </w:comment>
  <w:comment w:id="292" w:author="Trevor Drees" w:date="2025-07-23T16:51:00Z" w:initials="TD">
    <w:p w14:paraId="68F110E3" w14:textId="77777777" w:rsidR="00CC1251" w:rsidRDefault="00CC1251" w:rsidP="00CC1251">
      <w:pPr>
        <w:pStyle w:val="CommentText"/>
      </w:pPr>
      <w:r>
        <w:rPr>
          <w:rStyle w:val="CommentReference"/>
        </w:rPr>
        <w:annotationRef/>
      </w:r>
      <w:r>
        <w:t>Deleted.</w:t>
      </w:r>
    </w:p>
  </w:comment>
  <w:comment w:id="293" w:author="van der Heide, Emma Rae" w:date="2025-07-15T10:33:00Z" w:initials="Ev">
    <w:p w14:paraId="72627631" w14:textId="44DCC7CB" w:rsidR="008214E2" w:rsidRPr="00DA3E20" w:rsidRDefault="008214E2" w:rsidP="008214E2">
      <w:pPr>
        <w:pStyle w:val="CommentText"/>
      </w:pPr>
      <w:r w:rsidRPr="00DA3E20">
        <w:rPr>
          <w:rStyle w:val="CommentReference"/>
        </w:rPr>
        <w:annotationRef/>
      </w:r>
      <w:r w:rsidRPr="00DA3E20">
        <w:t xml:space="preserve">This is a silly little note, but if you’re mowing everything, there probably isn’t much surrounding vegetation to provide a barrier. </w:t>
      </w:r>
    </w:p>
  </w:comment>
  <w:comment w:id="294" w:author="Trevor Drees" w:date="2025-07-23T16:51:00Z" w:initials="TD">
    <w:p w14:paraId="445F11D0" w14:textId="77777777" w:rsidR="00CC1251" w:rsidRDefault="00CC1251" w:rsidP="00CC1251">
      <w:pPr>
        <w:pStyle w:val="CommentText"/>
      </w:pPr>
      <w:r>
        <w:rPr>
          <w:rStyle w:val="CommentReference"/>
        </w:rPr>
        <w:annotationRef/>
      </w:r>
      <w:r>
        <w:t>See reply to Kat’s comment.</w:t>
      </w:r>
    </w:p>
  </w:comment>
  <w:comment w:id="300" w:author="van der Heide, Emma Rae" w:date="2025-07-15T10:36:00Z" w:initials="Ev">
    <w:p w14:paraId="774CD35E" w14:textId="77777777" w:rsidR="009E4125" w:rsidRPr="00DA3E20" w:rsidRDefault="009E4125" w:rsidP="009E4125">
      <w:pPr>
        <w:pStyle w:val="CommentText"/>
      </w:pPr>
      <w:r w:rsidRPr="00DA3E20">
        <w:rPr>
          <w:rStyle w:val="CommentReference"/>
        </w:rPr>
        <w:annotationRef/>
      </w:r>
      <w:r w:rsidRPr="00DA3E20">
        <w:t>Italicize?</w:t>
      </w:r>
    </w:p>
  </w:comment>
  <w:comment w:id="301" w:author="Trevor Drees" w:date="2025-07-22T18:07:00Z" w:initials="TD">
    <w:p w14:paraId="2FF58D6C" w14:textId="77777777" w:rsidR="0094048C" w:rsidRPr="00DA3E20" w:rsidRDefault="0094048C" w:rsidP="0094048C">
      <w:pPr>
        <w:pStyle w:val="CommentText"/>
      </w:pPr>
      <w:r w:rsidRPr="00DA3E20">
        <w:rPr>
          <w:rStyle w:val="CommentReference"/>
        </w:rPr>
        <w:annotationRef/>
      </w:r>
      <w:r w:rsidRPr="00DA3E20">
        <w:t>Done.</w:t>
      </w:r>
    </w:p>
  </w:comment>
  <w:comment w:id="303" w:author="Shea, Katriona" w:date="2025-05-27T13:49:00Z" w:initials="KS">
    <w:p w14:paraId="4EEB0016" w14:textId="3122E0B5" w:rsidR="00C25A34" w:rsidRPr="00DA3E20" w:rsidRDefault="00C25A34">
      <w:pPr>
        <w:pStyle w:val="CommentText"/>
      </w:pPr>
      <w:r w:rsidRPr="00DA3E20">
        <w:rPr>
          <w:rStyle w:val="CommentReference"/>
        </w:rPr>
        <w:annotationRef/>
      </w:r>
      <w:r w:rsidRPr="00DA3E20">
        <w:t>Power analysis needed?  What size of interaction could we have detected might be a better way to present this point?</w:t>
      </w:r>
    </w:p>
  </w:comment>
  <w:comment w:id="304" w:author="Trevor Drees" w:date="2025-06-04T21:58:00Z" w:initials="TD">
    <w:p w14:paraId="45BBCCCE" w14:textId="77777777" w:rsidR="00B96F2C" w:rsidRPr="00DA3E20" w:rsidRDefault="00B96F2C" w:rsidP="00B96F2C">
      <w:pPr>
        <w:pStyle w:val="CommentText"/>
      </w:pPr>
      <w:r w:rsidRPr="00DA3E20">
        <w:rPr>
          <w:rStyle w:val="CommentReference"/>
        </w:rPr>
        <w:annotationRef/>
      </w:r>
      <w:r w:rsidRPr="00DA3E20">
        <w:t>Will need to see if this can easily be done for something as complicated as a mixed-effects model with interactions.</w:t>
      </w:r>
    </w:p>
  </w:comment>
  <w:comment w:id="305" w:author="van der Heide, Emma Rae" w:date="2025-07-15T10:41:00Z" w:initials="Ev">
    <w:p w14:paraId="34E4AAB2" w14:textId="77777777" w:rsidR="009E4125" w:rsidRPr="00DA3E20" w:rsidRDefault="009E4125" w:rsidP="009E4125">
      <w:pPr>
        <w:pStyle w:val="CommentText"/>
      </w:pPr>
      <w:r w:rsidRPr="00DA3E20">
        <w:rPr>
          <w:rStyle w:val="CommentReference"/>
        </w:rPr>
        <w:annotationRef/>
      </w:r>
      <w:r w:rsidRPr="00DA3E20">
        <w:t>Joe shared with me some simulation-based power analysis code from this paper: DOI 10.1093/jee/toad121. It included some mixed effects models and I believe also interactions. Let me (or Joe) know if you want to see it!</w:t>
      </w:r>
    </w:p>
  </w:comment>
  <w:comment w:id="306" w:author="Shea, Katriona" w:date="2025-07-18T07:59:00Z" w:initials="KS">
    <w:p w14:paraId="40441FC6" w14:textId="3CB988B5" w:rsidR="008B3F37" w:rsidRPr="00DA3E20" w:rsidRDefault="008B3F37">
      <w:pPr>
        <w:pStyle w:val="CommentText"/>
      </w:pPr>
      <w:r w:rsidRPr="00DA3E20">
        <w:rPr>
          <w:rStyle w:val="CommentReference"/>
        </w:rPr>
        <w:annotationRef/>
      </w:r>
      <w:r w:rsidRPr="00DA3E20">
        <w:t xml:space="preserve">Try?  Also, keep these comments to discuss at our next meeting, Trevor </w:t>
      </w:r>
    </w:p>
  </w:comment>
  <w:comment w:id="307" w:author="Trevor Drees" w:date="2025-07-23T21:43:00Z" w:initials="TD">
    <w:p w14:paraId="094D6523" w14:textId="77777777" w:rsidR="009C62EE" w:rsidRDefault="009C62EE" w:rsidP="009C62EE">
      <w:pPr>
        <w:pStyle w:val="CommentText"/>
      </w:pPr>
      <w:r>
        <w:rPr>
          <w:rStyle w:val="CommentReference"/>
        </w:rPr>
        <w:annotationRef/>
      </w:r>
      <w:r>
        <w:t>Let’s discuss this further next time we meet.</w:t>
      </w:r>
    </w:p>
  </w:comment>
  <w:comment w:id="312" w:author="van der Heide, Emma Rae" w:date="2025-07-15T10:43:00Z" w:initials="Ev">
    <w:p w14:paraId="37FB0BFA" w14:textId="0F0315DB" w:rsidR="009E4125" w:rsidRPr="00DA3E20" w:rsidRDefault="009E4125" w:rsidP="009E4125">
      <w:pPr>
        <w:pStyle w:val="CommentText"/>
      </w:pPr>
      <w:r w:rsidRPr="00DA3E20">
        <w:rPr>
          <w:rStyle w:val="CommentReference"/>
        </w:rPr>
        <w:annotationRef/>
      </w:r>
      <w:r w:rsidRPr="00DA3E20">
        <w:t xml:space="preserve">Again, I flag this as a bit of a jump from the species you studied to a whole class of plants. Maybe rephrase to something like, “we find that C. nutans and C. acanthoides, two common weed/invasive ruderals, are capable…”. </w:t>
      </w:r>
    </w:p>
    <w:p w14:paraId="350755F4" w14:textId="77777777" w:rsidR="009E4125" w:rsidRPr="00DA3E20" w:rsidRDefault="009E4125" w:rsidP="009E4125">
      <w:pPr>
        <w:pStyle w:val="CommentText"/>
      </w:pPr>
    </w:p>
    <w:p w14:paraId="29D30F5F" w14:textId="77777777" w:rsidR="009E4125" w:rsidRPr="00DA3E20" w:rsidRDefault="009E4125" w:rsidP="009E4125">
      <w:pPr>
        <w:pStyle w:val="CommentText"/>
      </w:pPr>
      <w:r w:rsidRPr="00DA3E20">
        <w:t>I read this as an attempt to broaden the framing of this paper, but I think a reviewer might pick on it as not supported by this study.</w:t>
      </w:r>
    </w:p>
  </w:comment>
  <w:comment w:id="313" w:author="Trevor Drees" w:date="2025-07-23T21:35:00Z" w:initials="TD">
    <w:p w14:paraId="143CDCF8" w14:textId="77777777" w:rsidR="009C62EE" w:rsidRDefault="00493FA5" w:rsidP="009C62EE">
      <w:pPr>
        <w:pStyle w:val="CommentText"/>
      </w:pPr>
      <w:r>
        <w:rPr>
          <w:rStyle w:val="CommentReference"/>
        </w:rPr>
        <w:annotationRef/>
      </w:r>
      <w:r w:rsidR="009C62EE">
        <w:t>Rephrased slightly.</w:t>
      </w:r>
    </w:p>
  </w:comment>
  <w:comment w:id="320" w:author="Shea, Katriona" w:date="2025-07-18T08:03:00Z" w:initials="KS">
    <w:p w14:paraId="55DD8BD2" w14:textId="1A334FAA" w:rsidR="008B3F37" w:rsidRPr="00DA3E20" w:rsidRDefault="008B3F37">
      <w:pPr>
        <w:pStyle w:val="CommentText"/>
      </w:pPr>
      <w:r w:rsidRPr="00DA3E20">
        <w:rPr>
          <w:rStyle w:val="CommentReference"/>
        </w:rPr>
        <w:annotationRef/>
      </w:r>
      <w:r w:rsidRPr="00DA3E20">
        <w:t>intensity</w:t>
      </w:r>
    </w:p>
  </w:comment>
  <w:comment w:id="321" w:author="Trevor Drees" w:date="2025-07-22T17:44:00Z" w:initials="TD">
    <w:p w14:paraId="7672458B" w14:textId="77777777" w:rsidR="00935916" w:rsidRPr="00DA3E20" w:rsidRDefault="00935916" w:rsidP="00935916">
      <w:pPr>
        <w:pStyle w:val="CommentText"/>
      </w:pPr>
      <w:r w:rsidRPr="00DA3E20">
        <w:rPr>
          <w:rStyle w:val="CommentReference"/>
        </w:rPr>
        <w:annotationRef/>
      </w:r>
      <w:r w:rsidRPr="00DA3E20">
        <w:t>Fixed.</w:t>
      </w:r>
    </w:p>
  </w:comment>
  <w:comment w:id="338" w:author="van der Heide, Emma Rae" w:date="2025-07-15T10:48:00Z" w:initials="Ev">
    <w:p w14:paraId="21C7036A" w14:textId="77777777" w:rsidR="004854DF" w:rsidRPr="00DA3E20" w:rsidRDefault="004854DF" w:rsidP="004854DF">
      <w:pPr>
        <w:pStyle w:val="CommentText"/>
      </w:pPr>
      <w:r w:rsidRPr="00DA3E20">
        <w:rPr>
          <w:rStyle w:val="CommentReference"/>
        </w:rPr>
        <w:annotationRef/>
      </w:r>
      <w:r w:rsidRPr="00DA3E20">
        <w:t>I think this is technically fine, but the log-transformation here makes it a bit harder to interpret your results. Is it possible to back-transform or provide a graph with results on the original scale?</w:t>
      </w:r>
    </w:p>
  </w:comment>
  <w:comment w:id="339" w:author="Trevor Drees" w:date="2025-07-23T16:42:00Z" w:initials="TD">
    <w:p w14:paraId="2E0EE9F2" w14:textId="77777777" w:rsidR="00DB5569" w:rsidRDefault="00DB5569" w:rsidP="00DB5569">
      <w:pPr>
        <w:pStyle w:val="CommentText"/>
      </w:pPr>
      <w:r>
        <w:rPr>
          <w:rStyle w:val="CommentReference"/>
        </w:rPr>
        <w:annotationRef/>
      </w:r>
      <w:r>
        <w:t>Not too concerned about the log-transformation in the table, IMO. Have had previous papers list the model results that way without any issues from reviewers.</w:t>
      </w:r>
    </w:p>
  </w:comment>
  <w:comment w:id="341" w:author="van der Heide, Emma Rae" w:date="2025-07-15T10:49:00Z" w:initials="Ev">
    <w:p w14:paraId="761288EE" w14:textId="7C7A4D61" w:rsidR="004854DF" w:rsidRPr="00DA3E20" w:rsidRDefault="004854DF" w:rsidP="004854DF">
      <w:pPr>
        <w:pStyle w:val="CommentText"/>
      </w:pPr>
      <w:r w:rsidRPr="00DA3E20">
        <w:rPr>
          <w:rStyle w:val="CommentReference"/>
        </w:rPr>
        <w:annotationRef/>
      </w:r>
      <w:r w:rsidRPr="00DA3E20">
        <w:t>I think you need to define W and NW here as well</w:t>
      </w:r>
    </w:p>
  </w:comment>
  <w:comment w:id="342" w:author="Trevor Drees" w:date="2025-07-22T17:40:00Z" w:initials="TD">
    <w:p w14:paraId="0A0DF0C1" w14:textId="77777777" w:rsidR="00D26D44" w:rsidRPr="00DA3E20" w:rsidRDefault="00D26D44" w:rsidP="00D26D44">
      <w:pPr>
        <w:pStyle w:val="CommentText"/>
      </w:pPr>
      <w:r w:rsidRPr="00DA3E20">
        <w:rPr>
          <w:rStyle w:val="CommentReference"/>
        </w:rPr>
        <w:annotationRef/>
      </w:r>
      <w:r w:rsidRPr="00DA3E20">
        <w:t>Done.</w:t>
      </w:r>
    </w:p>
  </w:comment>
  <w:comment w:id="349" w:author="van der Heide, Emma Rae" w:date="2025-07-15T10:53:00Z" w:initials="Ev">
    <w:p w14:paraId="48F6D042" w14:textId="56A3505F" w:rsidR="004854DF" w:rsidRPr="00DA3E20" w:rsidRDefault="004854DF" w:rsidP="004854DF">
      <w:pPr>
        <w:pStyle w:val="CommentText"/>
      </w:pPr>
      <w:r w:rsidRPr="00DA3E20">
        <w:rPr>
          <w:rStyle w:val="CommentReference"/>
        </w:rPr>
        <w:annotationRef/>
      </w:r>
      <w:r w:rsidRPr="00DA3E20">
        <w:t>Curious about why the control appears in year 2 as well? I thought all the control plants flowered and died within year 1?</w:t>
      </w:r>
    </w:p>
    <w:p w14:paraId="3FA0426D" w14:textId="77777777" w:rsidR="004854DF" w:rsidRPr="00DA3E20" w:rsidRDefault="004854DF" w:rsidP="004854DF">
      <w:pPr>
        <w:pStyle w:val="CommentText"/>
      </w:pPr>
    </w:p>
    <w:p w14:paraId="77F2EDF8" w14:textId="77777777" w:rsidR="004854DF" w:rsidRDefault="004854DF" w:rsidP="004854DF">
      <w:pPr>
        <w:pStyle w:val="CommentText"/>
      </w:pPr>
      <w:r w:rsidRPr="00DA3E20">
        <w:t>(can’t find the place in the text where that appears, though, so maybe I’m wrong)</w:t>
      </w:r>
    </w:p>
  </w:comment>
  <w:comment w:id="350" w:author="Trevor Drees" w:date="2025-07-23T16:28:00Z" w:initials="TD">
    <w:p w14:paraId="44CFD641" w14:textId="77777777" w:rsidR="00DB5569" w:rsidRDefault="00547180" w:rsidP="00DB5569">
      <w:pPr>
        <w:pStyle w:val="CommentText"/>
      </w:pPr>
      <w:r>
        <w:rPr>
          <w:rStyle w:val="CommentReference"/>
        </w:rPr>
        <w:annotationRef/>
      </w:r>
      <w:r w:rsidR="00DB5569">
        <w:t xml:space="preserve">No, some of the control plants survived into year 2 (see Appendix S1, Table S2). The text does state that 100% of untrimmed </w:t>
      </w:r>
      <w:r w:rsidR="00DB5569">
        <w:rPr>
          <w:i/>
          <w:iCs/>
        </w:rPr>
        <w:t xml:space="preserve">C. nutans </w:t>
      </w:r>
      <w:r w:rsidR="00DB5569">
        <w:t>and 80%</w:t>
      </w:r>
      <w:r w:rsidR="00DB5569">
        <w:rPr>
          <w:i/>
          <w:iCs/>
        </w:rPr>
        <w:t xml:space="preserve"> of C. acanthoides </w:t>
      </w:r>
      <w:r w:rsidR="00DB5569">
        <w:t>flowered, but some of this flowering happened in year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024221" w15:done="0"/>
  <w15:commentEx w15:paraId="15836E25" w15:paraIdParent="3A024221" w15:done="0"/>
  <w15:commentEx w15:paraId="7FC3DD5F" w15:paraIdParent="3A024221" w15:done="0"/>
  <w15:commentEx w15:paraId="23E87A96" w15:done="0"/>
  <w15:commentEx w15:paraId="727AA3A0" w15:paraIdParent="23E87A96" w15:done="0"/>
  <w15:commentEx w15:paraId="07B132A1" w15:paraIdParent="23E87A96" w15:done="0"/>
  <w15:commentEx w15:paraId="766E737F" w15:done="0"/>
  <w15:commentEx w15:paraId="51B4090F" w15:done="0"/>
  <w15:commentEx w15:paraId="2FAFCC9E" w15:paraIdParent="51B4090F" w15:done="0"/>
  <w15:commentEx w15:paraId="2B36DF3A" w15:done="0"/>
  <w15:commentEx w15:paraId="145ADDBB" w15:paraIdParent="2B36DF3A" w15:done="0"/>
  <w15:commentEx w15:paraId="27E3E454" w15:done="0"/>
  <w15:commentEx w15:paraId="0D9C8B0A" w15:paraIdParent="27E3E454" w15:done="0"/>
  <w15:commentEx w15:paraId="16D203B3" w15:paraIdParent="27E3E454" w15:done="0"/>
  <w15:commentEx w15:paraId="01D5E569" w15:paraIdParent="27E3E454" w15:done="0"/>
  <w15:commentEx w15:paraId="79BA6206" w15:done="0"/>
  <w15:commentEx w15:paraId="517BE93A" w15:paraIdParent="79BA6206" w15:done="0"/>
  <w15:commentEx w15:paraId="7F5448E5" w15:paraIdParent="79BA6206" w15:done="0"/>
  <w15:commentEx w15:paraId="6E3397E0" w15:done="0"/>
  <w15:commentEx w15:paraId="5DB36D03" w15:paraIdParent="6E3397E0" w15:done="0"/>
  <w15:commentEx w15:paraId="1BDE4837" w15:paraIdParent="6E3397E0" w15:done="0"/>
  <w15:commentEx w15:paraId="3EB8A27D" w15:done="0"/>
  <w15:commentEx w15:paraId="42E837B5" w15:paraIdParent="3EB8A27D" w15:done="0"/>
  <w15:commentEx w15:paraId="0C4BD699" w15:done="0"/>
  <w15:commentEx w15:paraId="37A4F45A" w15:paraIdParent="0C4BD699" w15:done="0"/>
  <w15:commentEx w15:paraId="49ACC3C8" w15:paraIdParent="0C4BD699" w15:done="0"/>
  <w15:commentEx w15:paraId="695314EF" w15:paraIdParent="0C4BD699" w15:done="0"/>
  <w15:commentEx w15:paraId="16C6F942" w15:paraIdParent="0C4BD699" w15:done="0"/>
  <w15:commentEx w15:paraId="71D01967" w15:done="0"/>
  <w15:commentEx w15:paraId="6A166A4B" w15:paraIdParent="71D01967" w15:done="0"/>
  <w15:commentEx w15:paraId="1C39B70C" w15:done="0"/>
  <w15:commentEx w15:paraId="6E590505" w15:paraIdParent="1C39B70C" w15:done="0"/>
  <w15:commentEx w15:paraId="19F34602" w15:paraIdParent="1C39B70C" w15:done="0"/>
  <w15:commentEx w15:paraId="4489DD08" w15:done="0"/>
  <w15:commentEx w15:paraId="77F1500C" w15:paraIdParent="4489DD08" w15:done="0"/>
  <w15:commentEx w15:paraId="7F98DBE2" w15:paraIdParent="4489DD08" w15:done="0"/>
  <w15:commentEx w15:paraId="2638734D" w15:paraIdParent="4489DD08" w15:done="0"/>
  <w15:commentEx w15:paraId="639D298E" w15:done="0"/>
  <w15:commentEx w15:paraId="6E94FD89" w15:paraIdParent="639D298E" w15:done="0"/>
  <w15:commentEx w15:paraId="699ED93B" w15:paraIdParent="639D298E" w15:done="0"/>
  <w15:commentEx w15:paraId="3A1B7197" w15:paraIdParent="639D298E" w15:done="0"/>
  <w15:commentEx w15:paraId="0F37B366" w15:done="0"/>
  <w15:commentEx w15:paraId="15BBD77C" w15:paraIdParent="0F37B366" w15:done="0"/>
  <w15:commentEx w15:paraId="4E621CB6" w15:paraIdParent="0F37B366" w15:done="0"/>
  <w15:commentEx w15:paraId="231C7754" w15:done="0"/>
  <w15:commentEx w15:paraId="0FDB9192" w15:done="0"/>
  <w15:commentEx w15:paraId="461F18D9" w15:paraIdParent="0FDB9192" w15:done="0"/>
  <w15:commentEx w15:paraId="09817760" w15:done="0"/>
  <w15:commentEx w15:paraId="092D82C1" w15:paraIdParent="09817760" w15:done="0"/>
  <w15:commentEx w15:paraId="7C6FEBE5" w15:paraIdParent="09817760" w15:done="0"/>
  <w15:commentEx w15:paraId="5EDCD4F5" w15:done="0"/>
  <w15:commentEx w15:paraId="78C9DD4D" w15:paraIdParent="5EDCD4F5" w15:done="0"/>
  <w15:commentEx w15:paraId="7D318103" w15:done="0"/>
  <w15:commentEx w15:paraId="13B08590" w15:paraIdParent="7D318103" w15:done="0"/>
  <w15:commentEx w15:paraId="4E6CB464" w15:done="0"/>
  <w15:commentEx w15:paraId="44C0E9D5" w15:paraIdParent="4E6CB464" w15:done="0"/>
  <w15:commentEx w15:paraId="7C116325" w15:paraIdParent="4E6CB464" w15:done="0"/>
  <w15:commentEx w15:paraId="5C87C3CC" w15:paraIdParent="4E6CB464" w15:done="0"/>
  <w15:commentEx w15:paraId="36734852" w15:done="0"/>
  <w15:commentEx w15:paraId="4302B710" w15:paraIdParent="36734852" w15:done="0"/>
  <w15:commentEx w15:paraId="0A0BF405" w15:done="0"/>
  <w15:commentEx w15:paraId="2B26EA62" w15:paraIdParent="0A0BF405" w15:done="0"/>
  <w15:commentEx w15:paraId="683F3FE1" w15:done="0"/>
  <w15:commentEx w15:paraId="76A709EE" w15:paraIdParent="683F3FE1" w15:done="0"/>
  <w15:commentEx w15:paraId="16FC600E" w15:done="0"/>
  <w15:commentEx w15:paraId="529C8970" w15:paraIdParent="16FC600E" w15:done="0"/>
  <w15:commentEx w15:paraId="125A49F5" w15:done="0"/>
  <w15:commentEx w15:paraId="3F0A474D" w15:paraIdParent="125A49F5" w15:done="0"/>
  <w15:commentEx w15:paraId="64EC0CEA" w15:done="0"/>
  <w15:commentEx w15:paraId="74DE19ED" w15:paraIdParent="64EC0CEA" w15:done="0"/>
  <w15:commentEx w15:paraId="09B99498" w15:done="0"/>
  <w15:commentEx w15:paraId="41220E9F" w15:paraIdParent="09B99498" w15:done="0"/>
  <w15:commentEx w15:paraId="499DCB5D" w15:done="0"/>
  <w15:commentEx w15:paraId="7A62B152" w15:paraIdParent="499DCB5D" w15:done="0"/>
  <w15:commentEx w15:paraId="1E603F13" w15:paraIdParent="499DCB5D" w15:done="0"/>
  <w15:commentEx w15:paraId="55255598" w15:paraIdParent="499DCB5D" w15:done="0"/>
  <w15:commentEx w15:paraId="0E4F2563" w15:paraIdParent="499DCB5D" w15:done="0"/>
  <w15:commentEx w15:paraId="692FB5AE" w15:done="0"/>
  <w15:commentEx w15:paraId="30994C5A" w15:paraIdParent="692FB5AE" w15:done="0"/>
  <w15:commentEx w15:paraId="3AED75CD" w15:paraIdParent="692FB5AE" w15:done="0"/>
  <w15:commentEx w15:paraId="26C87504" w15:done="0"/>
  <w15:commentEx w15:paraId="4E7389F0" w15:paraIdParent="26C87504" w15:done="0"/>
  <w15:commentEx w15:paraId="4A7DD862" w15:done="0"/>
  <w15:commentEx w15:paraId="20D8E049" w15:paraIdParent="4A7DD862" w15:done="0"/>
  <w15:commentEx w15:paraId="6C0BC823" w15:done="0"/>
  <w15:commentEx w15:paraId="04E81F2E" w15:paraIdParent="6C0BC823" w15:done="0"/>
  <w15:commentEx w15:paraId="36216386" w15:paraIdParent="6C0BC823" w15:done="0"/>
  <w15:commentEx w15:paraId="21AB31ED" w15:paraIdParent="6C0BC823" w15:done="0"/>
  <w15:commentEx w15:paraId="05602CA4" w15:done="0"/>
  <w15:commentEx w15:paraId="717C1238" w15:paraIdParent="05602CA4" w15:done="0"/>
  <w15:commentEx w15:paraId="28998C4E" w15:done="0"/>
  <w15:commentEx w15:paraId="68F110E3" w15:paraIdParent="28998C4E" w15:done="0"/>
  <w15:commentEx w15:paraId="72627631" w15:done="0"/>
  <w15:commentEx w15:paraId="445F11D0" w15:paraIdParent="72627631" w15:done="0"/>
  <w15:commentEx w15:paraId="774CD35E" w15:done="0"/>
  <w15:commentEx w15:paraId="2FF58D6C" w15:paraIdParent="774CD35E" w15:done="0"/>
  <w15:commentEx w15:paraId="4EEB0016" w15:done="0"/>
  <w15:commentEx w15:paraId="45BBCCCE" w15:paraIdParent="4EEB0016" w15:done="0"/>
  <w15:commentEx w15:paraId="34E4AAB2" w15:paraIdParent="4EEB0016" w15:done="0"/>
  <w15:commentEx w15:paraId="40441FC6" w15:paraIdParent="4EEB0016" w15:done="0"/>
  <w15:commentEx w15:paraId="094D6523" w15:paraIdParent="4EEB0016" w15:done="0"/>
  <w15:commentEx w15:paraId="29D30F5F" w15:done="0"/>
  <w15:commentEx w15:paraId="143CDCF8" w15:paraIdParent="29D30F5F" w15:done="0"/>
  <w15:commentEx w15:paraId="55DD8BD2" w15:done="0"/>
  <w15:commentEx w15:paraId="7672458B" w15:paraIdParent="55DD8BD2" w15:done="0"/>
  <w15:commentEx w15:paraId="21C7036A" w15:done="0"/>
  <w15:commentEx w15:paraId="2E0EE9F2" w15:paraIdParent="21C7036A" w15:done="0"/>
  <w15:commentEx w15:paraId="761288EE" w15:done="0"/>
  <w15:commentEx w15:paraId="0A0DF0C1" w15:paraIdParent="761288EE" w15:done="0"/>
  <w15:commentEx w15:paraId="77F2EDF8" w15:done="0"/>
  <w15:commentEx w15:paraId="44CFD641" w15:paraIdParent="77F2ED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1DF2B6" w16cex:dateUtc="2025-06-05T03:02:00Z"/>
  <w16cex:commentExtensible w16cex:durableId="7F572801" w16cex:dateUtc="2025-07-14T19:40:00Z"/>
  <w16cex:commentExtensible w16cex:durableId="6A285ECC" w16cex:dateUtc="2025-07-23T00:37:00Z"/>
  <w16cex:commentExtensible w16cex:durableId="18E95280" w16cex:dateUtc="2025-07-18T05:03:00Z"/>
  <w16cex:commentExtensible w16cex:durableId="7B15CE6A" w16cex:dateUtc="2025-07-18T05:18:00Z"/>
  <w16cex:commentExtensible w16cex:durableId="4958D82A" w16cex:dateUtc="2025-07-28T00:55:00Z"/>
  <w16cex:commentExtensible w16cex:durableId="7C81A9C1" w16cex:dateUtc="2025-06-05T03:03:00Z"/>
  <w16cex:commentExtensible w16cex:durableId="3B70EE49" w16cex:dateUtc="2025-07-18T05:34:00Z"/>
  <w16cex:commentExtensible w16cex:durableId="72DFC680" w16cex:dateUtc="2025-07-28T00:45:00Z"/>
  <w16cex:commentExtensible w16cex:durableId="1D63F8F2" w16cex:dateUtc="2025-07-14T19:49:00Z"/>
  <w16cex:commentExtensible w16cex:durableId="4FAF37AF" w16cex:dateUtc="2025-07-23T23:08:00Z"/>
  <w16cex:commentExtensible w16cex:durableId="3E1FD35B" w16cex:dateUtc="2025-07-14T19:52:00Z"/>
  <w16cex:commentExtensible w16cex:durableId="002A462D" w16cex:dateUtc="2025-07-15T14:56:00Z"/>
  <w16cex:commentExtensible w16cex:durableId="593895F0" w16cex:dateUtc="2025-07-18T05:41:00Z"/>
  <w16cex:commentExtensible w16cex:durableId="63E9A2E4" w16cex:dateUtc="2025-07-23T23:14:00Z"/>
  <w16cex:commentExtensible w16cex:durableId="51E3AF1B" w16cex:dateUtc="2025-05-28T14:16:00Z"/>
  <w16cex:commentExtensible w16cex:durableId="0DD2BEE5" w16cex:dateUtc="2025-07-18T08:46:00Z"/>
  <w16cex:commentExtensible w16cex:durableId="018D3309" w16cex:dateUtc="2025-07-24T00:02:00Z"/>
  <w16cex:commentExtensible w16cex:durableId="30C4A94F" w16cex:dateUtc="2025-07-14T19:55:00Z"/>
  <w16cex:commentExtensible w16cex:durableId="1706867F" w16cex:dateUtc="2025-07-18T08:45:00Z"/>
  <w16cex:commentExtensible w16cex:durableId="540A5089" w16cex:dateUtc="2025-07-24T00:03:00Z"/>
  <w16cex:commentExtensible w16cex:durableId="3C88F85A" w16cex:dateUtc="2025-07-14T19:59:00Z"/>
  <w16cex:commentExtensible w16cex:durableId="391BD227" w16cex:dateUtc="2025-07-24T00:03:00Z"/>
  <w16cex:commentExtensible w16cex:durableId="74312284" w16cex:dateUtc="2025-05-27T16:00:00Z"/>
  <w16cex:commentExtensible w16cex:durableId="09716344" w16cex:dateUtc="2025-06-05T03:04:00Z"/>
  <w16cex:commentExtensible w16cex:durableId="3CFC8319" w16cex:dateUtc="2025-07-14T20:02:00Z"/>
  <w16cex:commentExtensible w16cex:durableId="703857F1" w16cex:dateUtc="2025-07-18T08:47:00Z"/>
  <w16cex:commentExtensible w16cex:durableId="509ED061" w16cex:dateUtc="2025-07-27T23:06:00Z"/>
  <w16cex:commentExtensible w16cex:durableId="2D3481D6" w16cex:dateUtc="2025-07-14T20:05:00Z"/>
  <w16cex:commentExtensible w16cex:durableId="5780057E" w16cex:dateUtc="2025-07-27T22:59:00Z"/>
  <w16cex:commentExtensible w16cex:durableId="50AAE078" w16cex:dateUtc="2025-07-14T20:15:00Z"/>
  <w16cex:commentExtensible w16cex:durableId="5B4EB76D" w16cex:dateUtc="2025-07-18T08:51:00Z"/>
  <w16cex:commentExtensible w16cex:durableId="3A8FB4C0" w16cex:dateUtc="2025-07-27T23:37:00Z"/>
  <w16cex:commentExtensible w16cex:durableId="6962564A" w16cex:dateUtc="2025-06-05T03:54:00Z"/>
  <w16cex:commentExtensible w16cex:durableId="6D5A79DD" w16cex:dateUtc="2025-07-14T20:17:00Z"/>
  <w16cex:commentExtensible w16cex:durableId="47A5A11D" w16cex:dateUtc="2025-07-18T08:44:00Z"/>
  <w16cex:commentExtensible w16cex:durableId="7EB9FBDC" w16cex:dateUtc="2025-07-28T00:31:00Z"/>
  <w16cex:commentExtensible w16cex:durableId="093029EC" w16cex:dateUtc="2025-06-05T03:54:00Z"/>
  <w16cex:commentExtensible w16cex:durableId="1C440238" w16cex:dateUtc="2025-07-14T20:17:00Z"/>
  <w16cex:commentExtensible w16cex:durableId="060C9314" w16cex:dateUtc="2025-07-18T08:44:00Z"/>
  <w16cex:commentExtensible w16cex:durableId="0481FF14" w16cex:dateUtc="2025-07-28T00:31:00Z"/>
  <w16cex:commentExtensible w16cex:durableId="519FBE22" w16cex:dateUtc="2025-07-14T20:21:00Z"/>
  <w16cex:commentExtensible w16cex:durableId="295B7307" w16cex:dateUtc="2025-07-18T08:52:00Z"/>
  <w16cex:commentExtensible w16cex:durableId="5CDF8242" w16cex:dateUtc="2025-07-29T17:30:00Z"/>
  <w16cex:commentExtensible w16cex:durableId="4508F849" w16cex:dateUtc="2025-07-28T04:52:00Z"/>
  <w16cex:commentExtensible w16cex:durableId="7A7F132D" w16cex:dateUtc="2025-07-14T20:29:00Z"/>
  <w16cex:commentExtensible w16cex:durableId="0B741928" w16cex:dateUtc="2025-07-27T22:56:00Z"/>
  <w16cex:commentExtensible w16cex:durableId="53F86D31" w16cex:dateUtc="2025-07-14T20:32:00Z"/>
  <w16cex:commentExtensible w16cex:durableId="495EEC63" w16cex:dateUtc="2025-07-18T11:06:00Z"/>
  <w16cex:commentExtensible w16cex:durableId="487F7C5F" w16cex:dateUtc="2025-07-27T22:27:00Z"/>
  <w16cex:commentExtensible w16cex:durableId="073DE917" w16cex:dateUtc="2025-07-14T20:32:00Z"/>
  <w16cex:commentExtensible w16cex:durableId="528FB88C" w16cex:dateUtc="2025-07-27T22:15:00Z"/>
  <w16cex:commentExtensible w16cex:durableId="683F8B4B" w16cex:dateUtc="2025-07-14T20:34:00Z"/>
  <w16cex:commentExtensible w16cex:durableId="5F788192" w16cex:dateUtc="2025-07-23T00:51:00Z"/>
  <w16cex:commentExtensible w16cex:durableId="0B0DD8D4" w16cex:dateUtc="2025-05-27T17:39:00Z"/>
  <w16cex:commentExtensible w16cex:durableId="0063D48F" w16cex:dateUtc="2025-06-05T03:31:00Z"/>
  <w16cex:commentExtensible w16cex:durableId="64272116" w16cex:dateUtc="2025-07-18T11:17:00Z"/>
  <w16cex:commentExtensible w16cex:durableId="0F0E0BB3" w16cex:dateUtc="2025-07-23T00:56:00Z"/>
  <w16cex:commentExtensible w16cex:durableId="0C424264" w16cex:dateUtc="2025-07-18T11:21:00Z"/>
  <w16cex:commentExtensible w16cex:durableId="0898B5D2" w16cex:dateUtc="2025-07-23T04:58:00Z"/>
  <w16cex:commentExtensible w16cex:durableId="50381C4E" w16cex:dateUtc="2025-07-14T20:37:00Z"/>
  <w16cex:commentExtensible w16cex:durableId="3D6D198C" w16cex:dateUtc="2025-07-23T00:53:00Z"/>
  <w16cex:commentExtensible w16cex:durableId="61EF4553" w16cex:dateUtc="2025-07-18T11:23:00Z"/>
  <w16cex:commentExtensible w16cex:durableId="42CC8BD8" w16cex:dateUtc="2025-07-23T00:53:00Z"/>
  <w16cex:commentExtensible w16cex:durableId="3ADE0EE2" w16cex:dateUtc="2025-07-18T11:45:00Z"/>
  <w16cex:commentExtensible w16cex:durableId="3C29822A" w16cex:dateUtc="2025-07-23T00:59:00Z"/>
  <w16cex:commentExtensible w16cex:durableId="6D1C05D3" w16cex:dateUtc="2025-07-14T20:43:00Z"/>
  <w16cex:commentExtensible w16cex:durableId="23316E19" w16cex:dateUtc="2025-07-24T03:20:00Z"/>
  <w16cex:commentExtensible w16cex:durableId="4D8C639D" w16cex:dateUtc="2025-07-18T11:46:00Z"/>
  <w16cex:commentExtensible w16cex:durableId="570DDF53" w16cex:dateUtc="2025-07-23T01:02:00Z"/>
  <w16cex:commentExtensible w16cex:durableId="02401530" w16cex:dateUtc="2025-07-14T20:47:00Z"/>
  <w16cex:commentExtensible w16cex:durableId="2A9533B7" w16cex:dateUtc="2025-07-27T22:15:00Z"/>
  <w16cex:commentExtensible w16cex:durableId="4460A9F9" w16cex:dateUtc="2025-05-27T17:43:00Z"/>
  <w16cex:commentExtensible w16cex:durableId="11D580FA" w16cex:dateUtc="2025-06-05T03:35:00Z"/>
  <w16cex:commentExtensible w16cex:durableId="6079FECF" w16cex:dateUtc="2025-07-14T20:52:00Z"/>
  <w16cex:commentExtensible w16cex:durableId="23E0F7FD" w16cex:dateUtc="2025-07-18T11:47:00Z"/>
  <w16cex:commentExtensible w16cex:durableId="15AA7BCA" w16cex:dateUtc="2025-07-24T05:25:00Z"/>
  <w16cex:commentExtensible w16cex:durableId="7DAD0A52" w16cex:dateUtc="2025-07-15T14:23:00Z"/>
  <w16cex:commentExtensible w16cex:durableId="3DCCA372" w16cex:dateUtc="2025-07-18T11:48:00Z"/>
  <w16cex:commentExtensible w16cex:durableId="23A1B2C3" w16cex:dateUtc="2025-07-24T05:21:00Z"/>
  <w16cex:commentExtensible w16cex:durableId="1C1F86EC" w16cex:dateUtc="2025-05-27T17:44:00Z"/>
  <w16cex:commentExtensible w16cex:durableId="3B00974A" w16cex:dateUtc="2025-06-06T04:08:00Z"/>
  <w16cex:commentExtensible w16cex:durableId="591C7295" w16cex:dateUtc="2025-07-18T11:52:00Z"/>
  <w16cex:commentExtensible w16cex:durableId="5EDAC50A" w16cex:dateUtc="2025-07-24T05:12:00Z"/>
  <w16cex:commentExtensible w16cex:durableId="78ACDF86" w16cex:dateUtc="2025-07-15T14:29:00Z"/>
  <w16cex:commentExtensible w16cex:durableId="12294739" w16cex:dateUtc="2025-07-15T14:31:00Z"/>
  <w16cex:commentExtensible w16cex:durableId="259669FA" w16cex:dateUtc="2025-07-18T11:52:00Z"/>
  <w16cex:commentExtensible w16cex:durableId="5BD54963" w16cex:dateUtc="2025-07-24T03:22:00Z"/>
  <w16cex:commentExtensible w16cex:durableId="485835FC" w16cex:dateUtc="2025-07-18T11:53:00Z"/>
  <w16cex:commentExtensible w16cex:durableId="280E5138" w16cex:dateUtc="2025-07-23T23:46:00Z"/>
  <w16cex:commentExtensible w16cex:durableId="19142314" w16cex:dateUtc="2025-07-18T11:54:00Z"/>
  <w16cex:commentExtensible w16cex:durableId="6363FCF5" w16cex:dateUtc="2025-07-23T23:51:00Z"/>
  <w16cex:commentExtensible w16cex:durableId="49E3BFD2" w16cex:dateUtc="2025-07-15T14:33:00Z"/>
  <w16cex:commentExtensible w16cex:durableId="79AFFE47" w16cex:dateUtc="2025-07-23T23:51:00Z"/>
  <w16cex:commentExtensible w16cex:durableId="57CE6411" w16cex:dateUtc="2025-07-15T14:36:00Z"/>
  <w16cex:commentExtensible w16cex:durableId="44D93FCD" w16cex:dateUtc="2025-07-23T01:07:00Z"/>
  <w16cex:commentExtensible w16cex:durableId="27EA2CBC" w16cex:dateUtc="2025-05-27T17:49:00Z"/>
  <w16cex:commentExtensible w16cex:durableId="01C0B008" w16cex:dateUtc="2025-06-05T04:58:00Z"/>
  <w16cex:commentExtensible w16cex:durableId="239AD71C" w16cex:dateUtc="2025-07-15T14:41:00Z"/>
  <w16cex:commentExtensible w16cex:durableId="7BD4681C" w16cex:dateUtc="2025-07-18T11:59:00Z"/>
  <w16cex:commentExtensible w16cex:durableId="1475D144" w16cex:dateUtc="2025-07-24T04:43:00Z"/>
  <w16cex:commentExtensible w16cex:durableId="597FD417" w16cex:dateUtc="2025-07-15T14:43:00Z"/>
  <w16cex:commentExtensible w16cex:durableId="1D8650A2" w16cex:dateUtc="2025-07-24T04:35:00Z"/>
  <w16cex:commentExtensible w16cex:durableId="4FB17A22" w16cex:dateUtc="2025-07-18T12:03:00Z"/>
  <w16cex:commentExtensible w16cex:durableId="4388E89E" w16cex:dateUtc="2025-07-23T00:44:00Z"/>
  <w16cex:commentExtensible w16cex:durableId="73178038" w16cex:dateUtc="2025-07-15T14:48:00Z"/>
  <w16cex:commentExtensible w16cex:durableId="485414C1" w16cex:dateUtc="2025-07-23T23:42:00Z"/>
  <w16cex:commentExtensible w16cex:durableId="2A0E99C6" w16cex:dateUtc="2025-07-15T14:49:00Z"/>
  <w16cex:commentExtensible w16cex:durableId="5C99F768" w16cex:dateUtc="2025-07-23T00:40:00Z"/>
  <w16cex:commentExtensible w16cex:durableId="0BF2EC44" w16cex:dateUtc="2025-07-15T14:53:00Z"/>
  <w16cex:commentExtensible w16cex:durableId="408C987D" w16cex:dateUtc="2025-07-23T2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024221" w16cid:durableId="6E1DF2B6"/>
  <w16cid:commentId w16cid:paraId="15836E25" w16cid:durableId="7F572801"/>
  <w16cid:commentId w16cid:paraId="7FC3DD5F" w16cid:durableId="6A285ECC"/>
  <w16cid:commentId w16cid:paraId="23E87A96" w16cid:durableId="18E95280"/>
  <w16cid:commentId w16cid:paraId="727AA3A0" w16cid:durableId="7B15CE6A"/>
  <w16cid:commentId w16cid:paraId="07B132A1" w16cid:durableId="4958D82A"/>
  <w16cid:commentId w16cid:paraId="766E737F" w16cid:durableId="7C81A9C1"/>
  <w16cid:commentId w16cid:paraId="51B4090F" w16cid:durableId="3B70EE49"/>
  <w16cid:commentId w16cid:paraId="2FAFCC9E" w16cid:durableId="72DFC680"/>
  <w16cid:commentId w16cid:paraId="2B36DF3A" w16cid:durableId="1D63F8F2"/>
  <w16cid:commentId w16cid:paraId="145ADDBB" w16cid:durableId="4FAF37AF"/>
  <w16cid:commentId w16cid:paraId="27E3E454" w16cid:durableId="3E1FD35B"/>
  <w16cid:commentId w16cid:paraId="0D9C8B0A" w16cid:durableId="002A462D"/>
  <w16cid:commentId w16cid:paraId="16D203B3" w16cid:durableId="593895F0"/>
  <w16cid:commentId w16cid:paraId="01D5E569" w16cid:durableId="63E9A2E4"/>
  <w16cid:commentId w16cid:paraId="79BA6206" w16cid:durableId="51E3AF1B"/>
  <w16cid:commentId w16cid:paraId="517BE93A" w16cid:durableId="0DD2BEE5"/>
  <w16cid:commentId w16cid:paraId="7F5448E5" w16cid:durableId="018D3309"/>
  <w16cid:commentId w16cid:paraId="6E3397E0" w16cid:durableId="30C4A94F"/>
  <w16cid:commentId w16cid:paraId="5DB36D03" w16cid:durableId="1706867F"/>
  <w16cid:commentId w16cid:paraId="1BDE4837" w16cid:durableId="540A5089"/>
  <w16cid:commentId w16cid:paraId="3EB8A27D" w16cid:durableId="3C88F85A"/>
  <w16cid:commentId w16cid:paraId="42E837B5" w16cid:durableId="391BD227"/>
  <w16cid:commentId w16cid:paraId="0C4BD699" w16cid:durableId="74312284"/>
  <w16cid:commentId w16cid:paraId="37A4F45A" w16cid:durableId="09716344"/>
  <w16cid:commentId w16cid:paraId="49ACC3C8" w16cid:durableId="3CFC8319"/>
  <w16cid:commentId w16cid:paraId="695314EF" w16cid:durableId="703857F1"/>
  <w16cid:commentId w16cid:paraId="16C6F942" w16cid:durableId="509ED061"/>
  <w16cid:commentId w16cid:paraId="71D01967" w16cid:durableId="2D3481D6"/>
  <w16cid:commentId w16cid:paraId="6A166A4B" w16cid:durableId="5780057E"/>
  <w16cid:commentId w16cid:paraId="1C39B70C" w16cid:durableId="50AAE078"/>
  <w16cid:commentId w16cid:paraId="6E590505" w16cid:durableId="5B4EB76D"/>
  <w16cid:commentId w16cid:paraId="19F34602" w16cid:durableId="3A8FB4C0"/>
  <w16cid:commentId w16cid:paraId="4489DD08" w16cid:durableId="6962564A"/>
  <w16cid:commentId w16cid:paraId="77F1500C" w16cid:durableId="6D5A79DD"/>
  <w16cid:commentId w16cid:paraId="7F98DBE2" w16cid:durableId="47A5A11D"/>
  <w16cid:commentId w16cid:paraId="2638734D" w16cid:durableId="7EB9FBDC"/>
  <w16cid:commentId w16cid:paraId="639D298E" w16cid:durableId="093029EC"/>
  <w16cid:commentId w16cid:paraId="6E94FD89" w16cid:durableId="1C440238"/>
  <w16cid:commentId w16cid:paraId="699ED93B" w16cid:durableId="060C9314"/>
  <w16cid:commentId w16cid:paraId="3A1B7197" w16cid:durableId="0481FF14"/>
  <w16cid:commentId w16cid:paraId="0F37B366" w16cid:durableId="519FBE22"/>
  <w16cid:commentId w16cid:paraId="15BBD77C" w16cid:durableId="295B7307"/>
  <w16cid:commentId w16cid:paraId="4E621CB6" w16cid:durableId="5CDF8242"/>
  <w16cid:commentId w16cid:paraId="231C7754" w16cid:durableId="4508F849"/>
  <w16cid:commentId w16cid:paraId="0FDB9192" w16cid:durableId="7A7F132D"/>
  <w16cid:commentId w16cid:paraId="461F18D9" w16cid:durableId="0B741928"/>
  <w16cid:commentId w16cid:paraId="09817760" w16cid:durableId="53F86D31"/>
  <w16cid:commentId w16cid:paraId="092D82C1" w16cid:durableId="495EEC63"/>
  <w16cid:commentId w16cid:paraId="7C6FEBE5" w16cid:durableId="487F7C5F"/>
  <w16cid:commentId w16cid:paraId="5EDCD4F5" w16cid:durableId="073DE917"/>
  <w16cid:commentId w16cid:paraId="78C9DD4D" w16cid:durableId="528FB88C"/>
  <w16cid:commentId w16cid:paraId="7D318103" w16cid:durableId="683F8B4B"/>
  <w16cid:commentId w16cid:paraId="13B08590" w16cid:durableId="5F788192"/>
  <w16cid:commentId w16cid:paraId="4E6CB464" w16cid:durableId="0B0DD8D4"/>
  <w16cid:commentId w16cid:paraId="44C0E9D5" w16cid:durableId="0063D48F"/>
  <w16cid:commentId w16cid:paraId="7C116325" w16cid:durableId="64272116"/>
  <w16cid:commentId w16cid:paraId="5C87C3CC" w16cid:durableId="0F0E0BB3"/>
  <w16cid:commentId w16cid:paraId="36734852" w16cid:durableId="0C424264"/>
  <w16cid:commentId w16cid:paraId="4302B710" w16cid:durableId="0898B5D2"/>
  <w16cid:commentId w16cid:paraId="0A0BF405" w16cid:durableId="50381C4E"/>
  <w16cid:commentId w16cid:paraId="2B26EA62" w16cid:durableId="3D6D198C"/>
  <w16cid:commentId w16cid:paraId="683F3FE1" w16cid:durableId="61EF4553"/>
  <w16cid:commentId w16cid:paraId="76A709EE" w16cid:durableId="42CC8BD8"/>
  <w16cid:commentId w16cid:paraId="16FC600E" w16cid:durableId="3ADE0EE2"/>
  <w16cid:commentId w16cid:paraId="529C8970" w16cid:durableId="3C29822A"/>
  <w16cid:commentId w16cid:paraId="125A49F5" w16cid:durableId="6D1C05D3"/>
  <w16cid:commentId w16cid:paraId="3F0A474D" w16cid:durableId="23316E19"/>
  <w16cid:commentId w16cid:paraId="64EC0CEA" w16cid:durableId="4D8C639D"/>
  <w16cid:commentId w16cid:paraId="74DE19ED" w16cid:durableId="570DDF53"/>
  <w16cid:commentId w16cid:paraId="09B99498" w16cid:durableId="02401530"/>
  <w16cid:commentId w16cid:paraId="41220E9F" w16cid:durableId="2A9533B7"/>
  <w16cid:commentId w16cid:paraId="499DCB5D" w16cid:durableId="4460A9F9"/>
  <w16cid:commentId w16cid:paraId="7A62B152" w16cid:durableId="11D580FA"/>
  <w16cid:commentId w16cid:paraId="1E603F13" w16cid:durableId="6079FECF"/>
  <w16cid:commentId w16cid:paraId="55255598" w16cid:durableId="23E0F7FD"/>
  <w16cid:commentId w16cid:paraId="0E4F2563" w16cid:durableId="15AA7BCA"/>
  <w16cid:commentId w16cid:paraId="692FB5AE" w16cid:durableId="7DAD0A52"/>
  <w16cid:commentId w16cid:paraId="30994C5A" w16cid:durableId="3DCCA372"/>
  <w16cid:commentId w16cid:paraId="3AED75CD" w16cid:durableId="23A1B2C3"/>
  <w16cid:commentId w16cid:paraId="26C87504" w16cid:durableId="1C1F86EC"/>
  <w16cid:commentId w16cid:paraId="4E7389F0" w16cid:durableId="3B00974A"/>
  <w16cid:commentId w16cid:paraId="4A7DD862" w16cid:durableId="591C7295"/>
  <w16cid:commentId w16cid:paraId="20D8E049" w16cid:durableId="5EDAC50A"/>
  <w16cid:commentId w16cid:paraId="6C0BC823" w16cid:durableId="78ACDF86"/>
  <w16cid:commentId w16cid:paraId="04E81F2E" w16cid:durableId="12294739"/>
  <w16cid:commentId w16cid:paraId="36216386" w16cid:durableId="259669FA"/>
  <w16cid:commentId w16cid:paraId="21AB31ED" w16cid:durableId="5BD54963"/>
  <w16cid:commentId w16cid:paraId="05602CA4" w16cid:durableId="485835FC"/>
  <w16cid:commentId w16cid:paraId="717C1238" w16cid:durableId="280E5138"/>
  <w16cid:commentId w16cid:paraId="28998C4E" w16cid:durableId="19142314"/>
  <w16cid:commentId w16cid:paraId="68F110E3" w16cid:durableId="6363FCF5"/>
  <w16cid:commentId w16cid:paraId="72627631" w16cid:durableId="49E3BFD2"/>
  <w16cid:commentId w16cid:paraId="445F11D0" w16cid:durableId="79AFFE47"/>
  <w16cid:commentId w16cid:paraId="774CD35E" w16cid:durableId="57CE6411"/>
  <w16cid:commentId w16cid:paraId="2FF58D6C" w16cid:durableId="44D93FCD"/>
  <w16cid:commentId w16cid:paraId="4EEB0016" w16cid:durableId="27EA2CBC"/>
  <w16cid:commentId w16cid:paraId="45BBCCCE" w16cid:durableId="01C0B008"/>
  <w16cid:commentId w16cid:paraId="34E4AAB2" w16cid:durableId="239AD71C"/>
  <w16cid:commentId w16cid:paraId="40441FC6" w16cid:durableId="7BD4681C"/>
  <w16cid:commentId w16cid:paraId="094D6523" w16cid:durableId="1475D144"/>
  <w16cid:commentId w16cid:paraId="29D30F5F" w16cid:durableId="597FD417"/>
  <w16cid:commentId w16cid:paraId="143CDCF8" w16cid:durableId="1D8650A2"/>
  <w16cid:commentId w16cid:paraId="55DD8BD2" w16cid:durableId="4FB17A22"/>
  <w16cid:commentId w16cid:paraId="7672458B" w16cid:durableId="4388E89E"/>
  <w16cid:commentId w16cid:paraId="21C7036A" w16cid:durableId="73178038"/>
  <w16cid:commentId w16cid:paraId="2E0EE9F2" w16cid:durableId="485414C1"/>
  <w16cid:commentId w16cid:paraId="761288EE" w16cid:durableId="2A0E99C6"/>
  <w16cid:commentId w16cid:paraId="0A0DF0C1" w16cid:durableId="5C99F768"/>
  <w16cid:commentId w16cid:paraId="77F2EDF8" w16cid:durableId="0BF2EC44"/>
  <w16cid:commentId w16cid:paraId="44CFD641" w16cid:durableId="408C98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59EF1" w14:textId="77777777" w:rsidR="00DA3CAC" w:rsidRPr="00DA3E20" w:rsidRDefault="00DA3CAC" w:rsidP="00604784">
      <w:pPr>
        <w:spacing w:after="0" w:line="240" w:lineRule="auto"/>
      </w:pPr>
      <w:r w:rsidRPr="00DA3E20">
        <w:separator/>
      </w:r>
    </w:p>
  </w:endnote>
  <w:endnote w:type="continuationSeparator" w:id="0">
    <w:p w14:paraId="68436422" w14:textId="77777777" w:rsidR="00DA3CAC" w:rsidRPr="00DA3E20" w:rsidRDefault="00DA3CAC" w:rsidP="00604784">
      <w:pPr>
        <w:spacing w:after="0" w:line="240" w:lineRule="auto"/>
      </w:pPr>
      <w:r w:rsidRPr="00DA3E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549477"/>
      <w:docPartObj>
        <w:docPartGallery w:val="Page Numbers (Bottom of Page)"/>
        <w:docPartUnique/>
      </w:docPartObj>
    </w:sdtPr>
    <w:sdtContent>
      <w:p w14:paraId="1BF48CC2" w14:textId="2AC73D75" w:rsidR="00604784" w:rsidRPr="00DA3E20" w:rsidRDefault="00604784">
        <w:pPr>
          <w:pStyle w:val="Footer"/>
          <w:jc w:val="center"/>
        </w:pPr>
        <w:r w:rsidRPr="00DA3E20">
          <w:fldChar w:fldCharType="begin"/>
        </w:r>
        <w:r w:rsidRPr="00DA3E20">
          <w:instrText xml:space="preserve"> PAGE   \* MERGEFORMAT </w:instrText>
        </w:r>
        <w:r w:rsidRPr="00DA3E20">
          <w:fldChar w:fldCharType="separate"/>
        </w:r>
        <w:r w:rsidRPr="00DA3E20">
          <w:rPr>
            <w:rPrChange w:id="351" w:author="Trevor Drees" w:date="2025-07-23T16:12:00Z" w16du:dateUtc="2025-07-23T23:12:00Z">
              <w:rPr>
                <w:noProof/>
              </w:rPr>
            </w:rPrChange>
          </w:rPr>
          <w:t>2</w:t>
        </w:r>
        <w:r w:rsidRPr="00DA3E20">
          <w:rPr>
            <w:rPrChange w:id="352" w:author="Trevor Drees" w:date="2025-07-23T16:12:00Z" w16du:dateUtc="2025-07-23T23:12:00Z">
              <w:rPr>
                <w:noProof/>
              </w:rPr>
            </w:rPrChange>
          </w:rPr>
          <w:fldChar w:fldCharType="end"/>
        </w:r>
      </w:p>
    </w:sdtContent>
  </w:sdt>
  <w:p w14:paraId="3967F326" w14:textId="77777777" w:rsidR="00604784" w:rsidRPr="00DA3E20" w:rsidRDefault="00604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AE9DC" w14:textId="77777777" w:rsidR="00DA3CAC" w:rsidRPr="00DA3E20" w:rsidRDefault="00DA3CAC" w:rsidP="00604784">
      <w:pPr>
        <w:spacing w:after="0" w:line="240" w:lineRule="auto"/>
      </w:pPr>
      <w:r w:rsidRPr="00DA3E20">
        <w:separator/>
      </w:r>
    </w:p>
  </w:footnote>
  <w:footnote w:type="continuationSeparator" w:id="0">
    <w:p w14:paraId="59B2026F" w14:textId="77777777" w:rsidR="00DA3CAC" w:rsidRPr="00DA3E20" w:rsidRDefault="00DA3CAC" w:rsidP="00604784">
      <w:pPr>
        <w:spacing w:after="0" w:line="240" w:lineRule="auto"/>
      </w:pPr>
      <w:r w:rsidRPr="00DA3E2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C6104"/>
    <w:multiLevelType w:val="hybridMultilevel"/>
    <w:tmpl w:val="63B8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C8335A"/>
    <w:multiLevelType w:val="hybridMultilevel"/>
    <w:tmpl w:val="66AC3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FE2A06"/>
    <w:multiLevelType w:val="hybridMultilevel"/>
    <w:tmpl w:val="CFDE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5D4614"/>
    <w:multiLevelType w:val="hybridMultilevel"/>
    <w:tmpl w:val="7192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86857">
    <w:abstractNumId w:val="2"/>
  </w:num>
  <w:num w:numId="2" w16cid:durableId="300424573">
    <w:abstractNumId w:val="0"/>
  </w:num>
  <w:num w:numId="3" w16cid:durableId="852066177">
    <w:abstractNumId w:val="1"/>
  </w:num>
  <w:num w:numId="4" w16cid:durableId="93424229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vor Drees">
    <w15:presenceInfo w15:providerId="Windows Live" w15:userId="e4666eeaa5b7951d"/>
  </w15:person>
  <w15:person w15:author="van der Heide, Emma Rae">
    <w15:presenceInfo w15:providerId="AD" w15:userId="S::erv5124@psu.edu::0ae41dd9-aa11-4dd1-b8f1-c135175212b9"/>
  </w15:person>
  <w15:person w15:author="Shea, Katriona">
    <w15:presenceInfo w15:providerId="AD" w15:userId="S::kus3@psu.edu::4f61b47b-7e2f-4101-890b-e3a900e202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99"/>
    <w:rsid w:val="00000179"/>
    <w:rsid w:val="00001CF3"/>
    <w:rsid w:val="0000375D"/>
    <w:rsid w:val="00003C21"/>
    <w:rsid w:val="0001088B"/>
    <w:rsid w:val="000157A9"/>
    <w:rsid w:val="000207E8"/>
    <w:rsid w:val="000208BB"/>
    <w:rsid w:val="0003090F"/>
    <w:rsid w:val="000311C5"/>
    <w:rsid w:val="000327E8"/>
    <w:rsid w:val="00032B05"/>
    <w:rsid w:val="000341AC"/>
    <w:rsid w:val="0004013C"/>
    <w:rsid w:val="000439B9"/>
    <w:rsid w:val="000456CC"/>
    <w:rsid w:val="00050F57"/>
    <w:rsid w:val="00051647"/>
    <w:rsid w:val="00056BB6"/>
    <w:rsid w:val="000613D6"/>
    <w:rsid w:val="00067C23"/>
    <w:rsid w:val="00067CE0"/>
    <w:rsid w:val="00072BD1"/>
    <w:rsid w:val="00082F0A"/>
    <w:rsid w:val="00084EF3"/>
    <w:rsid w:val="00085E4A"/>
    <w:rsid w:val="00086DC9"/>
    <w:rsid w:val="00096EB4"/>
    <w:rsid w:val="000A5E12"/>
    <w:rsid w:val="000A6D9F"/>
    <w:rsid w:val="000A797E"/>
    <w:rsid w:val="000B0443"/>
    <w:rsid w:val="000B7185"/>
    <w:rsid w:val="000B7BF9"/>
    <w:rsid w:val="000C346A"/>
    <w:rsid w:val="000D588A"/>
    <w:rsid w:val="000D66EC"/>
    <w:rsid w:val="000E2CA2"/>
    <w:rsid w:val="000E3719"/>
    <w:rsid w:val="001035E5"/>
    <w:rsid w:val="00106BD4"/>
    <w:rsid w:val="00122838"/>
    <w:rsid w:val="0012398F"/>
    <w:rsid w:val="001308FC"/>
    <w:rsid w:val="00131EF2"/>
    <w:rsid w:val="00133E09"/>
    <w:rsid w:val="0014155A"/>
    <w:rsid w:val="00144487"/>
    <w:rsid w:val="0014769B"/>
    <w:rsid w:val="00147B45"/>
    <w:rsid w:val="00157E38"/>
    <w:rsid w:val="00164B4E"/>
    <w:rsid w:val="00164D53"/>
    <w:rsid w:val="00166EFB"/>
    <w:rsid w:val="00172F99"/>
    <w:rsid w:val="001743D0"/>
    <w:rsid w:val="0018222B"/>
    <w:rsid w:val="00184384"/>
    <w:rsid w:val="0018480F"/>
    <w:rsid w:val="00184EAB"/>
    <w:rsid w:val="00185323"/>
    <w:rsid w:val="00194E5D"/>
    <w:rsid w:val="00194F28"/>
    <w:rsid w:val="00194FA5"/>
    <w:rsid w:val="00196286"/>
    <w:rsid w:val="001B32D5"/>
    <w:rsid w:val="001C5A18"/>
    <w:rsid w:val="001D1C57"/>
    <w:rsid w:val="001D6D4A"/>
    <w:rsid w:val="001E0643"/>
    <w:rsid w:val="001E08AE"/>
    <w:rsid w:val="001E1D3B"/>
    <w:rsid w:val="001E2E76"/>
    <w:rsid w:val="001E340F"/>
    <w:rsid w:val="001E7A4B"/>
    <w:rsid w:val="001E7E85"/>
    <w:rsid w:val="001F0346"/>
    <w:rsid w:val="001F249D"/>
    <w:rsid w:val="001F3361"/>
    <w:rsid w:val="00200728"/>
    <w:rsid w:val="00200DB4"/>
    <w:rsid w:val="00207834"/>
    <w:rsid w:val="00211D4D"/>
    <w:rsid w:val="00214E0A"/>
    <w:rsid w:val="00215EF5"/>
    <w:rsid w:val="00221E86"/>
    <w:rsid w:val="00223648"/>
    <w:rsid w:val="00224B40"/>
    <w:rsid w:val="00225E52"/>
    <w:rsid w:val="00226FD9"/>
    <w:rsid w:val="002306D8"/>
    <w:rsid w:val="00230E9E"/>
    <w:rsid w:val="002312F7"/>
    <w:rsid w:val="00241967"/>
    <w:rsid w:val="002420F8"/>
    <w:rsid w:val="00254536"/>
    <w:rsid w:val="00264F29"/>
    <w:rsid w:val="0026724D"/>
    <w:rsid w:val="0027730A"/>
    <w:rsid w:val="00282CEE"/>
    <w:rsid w:val="00291DC1"/>
    <w:rsid w:val="00293747"/>
    <w:rsid w:val="00297D7C"/>
    <w:rsid w:val="002A0555"/>
    <w:rsid w:val="002A5E21"/>
    <w:rsid w:val="002B4C73"/>
    <w:rsid w:val="002C13AA"/>
    <w:rsid w:val="002C5787"/>
    <w:rsid w:val="002C7857"/>
    <w:rsid w:val="002D044B"/>
    <w:rsid w:val="002E1045"/>
    <w:rsid w:val="002E6665"/>
    <w:rsid w:val="002F0154"/>
    <w:rsid w:val="00302D78"/>
    <w:rsid w:val="0030358D"/>
    <w:rsid w:val="00307600"/>
    <w:rsid w:val="00313B7C"/>
    <w:rsid w:val="00314F1A"/>
    <w:rsid w:val="003208D8"/>
    <w:rsid w:val="00321C59"/>
    <w:rsid w:val="00324508"/>
    <w:rsid w:val="003271BF"/>
    <w:rsid w:val="00331EE6"/>
    <w:rsid w:val="00333DE3"/>
    <w:rsid w:val="00334A1D"/>
    <w:rsid w:val="00335AA1"/>
    <w:rsid w:val="0033711B"/>
    <w:rsid w:val="00350240"/>
    <w:rsid w:val="003523D5"/>
    <w:rsid w:val="00355733"/>
    <w:rsid w:val="00355DE8"/>
    <w:rsid w:val="00356D07"/>
    <w:rsid w:val="00357858"/>
    <w:rsid w:val="00362899"/>
    <w:rsid w:val="00366FF6"/>
    <w:rsid w:val="0036779C"/>
    <w:rsid w:val="00372FA6"/>
    <w:rsid w:val="00375D0D"/>
    <w:rsid w:val="00380CD3"/>
    <w:rsid w:val="003828A0"/>
    <w:rsid w:val="00383F67"/>
    <w:rsid w:val="00386C46"/>
    <w:rsid w:val="00392DE2"/>
    <w:rsid w:val="003973D5"/>
    <w:rsid w:val="003A0206"/>
    <w:rsid w:val="003A0B9B"/>
    <w:rsid w:val="003A116C"/>
    <w:rsid w:val="003A2A00"/>
    <w:rsid w:val="003A5942"/>
    <w:rsid w:val="003B0D9A"/>
    <w:rsid w:val="003B69F6"/>
    <w:rsid w:val="003C0BFC"/>
    <w:rsid w:val="003C40EB"/>
    <w:rsid w:val="003C5863"/>
    <w:rsid w:val="003D02B2"/>
    <w:rsid w:val="003D1591"/>
    <w:rsid w:val="003D1940"/>
    <w:rsid w:val="003D7D78"/>
    <w:rsid w:val="003E2BD2"/>
    <w:rsid w:val="003E42AD"/>
    <w:rsid w:val="003E4A4B"/>
    <w:rsid w:val="003E5F1B"/>
    <w:rsid w:val="003F1397"/>
    <w:rsid w:val="0040726B"/>
    <w:rsid w:val="004073E1"/>
    <w:rsid w:val="0041014C"/>
    <w:rsid w:val="004114FA"/>
    <w:rsid w:val="00414D1A"/>
    <w:rsid w:val="00414E86"/>
    <w:rsid w:val="00416B23"/>
    <w:rsid w:val="004255E3"/>
    <w:rsid w:val="00431865"/>
    <w:rsid w:val="004357D3"/>
    <w:rsid w:val="00442511"/>
    <w:rsid w:val="0045143F"/>
    <w:rsid w:val="00452BC1"/>
    <w:rsid w:val="004638D0"/>
    <w:rsid w:val="0047103C"/>
    <w:rsid w:val="00471C02"/>
    <w:rsid w:val="00471DE0"/>
    <w:rsid w:val="004742E4"/>
    <w:rsid w:val="00476F88"/>
    <w:rsid w:val="004814D2"/>
    <w:rsid w:val="004818E5"/>
    <w:rsid w:val="00481B05"/>
    <w:rsid w:val="004854DF"/>
    <w:rsid w:val="00490FF6"/>
    <w:rsid w:val="00493FA5"/>
    <w:rsid w:val="00495A29"/>
    <w:rsid w:val="004A35A3"/>
    <w:rsid w:val="004A74E4"/>
    <w:rsid w:val="004B16AA"/>
    <w:rsid w:val="004B2664"/>
    <w:rsid w:val="004B62BA"/>
    <w:rsid w:val="004C07D1"/>
    <w:rsid w:val="004C18D2"/>
    <w:rsid w:val="004C2A89"/>
    <w:rsid w:val="004D150B"/>
    <w:rsid w:val="004D35BC"/>
    <w:rsid w:val="004D680B"/>
    <w:rsid w:val="004D6DD4"/>
    <w:rsid w:val="004E6F24"/>
    <w:rsid w:val="004E7D77"/>
    <w:rsid w:val="004F3CB3"/>
    <w:rsid w:val="00501B57"/>
    <w:rsid w:val="005104F4"/>
    <w:rsid w:val="00522D3F"/>
    <w:rsid w:val="00524234"/>
    <w:rsid w:val="0052478C"/>
    <w:rsid w:val="005270E5"/>
    <w:rsid w:val="005318D7"/>
    <w:rsid w:val="00534848"/>
    <w:rsid w:val="00535522"/>
    <w:rsid w:val="005400B4"/>
    <w:rsid w:val="00541517"/>
    <w:rsid w:val="005469B4"/>
    <w:rsid w:val="00547180"/>
    <w:rsid w:val="00547198"/>
    <w:rsid w:val="005509D6"/>
    <w:rsid w:val="0055250E"/>
    <w:rsid w:val="005548BD"/>
    <w:rsid w:val="005623F4"/>
    <w:rsid w:val="00567E82"/>
    <w:rsid w:val="0057084D"/>
    <w:rsid w:val="00583947"/>
    <w:rsid w:val="00587649"/>
    <w:rsid w:val="00590BD6"/>
    <w:rsid w:val="00590FAC"/>
    <w:rsid w:val="00597EE0"/>
    <w:rsid w:val="005A059D"/>
    <w:rsid w:val="005A39AC"/>
    <w:rsid w:val="005A4DA8"/>
    <w:rsid w:val="005A5975"/>
    <w:rsid w:val="005A783B"/>
    <w:rsid w:val="005A7BFC"/>
    <w:rsid w:val="005B5899"/>
    <w:rsid w:val="005C0775"/>
    <w:rsid w:val="005C1909"/>
    <w:rsid w:val="005C3637"/>
    <w:rsid w:val="005C3A35"/>
    <w:rsid w:val="005C5EC4"/>
    <w:rsid w:val="005D08CD"/>
    <w:rsid w:val="005D595C"/>
    <w:rsid w:val="005D68BA"/>
    <w:rsid w:val="005D6B10"/>
    <w:rsid w:val="005E60D7"/>
    <w:rsid w:val="005F08F7"/>
    <w:rsid w:val="005F4AB6"/>
    <w:rsid w:val="005F4B35"/>
    <w:rsid w:val="005F4D58"/>
    <w:rsid w:val="005F4F11"/>
    <w:rsid w:val="005F62CA"/>
    <w:rsid w:val="00600D59"/>
    <w:rsid w:val="00604784"/>
    <w:rsid w:val="006052AA"/>
    <w:rsid w:val="00607D7A"/>
    <w:rsid w:val="0061328E"/>
    <w:rsid w:val="00613585"/>
    <w:rsid w:val="00620384"/>
    <w:rsid w:val="00621E6B"/>
    <w:rsid w:val="00623478"/>
    <w:rsid w:val="006236CF"/>
    <w:rsid w:val="006245A9"/>
    <w:rsid w:val="006329B1"/>
    <w:rsid w:val="006331DA"/>
    <w:rsid w:val="00636A55"/>
    <w:rsid w:val="0064580C"/>
    <w:rsid w:val="00654601"/>
    <w:rsid w:val="00654906"/>
    <w:rsid w:val="00654B0F"/>
    <w:rsid w:val="00656798"/>
    <w:rsid w:val="00657211"/>
    <w:rsid w:val="00667B0B"/>
    <w:rsid w:val="00680A4A"/>
    <w:rsid w:val="00683F5B"/>
    <w:rsid w:val="006845E2"/>
    <w:rsid w:val="006850BB"/>
    <w:rsid w:val="0068674D"/>
    <w:rsid w:val="00690861"/>
    <w:rsid w:val="00692131"/>
    <w:rsid w:val="00693B00"/>
    <w:rsid w:val="006948FF"/>
    <w:rsid w:val="006A4EEF"/>
    <w:rsid w:val="006B0E0C"/>
    <w:rsid w:val="006C2330"/>
    <w:rsid w:val="006C3320"/>
    <w:rsid w:val="006D1C1E"/>
    <w:rsid w:val="006D2A05"/>
    <w:rsid w:val="006D534A"/>
    <w:rsid w:val="006D5681"/>
    <w:rsid w:val="006E2332"/>
    <w:rsid w:val="00710517"/>
    <w:rsid w:val="00715C07"/>
    <w:rsid w:val="007209EB"/>
    <w:rsid w:val="0072419C"/>
    <w:rsid w:val="0072458E"/>
    <w:rsid w:val="00724679"/>
    <w:rsid w:val="0073227F"/>
    <w:rsid w:val="007338ED"/>
    <w:rsid w:val="00740DE3"/>
    <w:rsid w:val="007505A2"/>
    <w:rsid w:val="0075065E"/>
    <w:rsid w:val="007529E2"/>
    <w:rsid w:val="00753789"/>
    <w:rsid w:val="00754F85"/>
    <w:rsid w:val="007626D3"/>
    <w:rsid w:val="00765F6E"/>
    <w:rsid w:val="00773D89"/>
    <w:rsid w:val="007754D4"/>
    <w:rsid w:val="00775673"/>
    <w:rsid w:val="0077603C"/>
    <w:rsid w:val="00776938"/>
    <w:rsid w:val="00781124"/>
    <w:rsid w:val="007814FC"/>
    <w:rsid w:val="00783081"/>
    <w:rsid w:val="0078718E"/>
    <w:rsid w:val="00790E44"/>
    <w:rsid w:val="007941BF"/>
    <w:rsid w:val="00795FB2"/>
    <w:rsid w:val="007A5422"/>
    <w:rsid w:val="007A78F0"/>
    <w:rsid w:val="007B2420"/>
    <w:rsid w:val="007B3CC6"/>
    <w:rsid w:val="007C0CAC"/>
    <w:rsid w:val="007C0D6E"/>
    <w:rsid w:val="007C2A4A"/>
    <w:rsid w:val="007C3F49"/>
    <w:rsid w:val="007C5F80"/>
    <w:rsid w:val="007D4BC9"/>
    <w:rsid w:val="007E2E37"/>
    <w:rsid w:val="007F1950"/>
    <w:rsid w:val="007F7430"/>
    <w:rsid w:val="007F78FC"/>
    <w:rsid w:val="00800ADB"/>
    <w:rsid w:val="0080319C"/>
    <w:rsid w:val="00803A6D"/>
    <w:rsid w:val="008118C3"/>
    <w:rsid w:val="008145E5"/>
    <w:rsid w:val="0081602D"/>
    <w:rsid w:val="008214E2"/>
    <w:rsid w:val="00821E05"/>
    <w:rsid w:val="00821E38"/>
    <w:rsid w:val="0082556B"/>
    <w:rsid w:val="00826B08"/>
    <w:rsid w:val="00827F7F"/>
    <w:rsid w:val="008321E8"/>
    <w:rsid w:val="00834364"/>
    <w:rsid w:val="00837A69"/>
    <w:rsid w:val="008448CE"/>
    <w:rsid w:val="00844E21"/>
    <w:rsid w:val="008516BB"/>
    <w:rsid w:val="00854A91"/>
    <w:rsid w:val="0085512F"/>
    <w:rsid w:val="00861394"/>
    <w:rsid w:val="008706B1"/>
    <w:rsid w:val="00873819"/>
    <w:rsid w:val="008837C9"/>
    <w:rsid w:val="008935D4"/>
    <w:rsid w:val="00893F23"/>
    <w:rsid w:val="00895FF1"/>
    <w:rsid w:val="00897EE1"/>
    <w:rsid w:val="008A07AF"/>
    <w:rsid w:val="008A0A33"/>
    <w:rsid w:val="008A2BDB"/>
    <w:rsid w:val="008A5DFB"/>
    <w:rsid w:val="008B1585"/>
    <w:rsid w:val="008B3E2A"/>
    <w:rsid w:val="008B3F12"/>
    <w:rsid w:val="008B3F37"/>
    <w:rsid w:val="008B4EC6"/>
    <w:rsid w:val="008C2740"/>
    <w:rsid w:val="008D3020"/>
    <w:rsid w:val="008D716E"/>
    <w:rsid w:val="008E45FB"/>
    <w:rsid w:val="008E68C8"/>
    <w:rsid w:val="008F2996"/>
    <w:rsid w:val="008F587D"/>
    <w:rsid w:val="008F6444"/>
    <w:rsid w:val="0090284C"/>
    <w:rsid w:val="00904A1C"/>
    <w:rsid w:val="0090587D"/>
    <w:rsid w:val="00912189"/>
    <w:rsid w:val="00912D2E"/>
    <w:rsid w:val="00914BDC"/>
    <w:rsid w:val="00915071"/>
    <w:rsid w:val="009205A7"/>
    <w:rsid w:val="00933C0F"/>
    <w:rsid w:val="009343B0"/>
    <w:rsid w:val="00935916"/>
    <w:rsid w:val="0094048C"/>
    <w:rsid w:val="00941A74"/>
    <w:rsid w:val="00944F44"/>
    <w:rsid w:val="00945C0A"/>
    <w:rsid w:val="00947E43"/>
    <w:rsid w:val="00950C7A"/>
    <w:rsid w:val="00956C45"/>
    <w:rsid w:val="009602A4"/>
    <w:rsid w:val="00967477"/>
    <w:rsid w:val="00967A98"/>
    <w:rsid w:val="009730BC"/>
    <w:rsid w:val="00974D00"/>
    <w:rsid w:val="00976895"/>
    <w:rsid w:val="009827EF"/>
    <w:rsid w:val="00982AD7"/>
    <w:rsid w:val="009841C4"/>
    <w:rsid w:val="009866EE"/>
    <w:rsid w:val="00990293"/>
    <w:rsid w:val="00991349"/>
    <w:rsid w:val="0099142C"/>
    <w:rsid w:val="00993A8F"/>
    <w:rsid w:val="0099629E"/>
    <w:rsid w:val="00996A4A"/>
    <w:rsid w:val="009A1D5E"/>
    <w:rsid w:val="009A2734"/>
    <w:rsid w:val="009A77EC"/>
    <w:rsid w:val="009B5ABA"/>
    <w:rsid w:val="009C2360"/>
    <w:rsid w:val="009C2C79"/>
    <w:rsid w:val="009C62EE"/>
    <w:rsid w:val="009C7B88"/>
    <w:rsid w:val="009D5ED6"/>
    <w:rsid w:val="009E19D7"/>
    <w:rsid w:val="009E4125"/>
    <w:rsid w:val="009F3E15"/>
    <w:rsid w:val="009F4AC0"/>
    <w:rsid w:val="00A01B00"/>
    <w:rsid w:val="00A065B7"/>
    <w:rsid w:val="00A12449"/>
    <w:rsid w:val="00A12DFD"/>
    <w:rsid w:val="00A134AF"/>
    <w:rsid w:val="00A23F50"/>
    <w:rsid w:val="00A30DEA"/>
    <w:rsid w:val="00A33F21"/>
    <w:rsid w:val="00A377C2"/>
    <w:rsid w:val="00A41778"/>
    <w:rsid w:val="00A425FB"/>
    <w:rsid w:val="00A42E76"/>
    <w:rsid w:val="00A47948"/>
    <w:rsid w:val="00A5148F"/>
    <w:rsid w:val="00A54203"/>
    <w:rsid w:val="00A60085"/>
    <w:rsid w:val="00A63CF0"/>
    <w:rsid w:val="00A70863"/>
    <w:rsid w:val="00A80DC3"/>
    <w:rsid w:val="00A8384D"/>
    <w:rsid w:val="00A84740"/>
    <w:rsid w:val="00A86CC0"/>
    <w:rsid w:val="00A9380E"/>
    <w:rsid w:val="00A93A8B"/>
    <w:rsid w:val="00A96424"/>
    <w:rsid w:val="00AA727C"/>
    <w:rsid w:val="00AB2440"/>
    <w:rsid w:val="00AC10D3"/>
    <w:rsid w:val="00AC462B"/>
    <w:rsid w:val="00AC4AE3"/>
    <w:rsid w:val="00AD305D"/>
    <w:rsid w:val="00AD4FD2"/>
    <w:rsid w:val="00AD5CBD"/>
    <w:rsid w:val="00AD6A00"/>
    <w:rsid w:val="00AD7752"/>
    <w:rsid w:val="00AF24F4"/>
    <w:rsid w:val="00AF316E"/>
    <w:rsid w:val="00B00722"/>
    <w:rsid w:val="00B01207"/>
    <w:rsid w:val="00B04A3F"/>
    <w:rsid w:val="00B05097"/>
    <w:rsid w:val="00B05E79"/>
    <w:rsid w:val="00B13E56"/>
    <w:rsid w:val="00B16130"/>
    <w:rsid w:val="00B17E1B"/>
    <w:rsid w:val="00B2162F"/>
    <w:rsid w:val="00B26CB5"/>
    <w:rsid w:val="00B31AC3"/>
    <w:rsid w:val="00B35DF8"/>
    <w:rsid w:val="00B40A4A"/>
    <w:rsid w:val="00B43277"/>
    <w:rsid w:val="00B521AE"/>
    <w:rsid w:val="00B535A6"/>
    <w:rsid w:val="00B537A6"/>
    <w:rsid w:val="00B57CB2"/>
    <w:rsid w:val="00B60860"/>
    <w:rsid w:val="00B63029"/>
    <w:rsid w:val="00B64427"/>
    <w:rsid w:val="00B662AE"/>
    <w:rsid w:val="00B66362"/>
    <w:rsid w:val="00B667EE"/>
    <w:rsid w:val="00B676A2"/>
    <w:rsid w:val="00B67D3D"/>
    <w:rsid w:val="00B71AC4"/>
    <w:rsid w:val="00B74E77"/>
    <w:rsid w:val="00B96F2C"/>
    <w:rsid w:val="00BA41FD"/>
    <w:rsid w:val="00BA7E65"/>
    <w:rsid w:val="00BB37EA"/>
    <w:rsid w:val="00BC110B"/>
    <w:rsid w:val="00BC3457"/>
    <w:rsid w:val="00BD605F"/>
    <w:rsid w:val="00BD7769"/>
    <w:rsid w:val="00BE219D"/>
    <w:rsid w:val="00BE2770"/>
    <w:rsid w:val="00BE30E5"/>
    <w:rsid w:val="00BE385E"/>
    <w:rsid w:val="00BF57BC"/>
    <w:rsid w:val="00BF6BDC"/>
    <w:rsid w:val="00C077CF"/>
    <w:rsid w:val="00C12586"/>
    <w:rsid w:val="00C14B4D"/>
    <w:rsid w:val="00C1711D"/>
    <w:rsid w:val="00C224C6"/>
    <w:rsid w:val="00C25A34"/>
    <w:rsid w:val="00C30F82"/>
    <w:rsid w:val="00C3439F"/>
    <w:rsid w:val="00C43A02"/>
    <w:rsid w:val="00C43B6A"/>
    <w:rsid w:val="00C5221B"/>
    <w:rsid w:val="00C57E47"/>
    <w:rsid w:val="00C602CC"/>
    <w:rsid w:val="00C6761E"/>
    <w:rsid w:val="00C72245"/>
    <w:rsid w:val="00C756F3"/>
    <w:rsid w:val="00C82E4D"/>
    <w:rsid w:val="00C87CDB"/>
    <w:rsid w:val="00C93DE8"/>
    <w:rsid w:val="00CA0A14"/>
    <w:rsid w:val="00CA132E"/>
    <w:rsid w:val="00CA4B0E"/>
    <w:rsid w:val="00CA5AC1"/>
    <w:rsid w:val="00CA5D93"/>
    <w:rsid w:val="00CB2539"/>
    <w:rsid w:val="00CB2B14"/>
    <w:rsid w:val="00CB372C"/>
    <w:rsid w:val="00CB68AF"/>
    <w:rsid w:val="00CB76F5"/>
    <w:rsid w:val="00CC019B"/>
    <w:rsid w:val="00CC1251"/>
    <w:rsid w:val="00CD3EF7"/>
    <w:rsid w:val="00CD4F64"/>
    <w:rsid w:val="00CE0263"/>
    <w:rsid w:val="00CE5CDD"/>
    <w:rsid w:val="00CE7C37"/>
    <w:rsid w:val="00CF2A2F"/>
    <w:rsid w:val="00CF3E23"/>
    <w:rsid w:val="00D00BC1"/>
    <w:rsid w:val="00D05D79"/>
    <w:rsid w:val="00D10B8B"/>
    <w:rsid w:val="00D1429E"/>
    <w:rsid w:val="00D265DD"/>
    <w:rsid w:val="00D26BE9"/>
    <w:rsid w:val="00D26D44"/>
    <w:rsid w:val="00D312FE"/>
    <w:rsid w:val="00D31425"/>
    <w:rsid w:val="00D31FA3"/>
    <w:rsid w:val="00D6187A"/>
    <w:rsid w:val="00D65A58"/>
    <w:rsid w:val="00D740C5"/>
    <w:rsid w:val="00D746A5"/>
    <w:rsid w:val="00D7649F"/>
    <w:rsid w:val="00D82DBA"/>
    <w:rsid w:val="00D84133"/>
    <w:rsid w:val="00D9028E"/>
    <w:rsid w:val="00D91FCE"/>
    <w:rsid w:val="00D961E4"/>
    <w:rsid w:val="00DA090A"/>
    <w:rsid w:val="00DA3038"/>
    <w:rsid w:val="00DA3CAC"/>
    <w:rsid w:val="00DA3E20"/>
    <w:rsid w:val="00DA470C"/>
    <w:rsid w:val="00DA612A"/>
    <w:rsid w:val="00DB2364"/>
    <w:rsid w:val="00DB5569"/>
    <w:rsid w:val="00DB5A19"/>
    <w:rsid w:val="00DC14C0"/>
    <w:rsid w:val="00DC43D4"/>
    <w:rsid w:val="00DD4163"/>
    <w:rsid w:val="00DD47E4"/>
    <w:rsid w:val="00DF0259"/>
    <w:rsid w:val="00DF40DC"/>
    <w:rsid w:val="00DF4813"/>
    <w:rsid w:val="00DF5606"/>
    <w:rsid w:val="00DF7F5B"/>
    <w:rsid w:val="00E02777"/>
    <w:rsid w:val="00E0434D"/>
    <w:rsid w:val="00E07499"/>
    <w:rsid w:val="00E11D89"/>
    <w:rsid w:val="00E132CA"/>
    <w:rsid w:val="00E17BA5"/>
    <w:rsid w:val="00E23A02"/>
    <w:rsid w:val="00E33808"/>
    <w:rsid w:val="00E3388C"/>
    <w:rsid w:val="00E355F6"/>
    <w:rsid w:val="00E408D0"/>
    <w:rsid w:val="00E41DF7"/>
    <w:rsid w:val="00E42BA6"/>
    <w:rsid w:val="00E43A1C"/>
    <w:rsid w:val="00E44190"/>
    <w:rsid w:val="00E4472E"/>
    <w:rsid w:val="00E4769A"/>
    <w:rsid w:val="00E47914"/>
    <w:rsid w:val="00E47DC3"/>
    <w:rsid w:val="00E50522"/>
    <w:rsid w:val="00E526E9"/>
    <w:rsid w:val="00E53588"/>
    <w:rsid w:val="00E563AD"/>
    <w:rsid w:val="00E57528"/>
    <w:rsid w:val="00E63760"/>
    <w:rsid w:val="00E65D6C"/>
    <w:rsid w:val="00E73028"/>
    <w:rsid w:val="00E74DE3"/>
    <w:rsid w:val="00E77BB0"/>
    <w:rsid w:val="00E82891"/>
    <w:rsid w:val="00E90A50"/>
    <w:rsid w:val="00E928FB"/>
    <w:rsid w:val="00EA10A0"/>
    <w:rsid w:val="00EA5B39"/>
    <w:rsid w:val="00EA6683"/>
    <w:rsid w:val="00EB3EAA"/>
    <w:rsid w:val="00EB6852"/>
    <w:rsid w:val="00EB6CFC"/>
    <w:rsid w:val="00EC1DA2"/>
    <w:rsid w:val="00EC353A"/>
    <w:rsid w:val="00EC470D"/>
    <w:rsid w:val="00ED1FBD"/>
    <w:rsid w:val="00ED3B59"/>
    <w:rsid w:val="00EF02A5"/>
    <w:rsid w:val="00EF688F"/>
    <w:rsid w:val="00F02BCA"/>
    <w:rsid w:val="00F0329C"/>
    <w:rsid w:val="00F1469A"/>
    <w:rsid w:val="00F160ED"/>
    <w:rsid w:val="00F16389"/>
    <w:rsid w:val="00F172FA"/>
    <w:rsid w:val="00F17E60"/>
    <w:rsid w:val="00F22F46"/>
    <w:rsid w:val="00F31CAA"/>
    <w:rsid w:val="00F32FFA"/>
    <w:rsid w:val="00F348DA"/>
    <w:rsid w:val="00F4048C"/>
    <w:rsid w:val="00F44FEB"/>
    <w:rsid w:val="00F67568"/>
    <w:rsid w:val="00F73915"/>
    <w:rsid w:val="00F74F38"/>
    <w:rsid w:val="00F80EE7"/>
    <w:rsid w:val="00F912A7"/>
    <w:rsid w:val="00F95A9A"/>
    <w:rsid w:val="00F963D6"/>
    <w:rsid w:val="00FA2D64"/>
    <w:rsid w:val="00FA3555"/>
    <w:rsid w:val="00FA7D79"/>
    <w:rsid w:val="00FB49BF"/>
    <w:rsid w:val="00FC0DBB"/>
    <w:rsid w:val="00FC28DD"/>
    <w:rsid w:val="00FC360F"/>
    <w:rsid w:val="00FC7CD3"/>
    <w:rsid w:val="00FE5856"/>
    <w:rsid w:val="00FF4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C190"/>
  <w15:chartTrackingRefBased/>
  <w15:docId w15:val="{8CC2CE14-D702-4404-9653-DC900541E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49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7A98"/>
    <w:pPr>
      <w:ind w:left="720"/>
      <w:contextualSpacing/>
    </w:pPr>
  </w:style>
  <w:style w:type="character" w:styleId="CommentReference">
    <w:name w:val="annotation reference"/>
    <w:basedOn w:val="DefaultParagraphFont"/>
    <w:uiPriority w:val="99"/>
    <w:semiHidden/>
    <w:unhideWhenUsed/>
    <w:rsid w:val="007C0CAC"/>
    <w:rPr>
      <w:sz w:val="16"/>
      <w:szCs w:val="16"/>
    </w:rPr>
  </w:style>
  <w:style w:type="paragraph" w:styleId="CommentText">
    <w:name w:val="annotation text"/>
    <w:basedOn w:val="Normal"/>
    <w:link w:val="CommentTextChar"/>
    <w:uiPriority w:val="99"/>
    <w:unhideWhenUsed/>
    <w:rsid w:val="007C0CAC"/>
    <w:pPr>
      <w:spacing w:line="240" w:lineRule="auto"/>
    </w:pPr>
    <w:rPr>
      <w:sz w:val="20"/>
      <w:szCs w:val="20"/>
    </w:rPr>
  </w:style>
  <w:style w:type="character" w:customStyle="1" w:styleId="CommentTextChar">
    <w:name w:val="Comment Text Char"/>
    <w:basedOn w:val="DefaultParagraphFont"/>
    <w:link w:val="CommentText"/>
    <w:uiPriority w:val="99"/>
    <w:rsid w:val="007C0CAC"/>
    <w:rPr>
      <w:sz w:val="20"/>
      <w:szCs w:val="20"/>
      <w:lang w:val="en-GB"/>
    </w:rPr>
  </w:style>
  <w:style w:type="paragraph" w:styleId="CommentSubject">
    <w:name w:val="annotation subject"/>
    <w:basedOn w:val="CommentText"/>
    <w:next w:val="CommentText"/>
    <w:link w:val="CommentSubjectChar"/>
    <w:uiPriority w:val="99"/>
    <w:semiHidden/>
    <w:unhideWhenUsed/>
    <w:rsid w:val="007C0CAC"/>
    <w:rPr>
      <w:b/>
      <w:bCs/>
    </w:rPr>
  </w:style>
  <w:style w:type="character" w:customStyle="1" w:styleId="CommentSubjectChar">
    <w:name w:val="Comment Subject Char"/>
    <w:basedOn w:val="CommentTextChar"/>
    <w:link w:val="CommentSubject"/>
    <w:uiPriority w:val="99"/>
    <w:semiHidden/>
    <w:rsid w:val="007C0CAC"/>
    <w:rPr>
      <w:b/>
      <w:bCs/>
      <w:sz w:val="20"/>
      <w:szCs w:val="20"/>
      <w:lang w:val="en-GB"/>
    </w:rPr>
  </w:style>
  <w:style w:type="character" w:styleId="Hyperlink">
    <w:name w:val="Hyperlink"/>
    <w:basedOn w:val="DefaultParagraphFont"/>
    <w:uiPriority w:val="99"/>
    <w:unhideWhenUsed/>
    <w:rsid w:val="00C30F82"/>
    <w:rPr>
      <w:color w:val="0563C1" w:themeColor="hyperlink"/>
      <w:u w:val="single"/>
    </w:rPr>
  </w:style>
  <w:style w:type="character" w:styleId="UnresolvedMention">
    <w:name w:val="Unresolved Mention"/>
    <w:basedOn w:val="DefaultParagraphFont"/>
    <w:uiPriority w:val="99"/>
    <w:semiHidden/>
    <w:unhideWhenUsed/>
    <w:rsid w:val="00C30F82"/>
    <w:rPr>
      <w:color w:val="605E5C"/>
      <w:shd w:val="clear" w:color="auto" w:fill="E1DFDD"/>
    </w:rPr>
  </w:style>
  <w:style w:type="table" w:styleId="TableGrid">
    <w:name w:val="Table Grid"/>
    <w:basedOn w:val="TableNormal"/>
    <w:uiPriority w:val="39"/>
    <w:rsid w:val="00241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148F"/>
    <w:rPr>
      <w:color w:val="666666"/>
    </w:rPr>
  </w:style>
  <w:style w:type="paragraph" w:styleId="Header">
    <w:name w:val="header"/>
    <w:basedOn w:val="Normal"/>
    <w:link w:val="HeaderChar"/>
    <w:uiPriority w:val="99"/>
    <w:unhideWhenUsed/>
    <w:rsid w:val="00604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784"/>
    <w:rPr>
      <w:lang w:val="en-GB"/>
    </w:rPr>
  </w:style>
  <w:style w:type="paragraph" w:styleId="Footer">
    <w:name w:val="footer"/>
    <w:basedOn w:val="Normal"/>
    <w:link w:val="FooterChar"/>
    <w:uiPriority w:val="99"/>
    <w:unhideWhenUsed/>
    <w:rsid w:val="00604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784"/>
    <w:rPr>
      <w:lang w:val="en-GB"/>
    </w:rPr>
  </w:style>
  <w:style w:type="character" w:styleId="LineNumber">
    <w:name w:val="line number"/>
    <w:basedOn w:val="DefaultParagraphFont"/>
    <w:uiPriority w:val="99"/>
    <w:semiHidden/>
    <w:unhideWhenUsed/>
    <w:rsid w:val="00604784"/>
  </w:style>
  <w:style w:type="paragraph" w:styleId="Revision">
    <w:name w:val="Revision"/>
    <w:hidden/>
    <w:uiPriority w:val="99"/>
    <w:semiHidden/>
    <w:rsid w:val="00E63760"/>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391337">
      <w:bodyDiv w:val="1"/>
      <w:marLeft w:val="0"/>
      <w:marRight w:val="0"/>
      <w:marTop w:val="0"/>
      <w:marBottom w:val="0"/>
      <w:divBdr>
        <w:top w:val="none" w:sz="0" w:space="0" w:color="auto"/>
        <w:left w:val="none" w:sz="0" w:space="0" w:color="auto"/>
        <w:bottom w:val="none" w:sz="0" w:space="0" w:color="auto"/>
        <w:right w:val="none" w:sz="0" w:space="0" w:color="auto"/>
      </w:divBdr>
    </w:div>
    <w:div w:id="113745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tif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2F14D-244B-453F-973E-060676490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7304</Words>
  <Characters>41635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dc:creator>
  <cp:keywords/>
  <dc:description/>
  <cp:lastModifiedBy>Trevor Drees</cp:lastModifiedBy>
  <cp:revision>2</cp:revision>
  <dcterms:created xsi:type="dcterms:W3CDTF">2025-07-29T17:35:00Z</dcterms:created>
  <dcterms:modified xsi:type="dcterms:W3CDTF">2025-07-29T17:35:00Z</dcterms:modified>
</cp:coreProperties>
</file>