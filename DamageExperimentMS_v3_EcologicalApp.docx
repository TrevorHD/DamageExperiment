
<file path=[Content_Types].xml><?xml version="1.0" encoding="utf-8"?>
<Types xmlns="http://schemas.openxmlformats.org/package/2006/content-types">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B23332" w14:textId="77777777" w:rsidR="00715C07" w:rsidRPr="00E05907" w:rsidRDefault="00715C07" w:rsidP="00604784">
      <w:pPr>
        <w:spacing w:after="0" w:line="480" w:lineRule="auto"/>
        <w:rPr>
          <w:rFonts w:ascii="Times New Roman" w:hAnsi="Times New Roman" w:cs="Times New Roman"/>
          <w:b/>
          <w:bCs/>
          <w:sz w:val="24"/>
          <w:szCs w:val="24"/>
          <w:lang w:val="en-US"/>
        </w:rPr>
      </w:pPr>
      <w:r w:rsidRPr="00E05907">
        <w:rPr>
          <w:rFonts w:ascii="Times New Roman" w:hAnsi="Times New Roman" w:cs="Times New Roman"/>
          <w:b/>
          <w:bCs/>
          <w:sz w:val="24"/>
          <w:szCs w:val="24"/>
          <w:lang w:val="en-US"/>
        </w:rPr>
        <w:t>Journal name</w:t>
      </w:r>
    </w:p>
    <w:p w14:paraId="7962D7E2" w14:textId="5D16D13A" w:rsidR="00715C07" w:rsidRPr="00E05907" w:rsidRDefault="00715C07" w:rsidP="00604784">
      <w:pPr>
        <w:spacing w:after="0" w:line="480" w:lineRule="auto"/>
        <w:rPr>
          <w:rFonts w:ascii="Times New Roman" w:hAnsi="Times New Roman" w:cs="Times New Roman"/>
          <w:i/>
          <w:iCs/>
          <w:sz w:val="24"/>
          <w:szCs w:val="24"/>
          <w:lang w:val="en-US"/>
        </w:rPr>
      </w:pPr>
      <w:r w:rsidRPr="00E05907">
        <w:rPr>
          <w:rFonts w:ascii="Times New Roman" w:hAnsi="Times New Roman" w:cs="Times New Roman"/>
          <w:i/>
          <w:iCs/>
          <w:sz w:val="24"/>
          <w:szCs w:val="24"/>
          <w:lang w:val="en-US"/>
        </w:rPr>
        <w:t>Ecolog</w:t>
      </w:r>
      <w:r>
        <w:rPr>
          <w:rFonts w:ascii="Times New Roman" w:hAnsi="Times New Roman" w:cs="Times New Roman"/>
          <w:i/>
          <w:iCs/>
          <w:sz w:val="24"/>
          <w:szCs w:val="24"/>
          <w:lang w:val="en-US"/>
        </w:rPr>
        <w:t>ical Applications</w:t>
      </w:r>
    </w:p>
    <w:p w14:paraId="6000E752" w14:textId="77777777" w:rsidR="00715C07" w:rsidRPr="00E05907" w:rsidRDefault="00715C07" w:rsidP="00604784">
      <w:pPr>
        <w:spacing w:after="0" w:line="480" w:lineRule="auto"/>
        <w:rPr>
          <w:rFonts w:ascii="Times New Roman" w:hAnsi="Times New Roman" w:cs="Times New Roman"/>
          <w:b/>
          <w:bCs/>
          <w:sz w:val="24"/>
          <w:szCs w:val="24"/>
          <w:lang w:val="en-US"/>
        </w:rPr>
      </w:pPr>
      <w:r w:rsidRPr="00E05907">
        <w:rPr>
          <w:rFonts w:ascii="Times New Roman" w:hAnsi="Times New Roman" w:cs="Times New Roman"/>
          <w:b/>
          <w:bCs/>
          <w:sz w:val="24"/>
          <w:szCs w:val="24"/>
          <w:lang w:val="en-US"/>
        </w:rPr>
        <w:t>Manuscript type</w:t>
      </w:r>
    </w:p>
    <w:p w14:paraId="1DB71620" w14:textId="77777777" w:rsidR="00715C07" w:rsidRPr="00E05907" w:rsidRDefault="00715C07" w:rsidP="00604784">
      <w:pPr>
        <w:spacing w:after="0" w:line="480" w:lineRule="auto"/>
        <w:rPr>
          <w:rFonts w:ascii="Times New Roman" w:hAnsi="Times New Roman" w:cs="Times New Roman"/>
          <w:sz w:val="24"/>
          <w:szCs w:val="24"/>
          <w:lang w:val="en-US"/>
        </w:rPr>
      </w:pPr>
      <w:r w:rsidRPr="00E05907">
        <w:rPr>
          <w:rFonts w:ascii="Times New Roman" w:hAnsi="Times New Roman" w:cs="Times New Roman"/>
          <w:sz w:val="24"/>
          <w:szCs w:val="24"/>
          <w:lang w:val="en-US"/>
        </w:rPr>
        <w:t>Article</w:t>
      </w:r>
    </w:p>
    <w:p w14:paraId="13D87B3B" w14:textId="77777777" w:rsidR="00715C07" w:rsidRPr="00E05907" w:rsidRDefault="00715C07" w:rsidP="00604784">
      <w:pPr>
        <w:spacing w:after="0" w:line="480" w:lineRule="auto"/>
        <w:rPr>
          <w:rFonts w:ascii="Times New Roman" w:hAnsi="Times New Roman" w:cs="Times New Roman"/>
          <w:b/>
          <w:bCs/>
          <w:sz w:val="24"/>
          <w:szCs w:val="24"/>
          <w:lang w:val="en-US"/>
        </w:rPr>
      </w:pPr>
      <w:commentRangeStart w:id="0"/>
      <w:r w:rsidRPr="00E05907">
        <w:rPr>
          <w:rFonts w:ascii="Times New Roman" w:hAnsi="Times New Roman" w:cs="Times New Roman"/>
          <w:b/>
          <w:bCs/>
          <w:sz w:val="24"/>
          <w:szCs w:val="24"/>
          <w:lang w:val="en-US"/>
        </w:rPr>
        <w:t>Title</w:t>
      </w:r>
      <w:commentRangeEnd w:id="0"/>
      <w:r w:rsidR="003E42AD">
        <w:rPr>
          <w:rStyle w:val="CommentReference"/>
        </w:rPr>
        <w:commentReference w:id="0"/>
      </w:r>
    </w:p>
    <w:p w14:paraId="72FC4359" w14:textId="2C72F5B9" w:rsidR="00715C07" w:rsidRPr="00E05907" w:rsidRDefault="00715C07" w:rsidP="00604784">
      <w:pPr>
        <w:spacing w:after="0" w:line="480" w:lineRule="auto"/>
        <w:rPr>
          <w:rFonts w:ascii="Times New Roman" w:hAnsi="Times New Roman" w:cs="Times New Roman"/>
          <w:sz w:val="24"/>
          <w:szCs w:val="24"/>
          <w:lang w:val="en-US"/>
        </w:rPr>
      </w:pPr>
      <w:bookmarkStart w:id="1" w:name="_Hlk195217691"/>
      <w:del w:id="2" w:author="Trevor Drees" w:date="2025-06-04T19:56:00Z" w16du:dateUtc="2025-06-05T02:56:00Z">
        <w:r w:rsidDel="00CA5AC1">
          <w:rPr>
            <w:rFonts w:ascii="Times New Roman" w:hAnsi="Times New Roman" w:cs="Times New Roman"/>
            <w:sz w:val="24"/>
            <w:szCs w:val="24"/>
          </w:rPr>
          <w:delText>Effects of increased growing temperature and severity of repeated disturbance on two invasive thistle species</w:delText>
        </w:r>
      </w:del>
      <w:ins w:id="3" w:author="Trevor Drees" w:date="2025-06-04T19:56:00Z" w16du:dateUtc="2025-06-05T02:56:00Z">
        <w:r w:rsidR="00CA5AC1">
          <w:rPr>
            <w:rFonts w:ascii="Times New Roman" w:hAnsi="Times New Roman" w:cs="Times New Roman"/>
            <w:sz w:val="24"/>
            <w:szCs w:val="24"/>
          </w:rPr>
          <w:t xml:space="preserve">Management in </w:t>
        </w:r>
      </w:ins>
      <w:ins w:id="4" w:author="Trevor Drees" w:date="2025-06-04T19:58:00Z" w16du:dateUtc="2025-06-05T02:58:00Z">
        <w:r w:rsidR="003E42AD">
          <w:rPr>
            <w:rFonts w:ascii="Times New Roman" w:hAnsi="Times New Roman" w:cs="Times New Roman"/>
            <w:sz w:val="24"/>
            <w:szCs w:val="24"/>
          </w:rPr>
          <w:t>a changing world</w:t>
        </w:r>
      </w:ins>
      <w:ins w:id="5" w:author="Trevor Drees" w:date="2025-06-04T19:56:00Z" w16du:dateUtc="2025-06-05T02:56:00Z">
        <w:r w:rsidR="00CA5AC1">
          <w:rPr>
            <w:rFonts w:ascii="Times New Roman" w:hAnsi="Times New Roman" w:cs="Times New Roman"/>
            <w:sz w:val="24"/>
            <w:szCs w:val="24"/>
          </w:rPr>
          <w:t>: effects of</w:t>
        </w:r>
      </w:ins>
      <w:ins w:id="6" w:author="Trevor Drees" w:date="2025-06-04T19:58:00Z" w16du:dateUtc="2025-06-05T02:58:00Z">
        <w:r w:rsidR="003E42AD">
          <w:rPr>
            <w:rFonts w:ascii="Times New Roman" w:hAnsi="Times New Roman" w:cs="Times New Roman"/>
            <w:sz w:val="24"/>
            <w:szCs w:val="24"/>
          </w:rPr>
          <w:t xml:space="preserve"> climate</w:t>
        </w:r>
      </w:ins>
      <w:ins w:id="7" w:author="Trevor Drees" w:date="2025-06-04T19:56:00Z" w16du:dateUtc="2025-06-05T02:56:00Z">
        <w:r w:rsidR="00CA5AC1">
          <w:rPr>
            <w:rFonts w:ascii="Times New Roman" w:hAnsi="Times New Roman" w:cs="Times New Roman"/>
            <w:sz w:val="24"/>
            <w:szCs w:val="24"/>
          </w:rPr>
          <w:t xml:space="preserve"> warming on </w:t>
        </w:r>
      </w:ins>
      <w:ins w:id="8" w:author="Trevor Drees" w:date="2025-06-04T20:01:00Z" w16du:dateUtc="2025-06-05T03:01:00Z">
        <w:r w:rsidR="003E42AD">
          <w:rPr>
            <w:rFonts w:ascii="Times New Roman" w:hAnsi="Times New Roman" w:cs="Times New Roman"/>
            <w:sz w:val="24"/>
            <w:szCs w:val="24"/>
          </w:rPr>
          <w:t>repeated mowing treatments</w:t>
        </w:r>
      </w:ins>
      <w:ins w:id="9" w:author="Trevor Drees" w:date="2025-06-04T19:56:00Z" w16du:dateUtc="2025-06-05T02:56:00Z">
        <w:r w:rsidR="00CA5AC1">
          <w:rPr>
            <w:rFonts w:ascii="Times New Roman" w:hAnsi="Times New Roman" w:cs="Times New Roman"/>
            <w:sz w:val="24"/>
            <w:szCs w:val="24"/>
          </w:rPr>
          <w:t xml:space="preserve"> in two invasive thistles</w:t>
        </w:r>
      </w:ins>
    </w:p>
    <w:bookmarkEnd w:id="1"/>
    <w:p w14:paraId="52B0A105" w14:textId="77777777" w:rsidR="00715C07" w:rsidRPr="00E05907" w:rsidRDefault="00715C07" w:rsidP="00604784">
      <w:pPr>
        <w:spacing w:after="0" w:line="480" w:lineRule="auto"/>
        <w:rPr>
          <w:rFonts w:ascii="Times New Roman" w:hAnsi="Times New Roman" w:cs="Times New Roman"/>
          <w:b/>
          <w:bCs/>
          <w:sz w:val="24"/>
          <w:szCs w:val="24"/>
          <w:lang w:val="en-US"/>
        </w:rPr>
      </w:pPr>
      <w:r w:rsidRPr="00E05907">
        <w:rPr>
          <w:rFonts w:ascii="Times New Roman" w:hAnsi="Times New Roman" w:cs="Times New Roman"/>
          <w:b/>
          <w:bCs/>
          <w:sz w:val="24"/>
          <w:szCs w:val="24"/>
          <w:lang w:val="en-US"/>
        </w:rPr>
        <w:t>Authors</w:t>
      </w:r>
    </w:p>
    <w:p w14:paraId="5D1E280A" w14:textId="77777777" w:rsidR="00715C07" w:rsidRPr="00E05907" w:rsidRDefault="00715C07" w:rsidP="00604784">
      <w:pPr>
        <w:spacing w:after="0" w:line="480" w:lineRule="auto"/>
        <w:rPr>
          <w:rFonts w:ascii="Times New Roman" w:hAnsi="Times New Roman" w:cs="Times New Roman"/>
          <w:sz w:val="24"/>
          <w:szCs w:val="24"/>
          <w:lang w:val="en-US"/>
        </w:rPr>
      </w:pPr>
      <w:r w:rsidRPr="00E05907">
        <w:rPr>
          <w:rFonts w:ascii="Times New Roman" w:hAnsi="Times New Roman" w:cs="Times New Roman"/>
          <w:sz w:val="24"/>
          <w:szCs w:val="24"/>
          <w:lang w:val="en-US"/>
        </w:rPr>
        <w:t>Trevor H. Drees</w:t>
      </w:r>
      <w:r w:rsidRPr="00E05907">
        <w:rPr>
          <w:rFonts w:ascii="Times New Roman" w:hAnsi="Times New Roman" w:cs="Times New Roman"/>
          <w:sz w:val="24"/>
          <w:szCs w:val="24"/>
          <w:vertAlign w:val="superscript"/>
          <w:lang w:val="en-US"/>
        </w:rPr>
        <w:t>1</w:t>
      </w:r>
      <w:r w:rsidRPr="00E05907">
        <w:rPr>
          <w:rFonts w:ascii="Times New Roman" w:hAnsi="Times New Roman" w:cs="Times New Roman"/>
          <w:sz w:val="24"/>
          <w:szCs w:val="24"/>
          <w:lang w:val="en-US"/>
        </w:rPr>
        <w:t>, Katriona Shea</w:t>
      </w:r>
      <w:r w:rsidRPr="00E05907">
        <w:rPr>
          <w:rFonts w:ascii="Times New Roman" w:hAnsi="Times New Roman" w:cs="Times New Roman"/>
          <w:sz w:val="24"/>
          <w:szCs w:val="24"/>
          <w:vertAlign w:val="superscript"/>
          <w:lang w:val="en-US"/>
        </w:rPr>
        <w:t>1</w:t>
      </w:r>
    </w:p>
    <w:p w14:paraId="68F2DEB3" w14:textId="77777777" w:rsidR="00715C07" w:rsidRPr="00E05907" w:rsidRDefault="00715C07" w:rsidP="00604784">
      <w:pPr>
        <w:spacing w:after="0" w:line="480" w:lineRule="auto"/>
        <w:rPr>
          <w:rFonts w:ascii="Times New Roman" w:hAnsi="Times New Roman"/>
          <w:b/>
          <w:sz w:val="24"/>
          <w:lang w:val="en-US"/>
        </w:rPr>
      </w:pPr>
      <w:r w:rsidRPr="00E05907">
        <w:rPr>
          <w:rFonts w:ascii="Times New Roman" w:hAnsi="Times New Roman"/>
          <w:b/>
          <w:sz w:val="24"/>
          <w:lang w:val="en-US"/>
        </w:rPr>
        <w:t xml:space="preserve">Author </w:t>
      </w:r>
      <w:r w:rsidRPr="00E05907">
        <w:rPr>
          <w:rFonts w:ascii="Times New Roman" w:hAnsi="Times New Roman" w:cs="Times New Roman"/>
          <w:b/>
          <w:bCs/>
          <w:sz w:val="24"/>
          <w:szCs w:val="24"/>
          <w:lang w:val="en-US"/>
        </w:rPr>
        <w:t>affiliations</w:t>
      </w:r>
    </w:p>
    <w:p w14:paraId="4856556A" w14:textId="77777777" w:rsidR="00715C07" w:rsidRPr="00E05907" w:rsidRDefault="00715C07" w:rsidP="00604784">
      <w:pPr>
        <w:spacing w:after="0" w:line="480" w:lineRule="auto"/>
        <w:rPr>
          <w:rFonts w:ascii="Times New Roman" w:hAnsi="Times New Roman"/>
          <w:sz w:val="24"/>
          <w:lang w:val="en-US"/>
        </w:rPr>
      </w:pPr>
      <w:r w:rsidRPr="00E05907">
        <w:rPr>
          <w:rFonts w:ascii="Times New Roman" w:hAnsi="Times New Roman" w:cs="Times New Roman"/>
          <w:sz w:val="24"/>
          <w:szCs w:val="24"/>
          <w:vertAlign w:val="superscript"/>
          <w:lang w:val="en-US"/>
        </w:rPr>
        <w:t>1</w:t>
      </w:r>
      <w:r w:rsidRPr="00E05907">
        <w:rPr>
          <w:rFonts w:ascii="Times New Roman" w:hAnsi="Times New Roman" w:cs="Times New Roman"/>
          <w:sz w:val="24"/>
          <w:szCs w:val="24"/>
          <w:lang w:val="en-US"/>
        </w:rPr>
        <w:t>Department</w:t>
      </w:r>
      <w:r w:rsidRPr="00E05907">
        <w:rPr>
          <w:rFonts w:ascii="Times New Roman" w:hAnsi="Times New Roman"/>
          <w:sz w:val="24"/>
          <w:lang w:val="en-US"/>
        </w:rPr>
        <w:t xml:space="preserve"> of Biology and </w:t>
      </w:r>
      <w:r w:rsidRPr="00E05907">
        <w:rPr>
          <w:rFonts w:ascii="Times New Roman" w:hAnsi="Times New Roman" w:cs="Times New Roman"/>
          <w:sz w:val="24"/>
          <w:szCs w:val="24"/>
          <w:lang w:val="en-US"/>
        </w:rPr>
        <w:t>IGDP</w:t>
      </w:r>
      <w:r w:rsidRPr="00E05907">
        <w:rPr>
          <w:rFonts w:ascii="Times New Roman" w:hAnsi="Times New Roman"/>
          <w:sz w:val="24"/>
          <w:lang w:val="en-US"/>
        </w:rPr>
        <w:t xml:space="preserve"> in Ecology, The Pennsylvania State University</w:t>
      </w:r>
    </w:p>
    <w:p w14:paraId="33179BED" w14:textId="77777777" w:rsidR="00715C07" w:rsidRPr="00E05907" w:rsidRDefault="00715C07" w:rsidP="00604784">
      <w:pPr>
        <w:spacing w:after="0" w:line="480" w:lineRule="auto"/>
        <w:rPr>
          <w:rFonts w:ascii="Times New Roman" w:hAnsi="Times New Roman" w:cs="Times New Roman"/>
          <w:sz w:val="24"/>
          <w:szCs w:val="24"/>
          <w:lang w:val="en-US"/>
        </w:rPr>
      </w:pPr>
      <w:r w:rsidRPr="00E05907">
        <w:rPr>
          <w:rFonts w:ascii="Times New Roman" w:hAnsi="Times New Roman" w:cs="Times New Roman"/>
          <w:sz w:val="24"/>
          <w:szCs w:val="24"/>
          <w:lang w:val="en-US"/>
        </w:rPr>
        <w:t>208 Mueller Laboratory, University Park, Pennsylvania 16802 USA</w:t>
      </w:r>
    </w:p>
    <w:p w14:paraId="2BC59376" w14:textId="77777777" w:rsidR="00715C07" w:rsidRPr="00E05907" w:rsidRDefault="00715C07" w:rsidP="00604784">
      <w:pPr>
        <w:spacing w:after="0" w:line="480" w:lineRule="auto"/>
        <w:rPr>
          <w:rFonts w:ascii="Times New Roman" w:hAnsi="Times New Roman" w:cs="Times New Roman"/>
          <w:b/>
          <w:bCs/>
          <w:sz w:val="24"/>
          <w:szCs w:val="24"/>
          <w:lang w:val="en-US"/>
        </w:rPr>
      </w:pPr>
      <w:r w:rsidRPr="00E05907">
        <w:rPr>
          <w:rFonts w:ascii="Times New Roman" w:hAnsi="Times New Roman"/>
          <w:b/>
          <w:sz w:val="24"/>
          <w:lang w:val="en-US"/>
        </w:rPr>
        <w:t>Corresponding author</w:t>
      </w:r>
    </w:p>
    <w:p w14:paraId="55B6F0D4" w14:textId="77777777" w:rsidR="00715C07" w:rsidRPr="00E05907" w:rsidRDefault="00715C07" w:rsidP="00604784">
      <w:pPr>
        <w:spacing w:after="0" w:line="480" w:lineRule="auto"/>
        <w:rPr>
          <w:rFonts w:ascii="Times New Roman" w:hAnsi="Times New Roman"/>
          <w:color w:val="FF0000"/>
          <w:sz w:val="24"/>
          <w:lang w:val="en-US"/>
        </w:rPr>
      </w:pPr>
      <w:r w:rsidRPr="00E05907">
        <w:rPr>
          <w:rFonts w:ascii="Times New Roman" w:hAnsi="Times New Roman"/>
          <w:sz w:val="24"/>
          <w:lang w:val="en-US"/>
        </w:rPr>
        <w:t>Trevor Drees (thd5066@psu.edu)</w:t>
      </w:r>
    </w:p>
    <w:p w14:paraId="6641E27C" w14:textId="77777777" w:rsidR="00715C07" w:rsidRPr="00E05907" w:rsidRDefault="00715C07" w:rsidP="00604784">
      <w:pPr>
        <w:spacing w:after="0" w:line="480" w:lineRule="auto"/>
        <w:rPr>
          <w:rFonts w:ascii="Times New Roman" w:hAnsi="Times New Roman" w:cs="Times New Roman"/>
          <w:b/>
          <w:bCs/>
          <w:sz w:val="24"/>
          <w:szCs w:val="24"/>
          <w:lang w:val="en-US"/>
        </w:rPr>
      </w:pPr>
      <w:commentRangeStart w:id="10"/>
      <w:r w:rsidRPr="00E05907">
        <w:rPr>
          <w:rFonts w:ascii="Times New Roman" w:hAnsi="Times New Roman" w:cs="Times New Roman"/>
          <w:b/>
          <w:bCs/>
          <w:sz w:val="24"/>
          <w:szCs w:val="24"/>
          <w:lang w:val="en-US"/>
        </w:rPr>
        <w:t>Data accessibility</w:t>
      </w:r>
      <w:commentRangeEnd w:id="10"/>
      <w:r w:rsidR="003E42AD">
        <w:rPr>
          <w:rStyle w:val="CommentReference"/>
        </w:rPr>
        <w:commentReference w:id="10"/>
      </w:r>
    </w:p>
    <w:p w14:paraId="089A975A" w14:textId="5D5A7105" w:rsidR="00715C07" w:rsidRPr="00E05907" w:rsidRDefault="00715C07" w:rsidP="00604784">
      <w:pPr>
        <w:spacing w:after="0" w:line="480" w:lineRule="auto"/>
        <w:rPr>
          <w:rFonts w:ascii="Times New Roman" w:hAnsi="Times New Roman" w:cs="Times New Roman"/>
          <w:sz w:val="24"/>
          <w:szCs w:val="24"/>
          <w:lang w:val="en-US"/>
        </w:rPr>
      </w:pPr>
      <w:r>
        <w:rPr>
          <w:rFonts w:ascii="Times New Roman" w:hAnsi="Times New Roman" w:cs="Times New Roman"/>
          <w:sz w:val="24"/>
          <w:szCs w:val="24"/>
          <w:lang w:val="en-US"/>
        </w:rPr>
        <w:t xml:space="preserve">Data and code (Drees 2025) are archived on Zenodo at </w:t>
      </w:r>
      <w:r w:rsidRPr="00715C07">
        <w:rPr>
          <w:rFonts w:ascii="Times New Roman" w:hAnsi="Times New Roman" w:cs="Times New Roman"/>
          <w:sz w:val="24"/>
          <w:szCs w:val="24"/>
          <w:highlight w:val="yellow"/>
          <w:lang w:val="en-US"/>
        </w:rPr>
        <w:t>LINK</w:t>
      </w:r>
      <w:r>
        <w:rPr>
          <w:rFonts w:ascii="Times New Roman" w:hAnsi="Times New Roman" w:cs="Times New Roman"/>
          <w:sz w:val="24"/>
          <w:szCs w:val="24"/>
          <w:lang w:val="en-US"/>
        </w:rPr>
        <w:t xml:space="preserve"> and </w:t>
      </w:r>
      <w:r w:rsidRPr="00D055E3">
        <w:rPr>
          <w:rFonts w:ascii="Times New Roman" w:hAnsi="Times New Roman" w:cs="Times New Roman"/>
          <w:sz w:val="24"/>
          <w:szCs w:val="24"/>
          <w:lang w:val="en-US"/>
        </w:rPr>
        <w:t>are on GitHub a</w:t>
      </w:r>
      <w:r>
        <w:rPr>
          <w:rFonts w:ascii="Times New Roman" w:hAnsi="Times New Roman" w:cs="Times New Roman"/>
          <w:sz w:val="24"/>
          <w:szCs w:val="24"/>
          <w:lang w:val="en-US"/>
        </w:rPr>
        <w:t xml:space="preserve">t </w:t>
      </w:r>
      <w:r w:rsidRPr="00715C07">
        <w:rPr>
          <w:rFonts w:ascii="Times New Roman" w:hAnsi="Times New Roman" w:cs="Times New Roman"/>
          <w:sz w:val="24"/>
          <w:szCs w:val="24"/>
          <w:highlight w:val="yellow"/>
          <w:lang w:val="en-US"/>
        </w:rPr>
        <w:t>LINK</w:t>
      </w:r>
      <w:r>
        <w:rPr>
          <w:rFonts w:ascii="Times New Roman" w:hAnsi="Times New Roman" w:cs="Times New Roman"/>
          <w:sz w:val="24"/>
          <w:szCs w:val="24"/>
          <w:lang w:val="en-US"/>
        </w:rPr>
        <w:t>.</w:t>
      </w:r>
    </w:p>
    <w:p w14:paraId="2DAD052E" w14:textId="77777777" w:rsidR="00715C07" w:rsidRPr="00E05907" w:rsidRDefault="00715C07" w:rsidP="00604784">
      <w:pPr>
        <w:spacing w:after="0" w:line="480" w:lineRule="auto"/>
        <w:rPr>
          <w:rFonts w:ascii="Times New Roman" w:hAnsi="Times New Roman" w:cs="Times New Roman"/>
          <w:b/>
          <w:bCs/>
          <w:sz w:val="24"/>
          <w:szCs w:val="24"/>
          <w:lang w:val="en-US"/>
        </w:rPr>
      </w:pPr>
      <w:r w:rsidRPr="00E05907">
        <w:rPr>
          <w:rFonts w:ascii="Times New Roman" w:hAnsi="Times New Roman" w:cs="Times New Roman"/>
          <w:b/>
          <w:bCs/>
          <w:sz w:val="24"/>
          <w:szCs w:val="24"/>
          <w:lang w:val="en-US"/>
        </w:rPr>
        <w:t xml:space="preserve">Key </w:t>
      </w:r>
      <w:r>
        <w:rPr>
          <w:rFonts w:ascii="Times New Roman" w:hAnsi="Times New Roman" w:cs="Times New Roman"/>
          <w:b/>
          <w:bCs/>
          <w:sz w:val="24"/>
          <w:szCs w:val="24"/>
          <w:lang w:val="en-US"/>
        </w:rPr>
        <w:t>w</w:t>
      </w:r>
      <w:r w:rsidRPr="00E05907">
        <w:rPr>
          <w:rFonts w:ascii="Times New Roman" w:hAnsi="Times New Roman" w:cs="Times New Roman"/>
          <w:b/>
          <w:bCs/>
          <w:sz w:val="24"/>
          <w:szCs w:val="24"/>
          <w:lang w:val="en-US"/>
        </w:rPr>
        <w:t>ords</w:t>
      </w:r>
    </w:p>
    <w:p w14:paraId="61AC7300" w14:textId="1B1D8585" w:rsidR="00715C07" w:rsidRPr="00E05907" w:rsidRDefault="00715C07" w:rsidP="00604784">
      <w:pPr>
        <w:spacing w:after="0" w:line="480" w:lineRule="auto"/>
        <w:rPr>
          <w:rFonts w:ascii="Times New Roman" w:hAnsi="Times New Roman" w:cs="Times New Roman"/>
          <w:sz w:val="24"/>
          <w:szCs w:val="24"/>
          <w:lang w:val="en-US"/>
        </w:rPr>
      </w:pPr>
      <w:r w:rsidRPr="00E05907">
        <w:rPr>
          <w:rFonts w:ascii="Times New Roman" w:hAnsi="Times New Roman" w:cs="Times New Roman"/>
          <w:i/>
          <w:iCs/>
          <w:sz w:val="24"/>
          <w:szCs w:val="24"/>
          <w:lang w:val="en-US"/>
        </w:rPr>
        <w:t xml:space="preserve">Carduus </w:t>
      </w:r>
      <w:proofErr w:type="spellStart"/>
      <w:r w:rsidRPr="00E05907">
        <w:rPr>
          <w:rFonts w:ascii="Times New Roman" w:hAnsi="Times New Roman" w:cs="Times New Roman"/>
          <w:i/>
          <w:iCs/>
          <w:sz w:val="24"/>
          <w:szCs w:val="24"/>
          <w:lang w:val="en-US"/>
        </w:rPr>
        <w:t>acanthoides</w:t>
      </w:r>
      <w:proofErr w:type="spellEnd"/>
      <w:r w:rsidRPr="00E77481">
        <w:rPr>
          <w:rFonts w:ascii="Times New Roman" w:hAnsi="Times New Roman" w:cs="Times New Roman"/>
          <w:sz w:val="24"/>
          <w:szCs w:val="24"/>
          <w:lang w:val="en-US"/>
        </w:rPr>
        <w:t>;</w:t>
      </w:r>
      <w:r w:rsidRPr="00E05907">
        <w:rPr>
          <w:rFonts w:ascii="Times New Roman" w:hAnsi="Times New Roman" w:cs="Times New Roman"/>
          <w:sz w:val="24"/>
          <w:szCs w:val="24"/>
          <w:lang w:val="en-US"/>
        </w:rPr>
        <w:t xml:space="preserve"> </w:t>
      </w:r>
      <w:r w:rsidRPr="00E05907">
        <w:rPr>
          <w:rFonts w:ascii="Times New Roman" w:hAnsi="Times New Roman" w:cs="Times New Roman"/>
          <w:i/>
          <w:iCs/>
          <w:sz w:val="24"/>
          <w:szCs w:val="24"/>
          <w:lang w:val="en-US"/>
        </w:rPr>
        <w:t>Carduus nutans</w:t>
      </w:r>
      <w:r w:rsidRPr="00E77481">
        <w:rPr>
          <w:rFonts w:ascii="Times New Roman" w:hAnsi="Times New Roman" w:cs="Times New Roman"/>
          <w:sz w:val="24"/>
          <w:szCs w:val="24"/>
          <w:lang w:val="en-US"/>
        </w:rPr>
        <w:t>;</w:t>
      </w:r>
      <w:r w:rsidRPr="00E05907">
        <w:rPr>
          <w:rFonts w:ascii="Times New Roman" w:hAnsi="Times New Roman" w:cs="Times New Roman"/>
          <w:sz w:val="24"/>
          <w:szCs w:val="24"/>
          <w:lang w:val="en-US"/>
        </w:rPr>
        <w:t xml:space="preserve"> climate change</w:t>
      </w:r>
      <w:r w:rsidRPr="00E77481">
        <w:rPr>
          <w:rFonts w:ascii="Times New Roman" w:hAnsi="Times New Roman" w:cs="Times New Roman"/>
          <w:sz w:val="24"/>
          <w:szCs w:val="24"/>
          <w:lang w:val="en-US"/>
        </w:rPr>
        <w:t>;</w:t>
      </w:r>
      <w:r w:rsidRPr="00E05907">
        <w:rPr>
          <w:rFonts w:ascii="Times New Roman" w:hAnsi="Times New Roman" w:cs="Times New Roman"/>
          <w:sz w:val="24"/>
          <w:szCs w:val="24"/>
          <w:lang w:val="en-US"/>
        </w:rPr>
        <w:t xml:space="preserve"> dis</w:t>
      </w:r>
      <w:r>
        <w:rPr>
          <w:rFonts w:ascii="Times New Roman" w:hAnsi="Times New Roman" w:cs="Times New Roman"/>
          <w:sz w:val="24"/>
          <w:szCs w:val="24"/>
          <w:lang w:val="en-US"/>
        </w:rPr>
        <w:t>turbance</w:t>
      </w:r>
      <w:r w:rsidRPr="00E77481">
        <w:rPr>
          <w:rFonts w:ascii="Times New Roman" w:hAnsi="Times New Roman" w:cs="Times New Roman"/>
          <w:sz w:val="24"/>
          <w:szCs w:val="24"/>
          <w:lang w:val="en-US"/>
        </w:rPr>
        <w:t>;</w:t>
      </w:r>
      <w:r>
        <w:rPr>
          <w:rFonts w:ascii="Times New Roman" w:hAnsi="Times New Roman" w:cs="Times New Roman"/>
          <w:sz w:val="24"/>
          <w:szCs w:val="24"/>
          <w:lang w:val="en-US"/>
        </w:rPr>
        <w:t xml:space="preserve"> </w:t>
      </w:r>
      <w:r w:rsidRPr="00E05907">
        <w:rPr>
          <w:rFonts w:ascii="Times New Roman" w:hAnsi="Times New Roman" w:cs="Times New Roman"/>
          <w:sz w:val="24"/>
          <w:szCs w:val="24"/>
          <w:lang w:val="en-US"/>
        </w:rPr>
        <w:t>invasive species</w:t>
      </w:r>
      <w:r w:rsidRPr="00E77481">
        <w:rPr>
          <w:rFonts w:ascii="Times New Roman" w:hAnsi="Times New Roman" w:cs="Times New Roman"/>
          <w:sz w:val="24"/>
          <w:szCs w:val="24"/>
          <w:lang w:val="en-US"/>
        </w:rPr>
        <w:t>;</w:t>
      </w:r>
      <w:r w:rsidRPr="00E05907">
        <w:rPr>
          <w:rFonts w:ascii="Times New Roman" w:hAnsi="Times New Roman" w:cs="Times New Roman"/>
          <w:sz w:val="24"/>
          <w:szCs w:val="24"/>
          <w:lang w:val="en-US"/>
        </w:rPr>
        <w:t xml:space="preserve"> </w:t>
      </w:r>
      <w:r>
        <w:rPr>
          <w:rFonts w:ascii="Times New Roman" w:hAnsi="Times New Roman" w:cs="Times New Roman"/>
          <w:sz w:val="24"/>
          <w:szCs w:val="24"/>
          <w:lang w:val="en-US"/>
        </w:rPr>
        <w:t>weed management</w:t>
      </w:r>
    </w:p>
    <w:p w14:paraId="41E0D021" w14:textId="77777777" w:rsidR="00715C07" w:rsidRDefault="00715C07" w:rsidP="00604784">
      <w:pPr>
        <w:rPr>
          <w:rFonts w:ascii="Times New Roman" w:hAnsi="Times New Roman" w:cs="Times New Roman"/>
          <w:b/>
          <w:bCs/>
          <w:sz w:val="32"/>
          <w:szCs w:val="32"/>
        </w:rPr>
      </w:pPr>
      <w:r>
        <w:rPr>
          <w:rFonts w:ascii="Times New Roman" w:hAnsi="Times New Roman" w:cs="Times New Roman"/>
          <w:b/>
          <w:bCs/>
          <w:sz w:val="32"/>
          <w:szCs w:val="32"/>
        </w:rPr>
        <w:br w:type="page"/>
      </w:r>
    </w:p>
    <w:p w14:paraId="7AD0D5D2" w14:textId="6D1A8AB7" w:rsidR="00CB2B14" w:rsidRDefault="00604784" w:rsidP="00604784">
      <w:pPr>
        <w:spacing w:after="0" w:line="480" w:lineRule="auto"/>
        <w:rPr>
          <w:rFonts w:ascii="Times New Roman" w:hAnsi="Times New Roman" w:cs="Times New Roman"/>
          <w:sz w:val="24"/>
          <w:szCs w:val="24"/>
        </w:rPr>
      </w:pPr>
      <w:r w:rsidRPr="00E05907">
        <w:rPr>
          <w:rFonts w:ascii="Times New Roman" w:hAnsi="Times New Roman" w:cs="Times New Roman"/>
          <w:b/>
          <w:bCs/>
          <w:sz w:val="24"/>
          <w:szCs w:val="24"/>
          <w:lang w:val="en-US"/>
        </w:rPr>
        <w:lastRenderedPageBreak/>
        <w:t>Abstract</w:t>
      </w:r>
    </w:p>
    <w:p w14:paraId="1A35A9C3" w14:textId="0992D949" w:rsidR="00CB2B14" w:rsidRDefault="00E63760" w:rsidP="00604784">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G</w:t>
      </w:r>
      <w:r w:rsidR="006D534A">
        <w:rPr>
          <w:rFonts w:ascii="Times New Roman" w:hAnsi="Times New Roman" w:cs="Times New Roman"/>
          <w:sz w:val="24"/>
          <w:szCs w:val="24"/>
        </w:rPr>
        <w:t xml:space="preserve">lobal change </w:t>
      </w:r>
      <w:r>
        <w:rPr>
          <w:rFonts w:ascii="Times New Roman" w:hAnsi="Times New Roman" w:cs="Times New Roman"/>
          <w:sz w:val="24"/>
          <w:szCs w:val="24"/>
        </w:rPr>
        <w:t xml:space="preserve">is </w:t>
      </w:r>
      <w:r w:rsidR="006D534A">
        <w:rPr>
          <w:rFonts w:ascii="Times New Roman" w:hAnsi="Times New Roman" w:cs="Times New Roman"/>
          <w:sz w:val="24"/>
          <w:szCs w:val="24"/>
        </w:rPr>
        <w:t xml:space="preserve">likely to </w:t>
      </w:r>
      <w:proofErr w:type="spellStart"/>
      <w:r w:rsidR="006D534A">
        <w:rPr>
          <w:rFonts w:ascii="Times New Roman" w:hAnsi="Times New Roman" w:cs="Times New Roman"/>
          <w:sz w:val="24"/>
          <w:szCs w:val="24"/>
        </w:rPr>
        <w:t>favor</w:t>
      </w:r>
      <w:proofErr w:type="spellEnd"/>
      <w:r w:rsidR="006D534A">
        <w:rPr>
          <w:rFonts w:ascii="Times New Roman" w:hAnsi="Times New Roman" w:cs="Times New Roman"/>
          <w:sz w:val="24"/>
          <w:szCs w:val="24"/>
        </w:rPr>
        <w:t xml:space="preserve"> the growth and spread of </w:t>
      </w:r>
      <w:r w:rsidR="006D534A" w:rsidRPr="006D534A">
        <w:rPr>
          <w:rFonts w:ascii="Times New Roman" w:hAnsi="Times New Roman" w:cs="Times New Roman"/>
          <w:sz w:val="24"/>
          <w:szCs w:val="24"/>
        </w:rPr>
        <w:t>weedy and/or invasive plant species</w:t>
      </w:r>
      <w:r w:rsidR="006D534A">
        <w:rPr>
          <w:rFonts w:ascii="Times New Roman" w:hAnsi="Times New Roman" w:cs="Times New Roman"/>
          <w:sz w:val="24"/>
          <w:szCs w:val="24"/>
        </w:rPr>
        <w:t>.</w:t>
      </w:r>
      <w:r w:rsidR="005F08F7">
        <w:rPr>
          <w:rFonts w:ascii="Times New Roman" w:hAnsi="Times New Roman" w:cs="Times New Roman"/>
          <w:sz w:val="24"/>
          <w:szCs w:val="24"/>
        </w:rPr>
        <w:t xml:space="preserve"> </w:t>
      </w:r>
      <w:r>
        <w:rPr>
          <w:rFonts w:ascii="Times New Roman" w:hAnsi="Times New Roman" w:cs="Times New Roman"/>
          <w:sz w:val="24"/>
          <w:szCs w:val="24"/>
        </w:rPr>
        <w:t xml:space="preserve">Furthermore, environmental change may also directly or indirectly affect their management, as interventions are </w:t>
      </w:r>
      <w:r w:rsidR="005F08F7">
        <w:rPr>
          <w:rFonts w:ascii="Times New Roman" w:hAnsi="Times New Roman" w:cs="Times New Roman"/>
          <w:sz w:val="24"/>
          <w:szCs w:val="24"/>
        </w:rPr>
        <w:t xml:space="preserve">most effective when tailored to </w:t>
      </w:r>
      <w:r>
        <w:rPr>
          <w:rFonts w:ascii="Times New Roman" w:hAnsi="Times New Roman" w:cs="Times New Roman"/>
          <w:sz w:val="24"/>
          <w:szCs w:val="24"/>
        </w:rPr>
        <w:t xml:space="preserve">plant </w:t>
      </w:r>
      <w:r w:rsidR="005F08F7">
        <w:rPr>
          <w:rFonts w:ascii="Times New Roman" w:hAnsi="Times New Roman" w:cs="Times New Roman"/>
          <w:sz w:val="24"/>
          <w:szCs w:val="24"/>
        </w:rPr>
        <w:t>biology or phenology</w:t>
      </w:r>
      <w:r w:rsidR="003E4A4B">
        <w:rPr>
          <w:rFonts w:ascii="Times New Roman" w:hAnsi="Times New Roman" w:cs="Times New Roman"/>
          <w:sz w:val="24"/>
          <w:szCs w:val="24"/>
        </w:rPr>
        <w:t>.</w:t>
      </w:r>
      <w:r w:rsidR="00A01B00">
        <w:rPr>
          <w:rFonts w:ascii="Times New Roman" w:hAnsi="Times New Roman" w:cs="Times New Roman"/>
          <w:sz w:val="24"/>
          <w:szCs w:val="24"/>
        </w:rPr>
        <w:t xml:space="preserve"> Here, we </w:t>
      </w:r>
      <w:r w:rsidR="005F08F7">
        <w:rPr>
          <w:rFonts w:ascii="Times New Roman" w:hAnsi="Times New Roman" w:cs="Times New Roman"/>
          <w:sz w:val="24"/>
          <w:szCs w:val="24"/>
        </w:rPr>
        <w:t xml:space="preserve">investigate whether climate change in the form of increased growing temperatures </w:t>
      </w:r>
      <w:r>
        <w:rPr>
          <w:rFonts w:ascii="Times New Roman" w:hAnsi="Times New Roman" w:cs="Times New Roman"/>
          <w:sz w:val="24"/>
          <w:szCs w:val="24"/>
        </w:rPr>
        <w:t xml:space="preserve">affects </w:t>
      </w:r>
      <w:r w:rsidR="005F08F7">
        <w:rPr>
          <w:rFonts w:ascii="Times New Roman" w:hAnsi="Times New Roman" w:cs="Times New Roman"/>
          <w:sz w:val="24"/>
          <w:szCs w:val="24"/>
        </w:rPr>
        <w:t xml:space="preserve">management </w:t>
      </w:r>
      <w:r>
        <w:rPr>
          <w:rFonts w:ascii="Times New Roman" w:hAnsi="Times New Roman" w:cs="Times New Roman"/>
          <w:sz w:val="24"/>
          <w:szCs w:val="24"/>
        </w:rPr>
        <w:t>outcomes</w:t>
      </w:r>
      <w:r w:rsidR="005F08F7">
        <w:rPr>
          <w:rFonts w:ascii="Times New Roman" w:hAnsi="Times New Roman" w:cs="Times New Roman"/>
          <w:sz w:val="24"/>
          <w:szCs w:val="24"/>
        </w:rPr>
        <w:t xml:space="preserve">, using </w:t>
      </w:r>
      <w:r w:rsidR="00BC110B">
        <w:rPr>
          <w:rFonts w:ascii="Times New Roman" w:hAnsi="Times New Roman" w:cs="Times New Roman"/>
          <w:sz w:val="24"/>
          <w:szCs w:val="24"/>
        </w:rPr>
        <w:t xml:space="preserve">repeated </w:t>
      </w:r>
      <w:r>
        <w:rPr>
          <w:rFonts w:ascii="Times New Roman" w:hAnsi="Times New Roman" w:cs="Times New Roman"/>
          <w:sz w:val="24"/>
          <w:szCs w:val="24"/>
        </w:rPr>
        <w:t xml:space="preserve">mowing of </w:t>
      </w:r>
      <w:r w:rsidR="005F08F7">
        <w:rPr>
          <w:rFonts w:ascii="Times New Roman" w:hAnsi="Times New Roman" w:cs="Times New Roman"/>
          <w:sz w:val="24"/>
          <w:szCs w:val="24"/>
        </w:rPr>
        <w:t xml:space="preserve">the invasive thistles </w:t>
      </w:r>
      <w:r w:rsidR="005F08F7">
        <w:rPr>
          <w:rFonts w:ascii="Times New Roman" w:hAnsi="Times New Roman" w:cs="Times New Roman"/>
          <w:i/>
          <w:iCs/>
          <w:sz w:val="24"/>
          <w:szCs w:val="24"/>
        </w:rPr>
        <w:t>Carduus nutans</w:t>
      </w:r>
      <w:r w:rsidR="005F08F7">
        <w:rPr>
          <w:rFonts w:ascii="Times New Roman" w:hAnsi="Times New Roman" w:cs="Times New Roman"/>
          <w:sz w:val="24"/>
          <w:szCs w:val="24"/>
        </w:rPr>
        <w:t xml:space="preserve"> and </w:t>
      </w:r>
      <w:r w:rsidR="005F08F7">
        <w:rPr>
          <w:rFonts w:ascii="Times New Roman" w:hAnsi="Times New Roman" w:cs="Times New Roman"/>
          <w:i/>
          <w:iCs/>
          <w:sz w:val="24"/>
          <w:szCs w:val="24"/>
        </w:rPr>
        <w:t xml:space="preserve">Carduus </w:t>
      </w:r>
      <w:proofErr w:type="spellStart"/>
      <w:r w:rsidR="005F08F7">
        <w:rPr>
          <w:rFonts w:ascii="Times New Roman" w:hAnsi="Times New Roman" w:cs="Times New Roman"/>
          <w:i/>
          <w:iCs/>
          <w:sz w:val="24"/>
          <w:szCs w:val="24"/>
        </w:rPr>
        <w:t>acanthoides</w:t>
      </w:r>
      <w:proofErr w:type="spellEnd"/>
      <w:r w:rsidR="005F08F7">
        <w:rPr>
          <w:rFonts w:ascii="Times New Roman" w:hAnsi="Times New Roman" w:cs="Times New Roman"/>
          <w:sz w:val="24"/>
          <w:szCs w:val="24"/>
        </w:rPr>
        <w:t xml:space="preserve"> as a study system. Weekly 10 cm, 5 cm, and 0 cm (ground-level) mowing regimes </w:t>
      </w:r>
      <w:r w:rsidR="00D961E4">
        <w:rPr>
          <w:rFonts w:ascii="Times New Roman" w:hAnsi="Times New Roman" w:cs="Times New Roman"/>
          <w:sz w:val="24"/>
          <w:szCs w:val="24"/>
        </w:rPr>
        <w:t>were</w:t>
      </w:r>
      <w:r w:rsidR="005F08F7">
        <w:rPr>
          <w:rFonts w:ascii="Times New Roman" w:hAnsi="Times New Roman" w:cs="Times New Roman"/>
          <w:sz w:val="24"/>
          <w:szCs w:val="24"/>
        </w:rPr>
        <w:t xml:space="preserve"> tested to examine </w:t>
      </w:r>
      <w:r w:rsidR="00BE219D">
        <w:rPr>
          <w:rFonts w:ascii="Times New Roman" w:hAnsi="Times New Roman" w:cs="Times New Roman"/>
          <w:sz w:val="24"/>
          <w:szCs w:val="24"/>
        </w:rPr>
        <w:t>how</w:t>
      </w:r>
      <w:r w:rsidR="005F08F7">
        <w:rPr>
          <w:rFonts w:ascii="Times New Roman" w:hAnsi="Times New Roman" w:cs="Times New Roman"/>
          <w:sz w:val="24"/>
          <w:szCs w:val="24"/>
        </w:rPr>
        <w:t xml:space="preserve"> the</w:t>
      </w:r>
      <w:r w:rsidR="00A01B00">
        <w:rPr>
          <w:rFonts w:ascii="Times New Roman" w:hAnsi="Times New Roman" w:cs="Times New Roman"/>
          <w:sz w:val="24"/>
          <w:szCs w:val="24"/>
        </w:rPr>
        <w:t xml:space="preserve"> </w:t>
      </w:r>
      <w:r>
        <w:rPr>
          <w:rFonts w:ascii="Times New Roman" w:hAnsi="Times New Roman" w:cs="Times New Roman"/>
          <w:sz w:val="24"/>
          <w:szCs w:val="24"/>
        </w:rPr>
        <w:t xml:space="preserve">intensity </w:t>
      </w:r>
      <w:r w:rsidR="00A01B00">
        <w:rPr>
          <w:rFonts w:ascii="Times New Roman" w:hAnsi="Times New Roman" w:cs="Times New Roman"/>
          <w:sz w:val="24"/>
          <w:szCs w:val="24"/>
        </w:rPr>
        <w:t xml:space="preserve">of repeated disturbance </w:t>
      </w:r>
      <w:r w:rsidR="005F08F7">
        <w:rPr>
          <w:rFonts w:ascii="Times New Roman" w:hAnsi="Times New Roman" w:cs="Times New Roman"/>
          <w:sz w:val="24"/>
          <w:szCs w:val="24"/>
        </w:rPr>
        <w:t>affects survival, growth, and reproduction, as well as wh</w:t>
      </w:r>
      <w:r w:rsidR="00F22F46">
        <w:rPr>
          <w:rFonts w:ascii="Times New Roman" w:hAnsi="Times New Roman" w:cs="Times New Roman"/>
          <w:sz w:val="24"/>
          <w:szCs w:val="24"/>
        </w:rPr>
        <w:t xml:space="preserve">ether </w:t>
      </w:r>
      <w:r w:rsidR="00BE219D">
        <w:rPr>
          <w:rFonts w:ascii="Times New Roman" w:hAnsi="Times New Roman" w:cs="Times New Roman"/>
          <w:sz w:val="24"/>
          <w:szCs w:val="24"/>
        </w:rPr>
        <w:t>these</w:t>
      </w:r>
      <w:r w:rsidR="00F22F46">
        <w:rPr>
          <w:rFonts w:ascii="Times New Roman" w:hAnsi="Times New Roman" w:cs="Times New Roman"/>
          <w:sz w:val="24"/>
          <w:szCs w:val="24"/>
        </w:rPr>
        <w:t xml:space="preserve"> </w:t>
      </w:r>
      <w:r w:rsidR="00BC110B">
        <w:rPr>
          <w:rFonts w:ascii="Times New Roman" w:hAnsi="Times New Roman" w:cs="Times New Roman"/>
          <w:sz w:val="24"/>
          <w:szCs w:val="24"/>
        </w:rPr>
        <w:t xml:space="preserve">repeated </w:t>
      </w:r>
      <w:r w:rsidR="00BE219D">
        <w:rPr>
          <w:rFonts w:ascii="Times New Roman" w:hAnsi="Times New Roman" w:cs="Times New Roman"/>
          <w:sz w:val="24"/>
          <w:szCs w:val="24"/>
        </w:rPr>
        <w:t xml:space="preserve">mowing </w:t>
      </w:r>
      <w:r w:rsidR="00F22F46">
        <w:rPr>
          <w:rFonts w:ascii="Times New Roman" w:hAnsi="Times New Roman" w:cs="Times New Roman"/>
          <w:sz w:val="24"/>
          <w:szCs w:val="24"/>
        </w:rPr>
        <w:t xml:space="preserve">treatments </w:t>
      </w:r>
      <w:r w:rsidR="00D961E4">
        <w:rPr>
          <w:rFonts w:ascii="Times New Roman" w:hAnsi="Times New Roman" w:cs="Times New Roman"/>
          <w:sz w:val="24"/>
          <w:szCs w:val="24"/>
        </w:rPr>
        <w:t>were</w:t>
      </w:r>
      <w:r w:rsidR="00F22F46">
        <w:rPr>
          <w:rFonts w:ascii="Times New Roman" w:hAnsi="Times New Roman" w:cs="Times New Roman"/>
          <w:sz w:val="24"/>
          <w:szCs w:val="24"/>
        </w:rPr>
        <w:t xml:space="preserve"> less effective on individuals </w:t>
      </w:r>
      <w:r w:rsidR="00BE219D">
        <w:rPr>
          <w:rFonts w:ascii="Times New Roman" w:hAnsi="Times New Roman" w:cs="Times New Roman"/>
          <w:sz w:val="24"/>
          <w:szCs w:val="24"/>
        </w:rPr>
        <w:t>grown at temperatures</w:t>
      </w:r>
      <w:r w:rsidR="00F22F46">
        <w:rPr>
          <w:rFonts w:ascii="Times New Roman" w:hAnsi="Times New Roman" w:cs="Times New Roman"/>
          <w:sz w:val="24"/>
          <w:szCs w:val="24"/>
        </w:rPr>
        <w:t xml:space="preserve"> </w:t>
      </w:r>
      <w:r w:rsidR="00F22F46" w:rsidRPr="00F160ED">
        <w:rPr>
          <w:rFonts w:ascii="Times New Roman" w:hAnsi="Times New Roman" w:cs="Times New Roman"/>
          <w:sz w:val="24"/>
          <w:szCs w:val="24"/>
        </w:rPr>
        <w:t>0.6 °C</w:t>
      </w:r>
      <w:r w:rsidR="00F22F46">
        <w:rPr>
          <w:rFonts w:ascii="Times New Roman" w:hAnsi="Times New Roman" w:cs="Times New Roman"/>
          <w:sz w:val="24"/>
          <w:szCs w:val="24"/>
        </w:rPr>
        <w:t xml:space="preserve"> </w:t>
      </w:r>
      <w:r w:rsidR="00BE219D">
        <w:rPr>
          <w:rFonts w:ascii="Times New Roman" w:hAnsi="Times New Roman" w:cs="Times New Roman"/>
          <w:sz w:val="24"/>
          <w:szCs w:val="24"/>
        </w:rPr>
        <w:t>above ambient</w:t>
      </w:r>
      <w:r w:rsidR="00F22F46">
        <w:rPr>
          <w:rFonts w:ascii="Times New Roman" w:hAnsi="Times New Roman" w:cs="Times New Roman"/>
          <w:sz w:val="24"/>
          <w:szCs w:val="24"/>
        </w:rPr>
        <w:t>.</w:t>
      </w:r>
      <w:r w:rsidR="00A01B00">
        <w:rPr>
          <w:rFonts w:ascii="Times New Roman" w:hAnsi="Times New Roman" w:cs="Times New Roman"/>
          <w:sz w:val="24"/>
          <w:szCs w:val="24"/>
        </w:rPr>
        <w:t xml:space="preserve"> </w:t>
      </w:r>
      <w:r w:rsidR="006D534A">
        <w:rPr>
          <w:rFonts w:ascii="Times New Roman" w:hAnsi="Times New Roman" w:cs="Times New Roman"/>
          <w:sz w:val="24"/>
          <w:szCs w:val="24"/>
        </w:rPr>
        <w:t xml:space="preserve">We </w:t>
      </w:r>
      <w:r w:rsidR="002B4C73">
        <w:rPr>
          <w:rFonts w:ascii="Times New Roman" w:hAnsi="Times New Roman" w:cs="Times New Roman"/>
          <w:sz w:val="24"/>
          <w:szCs w:val="24"/>
        </w:rPr>
        <w:t>demonstrate that</w:t>
      </w:r>
      <w:r w:rsidR="006D534A">
        <w:rPr>
          <w:rFonts w:ascii="Times New Roman" w:hAnsi="Times New Roman" w:cs="Times New Roman"/>
          <w:sz w:val="24"/>
          <w:szCs w:val="24"/>
        </w:rPr>
        <w:t xml:space="preserve"> of the mowing </w:t>
      </w:r>
      <w:r w:rsidR="00F22F46">
        <w:rPr>
          <w:rFonts w:ascii="Times New Roman" w:hAnsi="Times New Roman" w:cs="Times New Roman"/>
          <w:sz w:val="24"/>
          <w:szCs w:val="24"/>
        </w:rPr>
        <w:t>regimes</w:t>
      </w:r>
      <w:r w:rsidR="006D534A">
        <w:rPr>
          <w:rFonts w:ascii="Times New Roman" w:hAnsi="Times New Roman" w:cs="Times New Roman"/>
          <w:sz w:val="24"/>
          <w:szCs w:val="24"/>
        </w:rPr>
        <w:t xml:space="preserve"> tested, only </w:t>
      </w:r>
      <w:r w:rsidR="00F22F46">
        <w:rPr>
          <w:rFonts w:ascii="Times New Roman" w:hAnsi="Times New Roman" w:cs="Times New Roman"/>
          <w:sz w:val="24"/>
          <w:szCs w:val="24"/>
        </w:rPr>
        <w:t xml:space="preserve">the 0 cm </w:t>
      </w:r>
      <w:r w:rsidR="00BE219D">
        <w:rPr>
          <w:rFonts w:ascii="Times New Roman" w:hAnsi="Times New Roman" w:cs="Times New Roman"/>
          <w:sz w:val="24"/>
          <w:szCs w:val="24"/>
        </w:rPr>
        <w:t>regime</w:t>
      </w:r>
      <w:r w:rsidR="006D534A">
        <w:rPr>
          <w:rFonts w:ascii="Times New Roman" w:hAnsi="Times New Roman" w:cs="Times New Roman"/>
          <w:sz w:val="24"/>
          <w:szCs w:val="24"/>
        </w:rPr>
        <w:t xml:space="preserve"> reduced </w:t>
      </w:r>
      <w:r w:rsidR="00BE219D">
        <w:rPr>
          <w:rFonts w:ascii="Times New Roman" w:hAnsi="Times New Roman" w:cs="Times New Roman"/>
          <w:sz w:val="24"/>
          <w:szCs w:val="24"/>
        </w:rPr>
        <w:t xml:space="preserve">average </w:t>
      </w:r>
      <w:r w:rsidR="006D534A">
        <w:rPr>
          <w:rFonts w:ascii="Times New Roman" w:hAnsi="Times New Roman" w:cs="Times New Roman"/>
          <w:sz w:val="24"/>
          <w:szCs w:val="24"/>
        </w:rPr>
        <w:t>lifespan</w:t>
      </w:r>
      <w:r w:rsidR="00BE219D">
        <w:rPr>
          <w:rFonts w:ascii="Times New Roman" w:hAnsi="Times New Roman" w:cs="Times New Roman"/>
          <w:sz w:val="24"/>
          <w:szCs w:val="24"/>
        </w:rPr>
        <w:t xml:space="preserve"> for both species</w:t>
      </w:r>
      <w:commentRangeStart w:id="11"/>
      <w:commentRangeStart w:id="12"/>
      <w:del w:id="13" w:author="Trevor Drees" w:date="2025-06-04T19:50:00Z" w16du:dateUtc="2025-06-05T02:50:00Z">
        <w:r w:rsidR="004F3CB3" w:rsidDel="00CA5AC1">
          <w:rPr>
            <w:rFonts w:ascii="Times New Roman" w:hAnsi="Times New Roman" w:cs="Times New Roman"/>
            <w:sz w:val="24"/>
            <w:szCs w:val="24"/>
          </w:rPr>
          <w:delText xml:space="preserve">, though the 5 cm </w:delText>
        </w:r>
        <w:r w:rsidR="00BE219D" w:rsidDel="00CA5AC1">
          <w:rPr>
            <w:rFonts w:ascii="Times New Roman" w:hAnsi="Times New Roman" w:cs="Times New Roman"/>
            <w:sz w:val="24"/>
            <w:szCs w:val="24"/>
          </w:rPr>
          <w:delText xml:space="preserve">regime </w:delText>
        </w:r>
        <w:r w:rsidR="004F3CB3" w:rsidDel="00CA5AC1">
          <w:rPr>
            <w:rFonts w:ascii="Times New Roman" w:hAnsi="Times New Roman" w:cs="Times New Roman"/>
            <w:sz w:val="24"/>
            <w:szCs w:val="24"/>
          </w:rPr>
          <w:delText xml:space="preserve">on </w:delText>
        </w:r>
        <w:r w:rsidR="004F3CB3" w:rsidDel="00CA5AC1">
          <w:rPr>
            <w:rFonts w:ascii="Times New Roman" w:hAnsi="Times New Roman" w:cs="Times New Roman"/>
            <w:i/>
            <w:iCs/>
            <w:sz w:val="24"/>
            <w:szCs w:val="24"/>
          </w:rPr>
          <w:delText>C. nutans</w:delText>
        </w:r>
        <w:r w:rsidR="004F3CB3" w:rsidDel="00CA5AC1">
          <w:rPr>
            <w:rFonts w:ascii="Times New Roman" w:hAnsi="Times New Roman" w:cs="Times New Roman"/>
            <w:sz w:val="24"/>
            <w:szCs w:val="24"/>
          </w:rPr>
          <w:delText xml:space="preserve"> extended </w:delText>
        </w:r>
        <w:r w:rsidR="00BE219D" w:rsidDel="00CA5AC1">
          <w:rPr>
            <w:rFonts w:ascii="Times New Roman" w:hAnsi="Times New Roman" w:cs="Times New Roman"/>
            <w:sz w:val="24"/>
            <w:szCs w:val="24"/>
          </w:rPr>
          <w:delText xml:space="preserve">average </w:delText>
        </w:r>
        <w:r w:rsidR="004F3CB3" w:rsidDel="00CA5AC1">
          <w:rPr>
            <w:rFonts w:ascii="Times New Roman" w:hAnsi="Times New Roman" w:cs="Times New Roman"/>
            <w:sz w:val="24"/>
            <w:szCs w:val="24"/>
          </w:rPr>
          <w:delText>lifespan</w:delText>
        </w:r>
        <w:commentRangeEnd w:id="11"/>
        <w:r w:rsidDel="00CA5AC1">
          <w:rPr>
            <w:rStyle w:val="CommentReference"/>
          </w:rPr>
          <w:commentReference w:id="11"/>
        </w:r>
      </w:del>
      <w:commentRangeEnd w:id="12"/>
      <w:r w:rsidR="00CA5AC1">
        <w:rPr>
          <w:rStyle w:val="CommentReference"/>
        </w:rPr>
        <w:commentReference w:id="12"/>
      </w:r>
      <w:del w:id="14" w:author="Trevor Drees" w:date="2025-06-04T19:50:00Z" w16du:dateUtc="2025-06-05T02:50:00Z">
        <w:r w:rsidR="006D534A" w:rsidDel="00CA5AC1">
          <w:rPr>
            <w:rFonts w:ascii="Times New Roman" w:hAnsi="Times New Roman" w:cs="Times New Roman"/>
            <w:sz w:val="24"/>
            <w:szCs w:val="24"/>
          </w:rPr>
          <w:delText>.</w:delText>
        </w:r>
        <w:r w:rsidR="005623F4" w:rsidDel="00CA5AC1">
          <w:rPr>
            <w:rFonts w:ascii="Times New Roman" w:hAnsi="Times New Roman" w:cs="Times New Roman"/>
            <w:sz w:val="24"/>
            <w:szCs w:val="24"/>
          </w:rPr>
          <w:delText xml:space="preserve"> </w:delText>
        </w:r>
      </w:del>
      <w:ins w:id="15" w:author="Trevor Drees" w:date="2025-06-04T19:50:00Z" w16du:dateUtc="2025-06-05T02:50:00Z">
        <w:r w:rsidR="00CA5AC1">
          <w:rPr>
            <w:rFonts w:ascii="Times New Roman" w:hAnsi="Times New Roman" w:cs="Times New Roman"/>
            <w:sz w:val="24"/>
            <w:szCs w:val="24"/>
          </w:rPr>
          <w:t>.</w:t>
        </w:r>
      </w:ins>
      <w:ins w:id="16" w:author="Trevor Drees" w:date="2025-06-04T20:02:00Z" w16du:dateUtc="2025-06-05T03:02:00Z">
        <w:r w:rsidR="003E42AD">
          <w:rPr>
            <w:rFonts w:ascii="Times New Roman" w:hAnsi="Times New Roman" w:cs="Times New Roman"/>
            <w:sz w:val="24"/>
            <w:szCs w:val="24"/>
          </w:rPr>
          <w:t xml:space="preserve"> </w:t>
        </w:r>
      </w:ins>
      <w:r w:rsidR="004F3CB3">
        <w:rPr>
          <w:rFonts w:ascii="Times New Roman" w:hAnsi="Times New Roman" w:cs="Times New Roman"/>
          <w:sz w:val="24"/>
          <w:szCs w:val="24"/>
        </w:rPr>
        <w:t>A</w:t>
      </w:r>
      <w:r w:rsidR="005623F4">
        <w:rPr>
          <w:rFonts w:ascii="Times New Roman" w:hAnsi="Times New Roman" w:cs="Times New Roman"/>
          <w:sz w:val="24"/>
          <w:szCs w:val="24"/>
        </w:rPr>
        <w:t>ll mowing treatments significantly impacted growth</w:t>
      </w:r>
      <w:r>
        <w:rPr>
          <w:rFonts w:ascii="Times New Roman" w:hAnsi="Times New Roman" w:cs="Times New Roman"/>
          <w:sz w:val="24"/>
          <w:szCs w:val="24"/>
        </w:rPr>
        <w:t>;</w:t>
      </w:r>
      <w:r w:rsidR="005623F4">
        <w:rPr>
          <w:rFonts w:ascii="Times New Roman" w:hAnsi="Times New Roman" w:cs="Times New Roman"/>
          <w:sz w:val="24"/>
          <w:szCs w:val="24"/>
        </w:rPr>
        <w:t xml:space="preserve"> maximum heights </w:t>
      </w:r>
      <w:r>
        <w:rPr>
          <w:rFonts w:ascii="Times New Roman" w:hAnsi="Times New Roman" w:cs="Times New Roman"/>
          <w:sz w:val="24"/>
          <w:szCs w:val="24"/>
        </w:rPr>
        <w:t xml:space="preserve">were </w:t>
      </w:r>
      <w:r w:rsidR="005623F4">
        <w:rPr>
          <w:rFonts w:ascii="Times New Roman" w:hAnsi="Times New Roman" w:cs="Times New Roman"/>
          <w:sz w:val="24"/>
          <w:szCs w:val="24"/>
        </w:rPr>
        <w:t xml:space="preserve">lower than </w:t>
      </w:r>
      <w:r>
        <w:rPr>
          <w:rFonts w:ascii="Times New Roman" w:hAnsi="Times New Roman" w:cs="Times New Roman"/>
          <w:sz w:val="24"/>
          <w:szCs w:val="24"/>
        </w:rPr>
        <w:t xml:space="preserve">for </w:t>
      </w:r>
      <w:r w:rsidR="005623F4">
        <w:rPr>
          <w:rFonts w:ascii="Times New Roman" w:hAnsi="Times New Roman" w:cs="Times New Roman"/>
          <w:sz w:val="24"/>
          <w:szCs w:val="24"/>
        </w:rPr>
        <w:t>control individuals</w:t>
      </w:r>
      <w:r>
        <w:rPr>
          <w:rFonts w:ascii="Times New Roman" w:hAnsi="Times New Roman" w:cs="Times New Roman"/>
          <w:sz w:val="24"/>
          <w:szCs w:val="24"/>
        </w:rPr>
        <w:t>, which would decrease dispersal.</w:t>
      </w:r>
      <w:r w:rsidR="005623F4">
        <w:rPr>
          <w:rFonts w:ascii="Times New Roman" w:hAnsi="Times New Roman" w:cs="Times New Roman"/>
          <w:sz w:val="24"/>
          <w:szCs w:val="24"/>
        </w:rPr>
        <w:t xml:space="preserve"> </w:t>
      </w:r>
      <w:r>
        <w:rPr>
          <w:rFonts w:ascii="Times New Roman" w:hAnsi="Times New Roman" w:cs="Times New Roman"/>
          <w:sz w:val="24"/>
          <w:szCs w:val="24"/>
        </w:rPr>
        <w:t xml:space="preserve">Mowing </w:t>
      </w:r>
      <w:r w:rsidR="00F22F46">
        <w:rPr>
          <w:rFonts w:ascii="Times New Roman" w:hAnsi="Times New Roman" w:cs="Times New Roman"/>
          <w:sz w:val="24"/>
          <w:szCs w:val="24"/>
        </w:rPr>
        <w:t>also disrupt</w:t>
      </w:r>
      <w:r>
        <w:rPr>
          <w:rFonts w:ascii="Times New Roman" w:hAnsi="Times New Roman" w:cs="Times New Roman"/>
          <w:sz w:val="24"/>
          <w:szCs w:val="24"/>
        </w:rPr>
        <w:t>ed</w:t>
      </w:r>
      <w:r w:rsidR="00F22F46">
        <w:rPr>
          <w:rFonts w:ascii="Times New Roman" w:hAnsi="Times New Roman" w:cs="Times New Roman"/>
          <w:sz w:val="24"/>
          <w:szCs w:val="24"/>
        </w:rPr>
        <w:t xml:space="preserve"> apical dominance and </w:t>
      </w:r>
      <w:r>
        <w:rPr>
          <w:rFonts w:ascii="Times New Roman" w:hAnsi="Times New Roman" w:cs="Times New Roman"/>
          <w:sz w:val="24"/>
          <w:szCs w:val="24"/>
        </w:rPr>
        <w:t xml:space="preserve">increased </w:t>
      </w:r>
      <w:r w:rsidR="00F22F46">
        <w:rPr>
          <w:rFonts w:ascii="Times New Roman" w:hAnsi="Times New Roman" w:cs="Times New Roman"/>
          <w:sz w:val="24"/>
          <w:szCs w:val="24"/>
        </w:rPr>
        <w:t>stem count</w:t>
      </w:r>
      <w:r w:rsidR="005623F4">
        <w:rPr>
          <w:rFonts w:ascii="Times New Roman" w:hAnsi="Times New Roman" w:cs="Times New Roman"/>
          <w:sz w:val="24"/>
          <w:szCs w:val="24"/>
        </w:rPr>
        <w:t>.</w:t>
      </w:r>
      <w:r w:rsidR="006D534A">
        <w:rPr>
          <w:rFonts w:ascii="Times New Roman" w:hAnsi="Times New Roman" w:cs="Times New Roman"/>
          <w:sz w:val="24"/>
          <w:szCs w:val="24"/>
        </w:rPr>
        <w:t xml:space="preserve"> </w:t>
      </w:r>
      <w:r w:rsidR="004F3CB3">
        <w:rPr>
          <w:rFonts w:ascii="Times New Roman" w:hAnsi="Times New Roman" w:cs="Times New Roman"/>
          <w:sz w:val="24"/>
          <w:szCs w:val="24"/>
        </w:rPr>
        <w:t>Furthermore, a</w:t>
      </w:r>
      <w:r w:rsidR="006D534A">
        <w:rPr>
          <w:rFonts w:ascii="Times New Roman" w:hAnsi="Times New Roman" w:cs="Times New Roman"/>
          <w:sz w:val="24"/>
          <w:szCs w:val="24"/>
        </w:rPr>
        <w:t xml:space="preserve">ll </w:t>
      </w:r>
      <w:r w:rsidR="005623F4">
        <w:rPr>
          <w:rFonts w:ascii="Times New Roman" w:hAnsi="Times New Roman" w:cs="Times New Roman"/>
          <w:sz w:val="24"/>
          <w:szCs w:val="24"/>
        </w:rPr>
        <w:t>mowing</w:t>
      </w:r>
      <w:r w:rsidR="006D534A">
        <w:rPr>
          <w:rFonts w:ascii="Times New Roman" w:hAnsi="Times New Roman" w:cs="Times New Roman"/>
          <w:sz w:val="24"/>
          <w:szCs w:val="24"/>
        </w:rPr>
        <w:t xml:space="preserve"> treatments were effective at preventing reproduction</w:t>
      </w:r>
      <w:r w:rsidR="005623F4">
        <w:rPr>
          <w:rFonts w:ascii="Times New Roman" w:hAnsi="Times New Roman" w:cs="Times New Roman"/>
          <w:sz w:val="24"/>
          <w:szCs w:val="24"/>
        </w:rPr>
        <w:t xml:space="preserve">, with none of the impacted individuals </w:t>
      </w:r>
      <w:r w:rsidR="00F22F46">
        <w:rPr>
          <w:rFonts w:ascii="Times New Roman" w:hAnsi="Times New Roman" w:cs="Times New Roman"/>
          <w:sz w:val="24"/>
          <w:szCs w:val="24"/>
        </w:rPr>
        <w:t>producing viable seeds</w:t>
      </w:r>
      <w:r w:rsidR="006D534A">
        <w:rPr>
          <w:rFonts w:ascii="Times New Roman" w:hAnsi="Times New Roman" w:cs="Times New Roman"/>
          <w:sz w:val="24"/>
          <w:szCs w:val="24"/>
        </w:rPr>
        <w:t xml:space="preserve">. While </w:t>
      </w:r>
      <w:r w:rsidR="00184384">
        <w:rPr>
          <w:rFonts w:ascii="Times New Roman" w:hAnsi="Times New Roman" w:cs="Times New Roman"/>
          <w:sz w:val="24"/>
          <w:szCs w:val="24"/>
        </w:rPr>
        <w:t>higher</w:t>
      </w:r>
      <w:r w:rsidR="00F22F46">
        <w:rPr>
          <w:rFonts w:ascii="Times New Roman" w:hAnsi="Times New Roman" w:cs="Times New Roman"/>
          <w:sz w:val="24"/>
          <w:szCs w:val="24"/>
        </w:rPr>
        <w:t xml:space="preserve"> temperatures</w:t>
      </w:r>
      <w:r w:rsidR="006D534A">
        <w:rPr>
          <w:rFonts w:ascii="Times New Roman" w:hAnsi="Times New Roman" w:cs="Times New Roman"/>
          <w:sz w:val="24"/>
          <w:szCs w:val="24"/>
        </w:rPr>
        <w:t xml:space="preserve"> increased maximum thistle height </w:t>
      </w:r>
      <w:r w:rsidR="00F22F46">
        <w:rPr>
          <w:rFonts w:ascii="Times New Roman" w:hAnsi="Times New Roman" w:cs="Times New Roman"/>
          <w:sz w:val="24"/>
          <w:szCs w:val="24"/>
        </w:rPr>
        <w:t>across</w:t>
      </w:r>
      <w:r w:rsidR="006D534A">
        <w:rPr>
          <w:rFonts w:ascii="Times New Roman" w:hAnsi="Times New Roman" w:cs="Times New Roman"/>
          <w:sz w:val="24"/>
          <w:szCs w:val="24"/>
        </w:rPr>
        <w:t xml:space="preserve"> </w:t>
      </w:r>
      <w:r w:rsidR="00184384">
        <w:rPr>
          <w:rFonts w:ascii="Times New Roman" w:hAnsi="Times New Roman" w:cs="Times New Roman"/>
          <w:sz w:val="24"/>
          <w:szCs w:val="24"/>
        </w:rPr>
        <w:t>mowing</w:t>
      </w:r>
      <w:r w:rsidR="006D534A">
        <w:rPr>
          <w:rFonts w:ascii="Times New Roman" w:hAnsi="Times New Roman" w:cs="Times New Roman"/>
          <w:sz w:val="24"/>
          <w:szCs w:val="24"/>
        </w:rPr>
        <w:t xml:space="preserve"> treatments, there was </w:t>
      </w:r>
      <w:r w:rsidR="004F3CB3">
        <w:rPr>
          <w:rFonts w:ascii="Times New Roman" w:hAnsi="Times New Roman" w:cs="Times New Roman"/>
          <w:sz w:val="24"/>
          <w:szCs w:val="24"/>
        </w:rPr>
        <w:t>little</w:t>
      </w:r>
      <w:r w:rsidR="005623F4">
        <w:rPr>
          <w:rFonts w:ascii="Times New Roman" w:hAnsi="Times New Roman" w:cs="Times New Roman"/>
          <w:sz w:val="24"/>
          <w:szCs w:val="24"/>
        </w:rPr>
        <w:t xml:space="preserve"> evidence for significant effects on survival or reproduction</w:t>
      </w:r>
      <w:r w:rsidR="00D961E4">
        <w:rPr>
          <w:rFonts w:ascii="Times New Roman" w:hAnsi="Times New Roman" w:cs="Times New Roman"/>
          <w:sz w:val="24"/>
          <w:szCs w:val="24"/>
        </w:rPr>
        <w:t>, or</w:t>
      </w:r>
      <w:r w:rsidR="005623F4">
        <w:rPr>
          <w:rFonts w:ascii="Times New Roman" w:hAnsi="Times New Roman" w:cs="Times New Roman"/>
          <w:sz w:val="24"/>
          <w:szCs w:val="24"/>
        </w:rPr>
        <w:t xml:space="preserve"> that </w:t>
      </w:r>
      <w:r w:rsidR="00F22F46">
        <w:rPr>
          <w:rFonts w:ascii="Times New Roman" w:hAnsi="Times New Roman" w:cs="Times New Roman"/>
          <w:sz w:val="24"/>
          <w:szCs w:val="24"/>
        </w:rPr>
        <w:t xml:space="preserve">the effects of increased growing temperatures on survival, growth, or reproduction varied </w:t>
      </w:r>
      <w:r w:rsidR="004F3CB3">
        <w:rPr>
          <w:rFonts w:ascii="Times New Roman" w:hAnsi="Times New Roman" w:cs="Times New Roman"/>
          <w:sz w:val="24"/>
          <w:szCs w:val="24"/>
        </w:rPr>
        <w:t>depending on mowing intensity</w:t>
      </w:r>
      <w:r w:rsidR="00F22F46">
        <w:rPr>
          <w:rFonts w:ascii="Times New Roman" w:hAnsi="Times New Roman" w:cs="Times New Roman"/>
          <w:sz w:val="24"/>
          <w:szCs w:val="24"/>
        </w:rPr>
        <w:t>.</w:t>
      </w:r>
      <w:r w:rsidR="004F3CB3">
        <w:rPr>
          <w:rFonts w:ascii="Times New Roman" w:hAnsi="Times New Roman" w:cs="Times New Roman"/>
          <w:sz w:val="24"/>
          <w:szCs w:val="24"/>
        </w:rPr>
        <w:t xml:space="preserve"> However, for </w:t>
      </w:r>
      <w:r w:rsidR="004F3CB3">
        <w:rPr>
          <w:rFonts w:ascii="Times New Roman" w:hAnsi="Times New Roman" w:cs="Times New Roman"/>
          <w:i/>
          <w:iCs/>
          <w:sz w:val="24"/>
          <w:szCs w:val="24"/>
        </w:rPr>
        <w:t xml:space="preserve">C. </w:t>
      </w:r>
      <w:proofErr w:type="spellStart"/>
      <w:r w:rsidR="00D961E4">
        <w:rPr>
          <w:rFonts w:ascii="Times New Roman" w:hAnsi="Times New Roman" w:cs="Times New Roman"/>
          <w:i/>
          <w:iCs/>
          <w:sz w:val="24"/>
          <w:szCs w:val="24"/>
        </w:rPr>
        <w:t>acanthoides</w:t>
      </w:r>
      <w:proofErr w:type="spellEnd"/>
      <w:r w:rsidR="004F3CB3">
        <w:rPr>
          <w:rFonts w:ascii="Times New Roman" w:hAnsi="Times New Roman" w:cs="Times New Roman"/>
          <w:sz w:val="24"/>
          <w:szCs w:val="24"/>
        </w:rPr>
        <w:t xml:space="preserve"> trimmed to 10 cm, we find that </w:t>
      </w:r>
      <w:r w:rsidR="00D961E4">
        <w:rPr>
          <w:rFonts w:ascii="Times New Roman" w:hAnsi="Times New Roman" w:cs="Times New Roman"/>
          <w:sz w:val="24"/>
          <w:szCs w:val="24"/>
        </w:rPr>
        <w:t>higher temperatures</w:t>
      </w:r>
      <w:r w:rsidR="004F3CB3">
        <w:rPr>
          <w:rFonts w:ascii="Times New Roman" w:hAnsi="Times New Roman" w:cs="Times New Roman"/>
          <w:sz w:val="24"/>
          <w:szCs w:val="24"/>
        </w:rPr>
        <w:t xml:space="preserve"> reduce</w:t>
      </w:r>
      <w:r w:rsidR="00D961E4">
        <w:rPr>
          <w:rFonts w:ascii="Times New Roman" w:hAnsi="Times New Roman" w:cs="Times New Roman"/>
          <w:sz w:val="24"/>
          <w:szCs w:val="24"/>
        </w:rPr>
        <w:t>d</w:t>
      </w:r>
      <w:r w:rsidR="004F3CB3">
        <w:rPr>
          <w:rFonts w:ascii="Times New Roman" w:hAnsi="Times New Roman" w:cs="Times New Roman"/>
          <w:sz w:val="24"/>
          <w:szCs w:val="24"/>
        </w:rPr>
        <w:t xml:space="preserve"> the effectiveness of mowing on </w:t>
      </w:r>
      <w:r w:rsidR="00D961E4">
        <w:rPr>
          <w:rFonts w:ascii="Times New Roman" w:hAnsi="Times New Roman" w:cs="Times New Roman"/>
          <w:sz w:val="24"/>
          <w:szCs w:val="24"/>
        </w:rPr>
        <w:t>reducing</w:t>
      </w:r>
      <w:r w:rsidR="004F3CB3">
        <w:rPr>
          <w:rFonts w:ascii="Times New Roman" w:hAnsi="Times New Roman" w:cs="Times New Roman"/>
          <w:sz w:val="24"/>
          <w:szCs w:val="24"/>
        </w:rPr>
        <w:t xml:space="preserve"> thistle lifespans. </w:t>
      </w:r>
      <w:r w:rsidR="003D02B2">
        <w:rPr>
          <w:rFonts w:ascii="Times New Roman" w:hAnsi="Times New Roman" w:cs="Times New Roman"/>
          <w:sz w:val="24"/>
          <w:szCs w:val="24"/>
        </w:rPr>
        <w:t xml:space="preserve">These results </w:t>
      </w:r>
      <w:r w:rsidR="00D961E4">
        <w:rPr>
          <w:rFonts w:ascii="Times New Roman" w:hAnsi="Times New Roman" w:cs="Times New Roman"/>
          <w:sz w:val="24"/>
          <w:szCs w:val="24"/>
        </w:rPr>
        <w:t>indicate</w:t>
      </w:r>
      <w:r w:rsidR="003D02B2">
        <w:rPr>
          <w:rFonts w:ascii="Times New Roman" w:hAnsi="Times New Roman" w:cs="Times New Roman"/>
          <w:sz w:val="24"/>
          <w:szCs w:val="24"/>
        </w:rPr>
        <w:t xml:space="preserve"> that mowing, when performed on a regular basis </w:t>
      </w:r>
      <w:r w:rsidR="00E57528">
        <w:rPr>
          <w:rFonts w:ascii="Times New Roman" w:hAnsi="Times New Roman" w:cs="Times New Roman"/>
          <w:sz w:val="24"/>
          <w:szCs w:val="24"/>
        </w:rPr>
        <w:t>and at sufficient intensity</w:t>
      </w:r>
      <w:r w:rsidR="003D02B2">
        <w:rPr>
          <w:rFonts w:ascii="Times New Roman" w:hAnsi="Times New Roman" w:cs="Times New Roman"/>
          <w:sz w:val="24"/>
          <w:szCs w:val="24"/>
        </w:rPr>
        <w:t xml:space="preserve">, </w:t>
      </w:r>
      <w:r w:rsidR="003A116C">
        <w:rPr>
          <w:rFonts w:ascii="Times New Roman" w:hAnsi="Times New Roman" w:cs="Times New Roman"/>
          <w:sz w:val="24"/>
          <w:szCs w:val="24"/>
        </w:rPr>
        <w:t>can provide</w:t>
      </w:r>
      <w:r w:rsidR="003D02B2">
        <w:rPr>
          <w:rFonts w:ascii="Times New Roman" w:hAnsi="Times New Roman" w:cs="Times New Roman"/>
          <w:sz w:val="24"/>
          <w:szCs w:val="24"/>
        </w:rPr>
        <w:t xml:space="preserve"> enough disturbance to hamper the survival and reproduction of invasive </w:t>
      </w:r>
      <w:r w:rsidR="003A116C">
        <w:rPr>
          <w:rFonts w:ascii="Times New Roman" w:hAnsi="Times New Roman" w:cs="Times New Roman"/>
          <w:sz w:val="24"/>
          <w:szCs w:val="24"/>
        </w:rPr>
        <w:t>or weedy species</w:t>
      </w:r>
      <w:r w:rsidR="003D02B2">
        <w:rPr>
          <w:rFonts w:ascii="Times New Roman" w:hAnsi="Times New Roman" w:cs="Times New Roman"/>
          <w:sz w:val="24"/>
          <w:szCs w:val="24"/>
        </w:rPr>
        <w:t xml:space="preserve">, even when </w:t>
      </w:r>
      <w:r w:rsidR="00E57528">
        <w:rPr>
          <w:rFonts w:ascii="Times New Roman" w:hAnsi="Times New Roman" w:cs="Times New Roman"/>
          <w:sz w:val="24"/>
          <w:szCs w:val="24"/>
        </w:rPr>
        <w:t xml:space="preserve">used as a standalone management </w:t>
      </w:r>
      <w:r w:rsidR="00E57528">
        <w:rPr>
          <w:rFonts w:ascii="Times New Roman" w:hAnsi="Times New Roman" w:cs="Times New Roman"/>
          <w:sz w:val="24"/>
          <w:szCs w:val="24"/>
        </w:rPr>
        <w:lastRenderedPageBreak/>
        <w:t>practice</w:t>
      </w:r>
      <w:r w:rsidR="003D02B2">
        <w:rPr>
          <w:rFonts w:ascii="Times New Roman" w:hAnsi="Times New Roman" w:cs="Times New Roman"/>
          <w:sz w:val="24"/>
          <w:szCs w:val="24"/>
        </w:rPr>
        <w:t xml:space="preserve">. </w:t>
      </w:r>
      <w:r w:rsidR="00E57528">
        <w:rPr>
          <w:rFonts w:ascii="Times New Roman" w:hAnsi="Times New Roman" w:cs="Times New Roman"/>
          <w:sz w:val="24"/>
          <w:szCs w:val="24"/>
        </w:rPr>
        <w:t>Though increased growing temperatures had little effect overall, the fact that they</w:t>
      </w:r>
      <w:r w:rsidR="003A116C">
        <w:rPr>
          <w:rFonts w:ascii="Times New Roman" w:hAnsi="Times New Roman" w:cs="Times New Roman"/>
          <w:sz w:val="24"/>
          <w:szCs w:val="24"/>
        </w:rPr>
        <w:t xml:space="preserve"> reduced the effectiveness of one of the mowing regimes </w:t>
      </w:r>
      <w:r w:rsidR="00E57528">
        <w:rPr>
          <w:rFonts w:ascii="Times New Roman" w:hAnsi="Times New Roman" w:cs="Times New Roman"/>
          <w:sz w:val="24"/>
          <w:szCs w:val="24"/>
        </w:rPr>
        <w:t>illustrates</w:t>
      </w:r>
      <w:r w:rsidR="003A116C">
        <w:rPr>
          <w:rFonts w:ascii="Times New Roman" w:hAnsi="Times New Roman" w:cs="Times New Roman"/>
          <w:sz w:val="24"/>
          <w:szCs w:val="24"/>
        </w:rPr>
        <w:t xml:space="preserve"> </w:t>
      </w:r>
      <w:r w:rsidR="00E57528">
        <w:rPr>
          <w:rFonts w:ascii="Times New Roman" w:hAnsi="Times New Roman" w:cs="Times New Roman"/>
          <w:sz w:val="24"/>
          <w:szCs w:val="24"/>
        </w:rPr>
        <w:t xml:space="preserve">that climate change may affect existing management </w:t>
      </w:r>
      <w:proofErr w:type="gramStart"/>
      <w:r w:rsidR="00E57528">
        <w:rPr>
          <w:rFonts w:ascii="Times New Roman" w:hAnsi="Times New Roman" w:cs="Times New Roman"/>
          <w:sz w:val="24"/>
          <w:szCs w:val="24"/>
        </w:rPr>
        <w:t>practices, and</w:t>
      </w:r>
      <w:proofErr w:type="gramEnd"/>
      <w:r w:rsidR="00E57528">
        <w:rPr>
          <w:rFonts w:ascii="Times New Roman" w:hAnsi="Times New Roman" w:cs="Times New Roman"/>
          <w:sz w:val="24"/>
          <w:szCs w:val="24"/>
        </w:rPr>
        <w:t xml:space="preserve"> indicates</w:t>
      </w:r>
      <w:r w:rsidR="003A116C">
        <w:rPr>
          <w:rFonts w:ascii="Times New Roman" w:hAnsi="Times New Roman" w:cs="Times New Roman"/>
          <w:sz w:val="24"/>
          <w:szCs w:val="24"/>
        </w:rPr>
        <w:t xml:space="preserve"> </w:t>
      </w:r>
      <w:r w:rsidR="00E57528">
        <w:rPr>
          <w:rFonts w:ascii="Times New Roman" w:hAnsi="Times New Roman" w:cs="Times New Roman"/>
          <w:sz w:val="24"/>
          <w:szCs w:val="24"/>
        </w:rPr>
        <w:t xml:space="preserve">a </w:t>
      </w:r>
      <w:r w:rsidR="003A116C">
        <w:rPr>
          <w:rFonts w:ascii="Times New Roman" w:hAnsi="Times New Roman" w:cs="Times New Roman"/>
          <w:sz w:val="24"/>
          <w:szCs w:val="24"/>
        </w:rPr>
        <w:t>need for further investigation on the matter.</w:t>
      </w:r>
    </w:p>
    <w:p w14:paraId="50E61277" w14:textId="77777777" w:rsidR="00604784" w:rsidRPr="00E05907" w:rsidRDefault="00604784" w:rsidP="00604784">
      <w:pPr>
        <w:spacing w:after="0" w:line="480" w:lineRule="auto"/>
        <w:rPr>
          <w:rFonts w:ascii="Times New Roman" w:hAnsi="Times New Roman" w:cs="Times New Roman"/>
          <w:b/>
          <w:bCs/>
          <w:sz w:val="24"/>
          <w:szCs w:val="24"/>
          <w:lang w:val="en-US"/>
        </w:rPr>
      </w:pPr>
      <w:commentRangeStart w:id="17"/>
      <w:commentRangeStart w:id="18"/>
      <w:commentRangeStart w:id="19"/>
      <w:r w:rsidRPr="00E05907">
        <w:rPr>
          <w:rFonts w:ascii="Times New Roman" w:hAnsi="Times New Roman" w:cs="Times New Roman"/>
          <w:b/>
          <w:bCs/>
          <w:sz w:val="24"/>
          <w:szCs w:val="24"/>
          <w:lang w:val="en-US"/>
        </w:rPr>
        <w:t>Introduction</w:t>
      </w:r>
      <w:commentRangeEnd w:id="17"/>
      <w:r w:rsidR="003C40EB">
        <w:rPr>
          <w:rStyle w:val="CommentReference"/>
        </w:rPr>
        <w:commentReference w:id="17"/>
      </w:r>
      <w:commentRangeEnd w:id="18"/>
      <w:commentRangeEnd w:id="19"/>
      <w:r w:rsidR="00356D07">
        <w:rPr>
          <w:rStyle w:val="CommentReference"/>
        </w:rPr>
        <w:commentReference w:id="19"/>
      </w:r>
      <w:r w:rsidR="00314F1A">
        <w:rPr>
          <w:rStyle w:val="CommentReference"/>
        </w:rPr>
        <w:commentReference w:id="18"/>
      </w:r>
    </w:p>
    <w:p w14:paraId="28015953" w14:textId="2BBF15AD" w:rsidR="00442511" w:rsidRDefault="00495A29" w:rsidP="00604784">
      <w:pPr>
        <w:spacing w:after="0" w:line="480" w:lineRule="auto"/>
        <w:ind w:firstLine="357"/>
        <w:rPr>
          <w:rFonts w:ascii="Times New Roman" w:hAnsi="Times New Roman" w:cs="Times New Roman"/>
          <w:sz w:val="24"/>
          <w:szCs w:val="24"/>
        </w:rPr>
      </w:pPr>
      <w:r>
        <w:rPr>
          <w:rFonts w:ascii="Times New Roman" w:hAnsi="Times New Roman" w:cs="Times New Roman"/>
          <w:sz w:val="24"/>
          <w:szCs w:val="24"/>
        </w:rPr>
        <w:t>Multiple components</w:t>
      </w:r>
      <w:r w:rsidR="00442511" w:rsidRPr="00442511">
        <w:rPr>
          <w:rFonts w:ascii="Times New Roman" w:hAnsi="Times New Roman" w:cs="Times New Roman"/>
          <w:sz w:val="24"/>
          <w:szCs w:val="24"/>
        </w:rPr>
        <w:t xml:space="preserve"> of global change</w:t>
      </w:r>
      <w:r w:rsidR="0026724D">
        <w:rPr>
          <w:rFonts w:ascii="Times New Roman" w:hAnsi="Times New Roman" w:cs="Times New Roman"/>
          <w:sz w:val="24"/>
          <w:szCs w:val="24"/>
        </w:rPr>
        <w:t xml:space="preserve">, including but not limited to </w:t>
      </w:r>
      <w:r w:rsidR="00442511" w:rsidRPr="00442511">
        <w:rPr>
          <w:rFonts w:ascii="Times New Roman" w:hAnsi="Times New Roman" w:cs="Times New Roman"/>
          <w:sz w:val="24"/>
          <w:szCs w:val="24"/>
        </w:rPr>
        <w:t>climate change, land-use change, and increasing anthropogenic disturbance</w:t>
      </w:r>
      <w:r w:rsidR="0026724D">
        <w:rPr>
          <w:rFonts w:ascii="Times New Roman" w:hAnsi="Times New Roman" w:cs="Times New Roman"/>
          <w:sz w:val="24"/>
          <w:szCs w:val="24"/>
        </w:rPr>
        <w:t>,</w:t>
      </w:r>
      <w:r w:rsidR="00442511" w:rsidRPr="00442511">
        <w:rPr>
          <w:rFonts w:ascii="Times New Roman" w:hAnsi="Times New Roman" w:cs="Times New Roman"/>
          <w:sz w:val="24"/>
          <w:szCs w:val="24"/>
        </w:rPr>
        <w:t xml:space="preserve"> are likely to favour the growth and spread of</w:t>
      </w:r>
      <w:r w:rsidR="00F95A9A">
        <w:rPr>
          <w:rFonts w:ascii="Times New Roman" w:hAnsi="Times New Roman" w:cs="Times New Roman"/>
          <w:sz w:val="24"/>
          <w:szCs w:val="24"/>
        </w:rPr>
        <w:t xml:space="preserve"> weedy and/or</w:t>
      </w:r>
      <w:r w:rsidR="00442511" w:rsidRPr="00442511">
        <w:rPr>
          <w:rFonts w:ascii="Times New Roman" w:hAnsi="Times New Roman" w:cs="Times New Roman"/>
          <w:sz w:val="24"/>
          <w:szCs w:val="24"/>
        </w:rPr>
        <w:t xml:space="preserve"> invasive plant</w:t>
      </w:r>
      <w:r w:rsidR="0026724D">
        <w:rPr>
          <w:rFonts w:ascii="Times New Roman" w:hAnsi="Times New Roman" w:cs="Times New Roman"/>
          <w:sz w:val="24"/>
          <w:szCs w:val="24"/>
        </w:rPr>
        <w:t xml:space="preserve"> species</w:t>
      </w:r>
      <w:r w:rsidR="00442511" w:rsidRPr="00442511">
        <w:rPr>
          <w:rFonts w:ascii="Times New Roman" w:hAnsi="Times New Roman" w:cs="Times New Roman"/>
          <w:sz w:val="24"/>
          <w:szCs w:val="24"/>
        </w:rPr>
        <w:t xml:space="preserve"> (Dukes and Mooney 1999). </w:t>
      </w:r>
      <w:r w:rsidR="0026724D">
        <w:rPr>
          <w:rFonts w:ascii="Times New Roman" w:hAnsi="Times New Roman" w:cs="Times New Roman"/>
          <w:sz w:val="24"/>
          <w:szCs w:val="24"/>
        </w:rPr>
        <w:t>Many of the</w:t>
      </w:r>
      <w:r w:rsidR="00F95A9A">
        <w:rPr>
          <w:rFonts w:ascii="Times New Roman" w:hAnsi="Times New Roman" w:cs="Times New Roman"/>
          <w:sz w:val="24"/>
          <w:szCs w:val="24"/>
        </w:rPr>
        <w:t xml:space="preserve">se </w:t>
      </w:r>
      <w:r w:rsidR="0026724D">
        <w:rPr>
          <w:rFonts w:ascii="Times New Roman" w:hAnsi="Times New Roman" w:cs="Times New Roman"/>
          <w:sz w:val="24"/>
          <w:szCs w:val="24"/>
        </w:rPr>
        <w:t>species that may benefit from such change</w:t>
      </w:r>
      <w:r w:rsidR="00442511" w:rsidRPr="00442511">
        <w:rPr>
          <w:rFonts w:ascii="Times New Roman" w:hAnsi="Times New Roman" w:cs="Times New Roman"/>
          <w:sz w:val="24"/>
          <w:szCs w:val="24"/>
        </w:rPr>
        <w:t xml:space="preserve"> are often disturbance adapted or selected (Baker 1974,</w:t>
      </w:r>
      <w:r w:rsidR="00F95A9A">
        <w:rPr>
          <w:rFonts w:ascii="Times New Roman" w:hAnsi="Times New Roman" w:cs="Times New Roman"/>
          <w:sz w:val="24"/>
          <w:szCs w:val="24"/>
        </w:rPr>
        <w:t xml:space="preserve"> </w:t>
      </w:r>
      <w:r w:rsidR="00442511" w:rsidRPr="00442511">
        <w:rPr>
          <w:rFonts w:ascii="Times New Roman" w:hAnsi="Times New Roman" w:cs="Times New Roman"/>
          <w:sz w:val="24"/>
          <w:szCs w:val="24"/>
        </w:rPr>
        <w:t>1991</w:t>
      </w:r>
      <w:r w:rsidR="002C7857">
        <w:rPr>
          <w:rFonts w:ascii="Times New Roman" w:hAnsi="Times New Roman" w:cs="Times New Roman"/>
          <w:sz w:val="24"/>
          <w:szCs w:val="24"/>
        </w:rPr>
        <w:t>,</w:t>
      </w:r>
      <w:r w:rsidR="00442511" w:rsidRPr="00442511">
        <w:rPr>
          <w:rFonts w:ascii="Times New Roman" w:hAnsi="Times New Roman" w:cs="Times New Roman"/>
          <w:sz w:val="24"/>
          <w:szCs w:val="24"/>
        </w:rPr>
        <w:t xml:space="preserve"> Lee and </w:t>
      </w:r>
      <w:proofErr w:type="spellStart"/>
      <w:r w:rsidR="00442511" w:rsidRPr="00442511">
        <w:rPr>
          <w:rFonts w:ascii="Times New Roman" w:hAnsi="Times New Roman" w:cs="Times New Roman"/>
          <w:sz w:val="24"/>
          <w:szCs w:val="24"/>
        </w:rPr>
        <w:t>Gelembiuk</w:t>
      </w:r>
      <w:proofErr w:type="spellEnd"/>
      <w:r w:rsidR="00442511" w:rsidRPr="00442511">
        <w:rPr>
          <w:rFonts w:ascii="Times New Roman" w:hAnsi="Times New Roman" w:cs="Times New Roman"/>
          <w:sz w:val="24"/>
          <w:szCs w:val="24"/>
        </w:rPr>
        <w:t xml:space="preserve"> 2008) and </w:t>
      </w:r>
      <w:r w:rsidR="0026724D">
        <w:rPr>
          <w:rFonts w:ascii="Times New Roman" w:hAnsi="Times New Roman" w:cs="Times New Roman"/>
          <w:sz w:val="24"/>
          <w:szCs w:val="24"/>
        </w:rPr>
        <w:t>are</w:t>
      </w:r>
      <w:r w:rsidR="00442511" w:rsidRPr="00442511">
        <w:rPr>
          <w:rFonts w:ascii="Times New Roman" w:hAnsi="Times New Roman" w:cs="Times New Roman"/>
          <w:sz w:val="24"/>
          <w:szCs w:val="24"/>
        </w:rPr>
        <w:t xml:space="preserve"> </w:t>
      </w:r>
      <w:r w:rsidR="0026724D">
        <w:rPr>
          <w:rFonts w:ascii="Times New Roman" w:hAnsi="Times New Roman" w:cs="Times New Roman"/>
          <w:sz w:val="24"/>
          <w:szCs w:val="24"/>
        </w:rPr>
        <w:t xml:space="preserve">highly </w:t>
      </w:r>
      <w:r w:rsidR="00442511" w:rsidRPr="00442511">
        <w:rPr>
          <w:rFonts w:ascii="Times New Roman" w:hAnsi="Times New Roman" w:cs="Times New Roman"/>
          <w:sz w:val="24"/>
          <w:szCs w:val="24"/>
        </w:rPr>
        <w:t xml:space="preserve">successful in areas such as roadsides, trails, utility corridors, and other places subject to high levels of </w:t>
      </w:r>
      <w:r w:rsidR="0026724D">
        <w:rPr>
          <w:rFonts w:ascii="Times New Roman" w:hAnsi="Times New Roman" w:cs="Times New Roman"/>
          <w:sz w:val="24"/>
          <w:szCs w:val="24"/>
        </w:rPr>
        <w:t>human activity</w:t>
      </w:r>
      <w:r w:rsidR="00442511" w:rsidRPr="00442511">
        <w:rPr>
          <w:rFonts w:ascii="Times New Roman" w:hAnsi="Times New Roman" w:cs="Times New Roman"/>
          <w:sz w:val="24"/>
          <w:szCs w:val="24"/>
        </w:rPr>
        <w:t xml:space="preserve">. </w:t>
      </w:r>
      <w:r w:rsidR="001E7E85">
        <w:rPr>
          <w:rFonts w:ascii="Times New Roman" w:hAnsi="Times New Roman" w:cs="Times New Roman"/>
          <w:sz w:val="24"/>
          <w:szCs w:val="24"/>
        </w:rPr>
        <w:t xml:space="preserve">How these </w:t>
      </w:r>
      <w:r w:rsidR="00F95A9A">
        <w:rPr>
          <w:rFonts w:ascii="Times New Roman" w:hAnsi="Times New Roman" w:cs="Times New Roman"/>
          <w:sz w:val="24"/>
          <w:szCs w:val="24"/>
        </w:rPr>
        <w:t>species</w:t>
      </w:r>
      <w:r w:rsidR="001E7E85">
        <w:rPr>
          <w:rFonts w:ascii="Times New Roman" w:hAnsi="Times New Roman" w:cs="Times New Roman"/>
          <w:sz w:val="24"/>
          <w:szCs w:val="24"/>
        </w:rPr>
        <w:t xml:space="preserve"> handle disturbances</w:t>
      </w:r>
      <w:r w:rsidR="00442511" w:rsidRPr="00442511">
        <w:rPr>
          <w:rFonts w:ascii="Times New Roman" w:hAnsi="Times New Roman" w:cs="Times New Roman"/>
          <w:sz w:val="24"/>
          <w:szCs w:val="24"/>
        </w:rPr>
        <w:t xml:space="preserve"> </w:t>
      </w:r>
      <w:r w:rsidR="001E7E85">
        <w:rPr>
          <w:rFonts w:ascii="Times New Roman" w:hAnsi="Times New Roman" w:cs="Times New Roman"/>
          <w:sz w:val="24"/>
          <w:szCs w:val="24"/>
        </w:rPr>
        <w:t>often varies greatly</w:t>
      </w:r>
      <w:r w:rsidR="00442511" w:rsidRPr="00442511">
        <w:rPr>
          <w:rFonts w:ascii="Times New Roman" w:hAnsi="Times New Roman" w:cs="Times New Roman"/>
          <w:sz w:val="24"/>
          <w:szCs w:val="24"/>
        </w:rPr>
        <w:t xml:space="preserve"> depending on </w:t>
      </w:r>
      <w:r w:rsidR="00F95A9A">
        <w:rPr>
          <w:rFonts w:ascii="Times New Roman" w:hAnsi="Times New Roman" w:cs="Times New Roman"/>
          <w:sz w:val="24"/>
          <w:szCs w:val="24"/>
        </w:rPr>
        <w:t>morphology</w:t>
      </w:r>
      <w:r w:rsidR="00442511" w:rsidRPr="00442511">
        <w:rPr>
          <w:rFonts w:ascii="Times New Roman" w:hAnsi="Times New Roman" w:cs="Times New Roman"/>
          <w:sz w:val="24"/>
          <w:szCs w:val="24"/>
        </w:rPr>
        <w:t>,</w:t>
      </w:r>
      <w:r w:rsidR="00F95A9A">
        <w:rPr>
          <w:rFonts w:ascii="Times New Roman" w:hAnsi="Times New Roman" w:cs="Times New Roman"/>
          <w:sz w:val="24"/>
          <w:szCs w:val="24"/>
        </w:rPr>
        <w:t xml:space="preserve"> life history,</w:t>
      </w:r>
      <w:r w:rsidR="00442511" w:rsidRPr="00442511">
        <w:rPr>
          <w:rFonts w:ascii="Times New Roman" w:hAnsi="Times New Roman" w:cs="Times New Roman"/>
          <w:sz w:val="24"/>
          <w:szCs w:val="24"/>
        </w:rPr>
        <w:t xml:space="preserve"> environmental conditions, and both the frequency and severity of disturbance</w:t>
      </w:r>
      <w:r w:rsidR="00F95A9A">
        <w:rPr>
          <w:rFonts w:ascii="Times New Roman" w:hAnsi="Times New Roman" w:cs="Times New Roman"/>
          <w:sz w:val="24"/>
          <w:szCs w:val="24"/>
        </w:rPr>
        <w:t>. F</w:t>
      </w:r>
      <w:r w:rsidR="00442511" w:rsidRPr="00442511">
        <w:rPr>
          <w:rFonts w:ascii="Times New Roman" w:hAnsi="Times New Roman" w:cs="Times New Roman"/>
          <w:sz w:val="24"/>
          <w:szCs w:val="24"/>
        </w:rPr>
        <w:t>or example, in many plants, strategies to combat disturbance may involve either regrowth after disturbance-induced damage or completion of life cycles between disturbance events (Bellingham and Sparrow 2000</w:t>
      </w:r>
      <w:r w:rsidR="00F95A9A">
        <w:rPr>
          <w:rFonts w:ascii="Times New Roman" w:hAnsi="Times New Roman" w:cs="Times New Roman"/>
          <w:sz w:val="24"/>
          <w:szCs w:val="24"/>
        </w:rPr>
        <w:t>,</w:t>
      </w:r>
      <w:r w:rsidR="00442511" w:rsidRPr="00442511">
        <w:rPr>
          <w:rFonts w:ascii="Times New Roman" w:hAnsi="Times New Roman" w:cs="Times New Roman"/>
          <w:sz w:val="24"/>
          <w:szCs w:val="24"/>
        </w:rPr>
        <w:t xml:space="preserve"> Bell 2001). </w:t>
      </w:r>
      <w:r w:rsidR="00F95A9A">
        <w:rPr>
          <w:rFonts w:ascii="Times New Roman" w:hAnsi="Times New Roman" w:cs="Times New Roman"/>
          <w:sz w:val="24"/>
          <w:szCs w:val="24"/>
        </w:rPr>
        <w:t>Under the former strategy</w:t>
      </w:r>
      <w:r w:rsidR="00442511" w:rsidRPr="00442511">
        <w:rPr>
          <w:rFonts w:ascii="Times New Roman" w:hAnsi="Times New Roman" w:cs="Times New Roman"/>
          <w:sz w:val="24"/>
          <w:szCs w:val="24"/>
        </w:rPr>
        <w:t xml:space="preserve">, some species will tolerate a range of disturbances provided that the stress or disturbance are not too extreme, and will regain the lost biomass through resprouting and/or regrowth; </w:t>
      </w:r>
      <w:r w:rsidR="00F95A9A">
        <w:rPr>
          <w:rFonts w:ascii="Times New Roman" w:hAnsi="Times New Roman" w:cs="Times New Roman"/>
          <w:sz w:val="24"/>
          <w:szCs w:val="24"/>
        </w:rPr>
        <w:t>under the latter</w:t>
      </w:r>
      <w:r w:rsidR="00442511" w:rsidRPr="00442511">
        <w:rPr>
          <w:rFonts w:ascii="Times New Roman" w:hAnsi="Times New Roman" w:cs="Times New Roman"/>
          <w:sz w:val="24"/>
          <w:szCs w:val="24"/>
        </w:rPr>
        <w:t xml:space="preserve">, species that display ruderal growth </w:t>
      </w:r>
      <w:r w:rsidR="00F95A9A">
        <w:rPr>
          <w:rFonts w:ascii="Times New Roman" w:hAnsi="Times New Roman" w:cs="Times New Roman"/>
          <w:sz w:val="24"/>
          <w:szCs w:val="24"/>
        </w:rPr>
        <w:t>styles</w:t>
      </w:r>
      <w:r w:rsidR="00442511" w:rsidRPr="00442511">
        <w:rPr>
          <w:rFonts w:ascii="Times New Roman" w:hAnsi="Times New Roman" w:cs="Times New Roman"/>
          <w:sz w:val="24"/>
          <w:szCs w:val="24"/>
        </w:rPr>
        <w:t xml:space="preserve"> may take advantage of their short life cycles and high reproductive output to successfully reproduce between major disturbance events that </w:t>
      </w:r>
      <w:r w:rsidR="00BE2770">
        <w:rPr>
          <w:rFonts w:ascii="Times New Roman" w:hAnsi="Times New Roman" w:cs="Times New Roman"/>
          <w:sz w:val="24"/>
          <w:szCs w:val="24"/>
        </w:rPr>
        <w:t>w</w:t>
      </w:r>
      <w:r w:rsidR="00442511" w:rsidRPr="00442511">
        <w:rPr>
          <w:rFonts w:ascii="Times New Roman" w:hAnsi="Times New Roman" w:cs="Times New Roman"/>
          <w:sz w:val="24"/>
          <w:szCs w:val="24"/>
        </w:rPr>
        <w:t xml:space="preserve">ould otherwise be lethal (Grime 1977). Many </w:t>
      </w:r>
      <w:r w:rsidR="007C0D6E">
        <w:rPr>
          <w:rFonts w:ascii="Times New Roman" w:hAnsi="Times New Roman" w:cs="Times New Roman"/>
          <w:sz w:val="24"/>
          <w:szCs w:val="24"/>
        </w:rPr>
        <w:t>weeds and invasive plants</w:t>
      </w:r>
      <w:r w:rsidR="00442511" w:rsidRPr="00442511">
        <w:rPr>
          <w:rFonts w:ascii="Times New Roman" w:hAnsi="Times New Roman" w:cs="Times New Roman"/>
          <w:sz w:val="24"/>
          <w:szCs w:val="24"/>
        </w:rPr>
        <w:t xml:space="preserve">, especially </w:t>
      </w:r>
      <w:r w:rsidR="00F95A9A">
        <w:rPr>
          <w:rFonts w:ascii="Times New Roman" w:hAnsi="Times New Roman" w:cs="Times New Roman"/>
          <w:sz w:val="24"/>
          <w:szCs w:val="24"/>
        </w:rPr>
        <w:t>those</w:t>
      </w:r>
      <w:r w:rsidR="00442511" w:rsidRPr="00442511">
        <w:rPr>
          <w:rFonts w:ascii="Times New Roman" w:hAnsi="Times New Roman" w:cs="Times New Roman"/>
          <w:sz w:val="24"/>
          <w:szCs w:val="24"/>
        </w:rPr>
        <w:t xml:space="preserve"> found in human-disturbed areas, often display the latter of the two strategies discussed above (Radosevich </w:t>
      </w:r>
      <w:r w:rsidR="00442511" w:rsidRPr="00442511">
        <w:rPr>
          <w:rFonts w:ascii="Times New Roman" w:hAnsi="Times New Roman" w:cs="Times New Roman"/>
          <w:i/>
          <w:iCs/>
          <w:sz w:val="24"/>
          <w:szCs w:val="24"/>
        </w:rPr>
        <w:t>et al</w:t>
      </w:r>
      <w:r w:rsidR="00442511" w:rsidRPr="00442511">
        <w:rPr>
          <w:rFonts w:ascii="Times New Roman" w:hAnsi="Times New Roman" w:cs="Times New Roman"/>
          <w:sz w:val="24"/>
          <w:szCs w:val="24"/>
        </w:rPr>
        <w:t>. 1997).</w:t>
      </w:r>
    </w:p>
    <w:p w14:paraId="57D7E225" w14:textId="6AD153D0" w:rsidR="00442511" w:rsidRDefault="00F95A9A" w:rsidP="00604784">
      <w:pPr>
        <w:spacing w:after="0" w:line="480" w:lineRule="auto"/>
        <w:ind w:firstLine="357"/>
        <w:rPr>
          <w:rFonts w:ascii="Times New Roman" w:hAnsi="Times New Roman" w:cs="Times New Roman"/>
          <w:sz w:val="24"/>
          <w:szCs w:val="24"/>
        </w:rPr>
      </w:pPr>
      <w:r>
        <w:rPr>
          <w:rFonts w:ascii="Times New Roman" w:hAnsi="Times New Roman" w:cs="Times New Roman"/>
          <w:sz w:val="24"/>
          <w:szCs w:val="24"/>
        </w:rPr>
        <w:lastRenderedPageBreak/>
        <w:t>Weedy and/or</w:t>
      </w:r>
      <w:r w:rsidRPr="00442511">
        <w:rPr>
          <w:rFonts w:ascii="Times New Roman" w:hAnsi="Times New Roman" w:cs="Times New Roman"/>
          <w:sz w:val="24"/>
          <w:szCs w:val="24"/>
        </w:rPr>
        <w:t xml:space="preserve"> invasive plant</w:t>
      </w:r>
      <w:r>
        <w:rPr>
          <w:rFonts w:ascii="Times New Roman" w:hAnsi="Times New Roman" w:cs="Times New Roman"/>
          <w:sz w:val="24"/>
          <w:szCs w:val="24"/>
        </w:rPr>
        <w:t xml:space="preserve"> species</w:t>
      </w:r>
      <w:r w:rsidRPr="00442511">
        <w:rPr>
          <w:rFonts w:ascii="Times New Roman" w:hAnsi="Times New Roman" w:cs="Times New Roman"/>
          <w:sz w:val="24"/>
          <w:szCs w:val="24"/>
        </w:rPr>
        <w:t xml:space="preserve"> </w:t>
      </w:r>
      <w:r w:rsidR="00442511" w:rsidRPr="00442511">
        <w:rPr>
          <w:rFonts w:ascii="Times New Roman" w:hAnsi="Times New Roman" w:cs="Times New Roman"/>
          <w:sz w:val="24"/>
          <w:szCs w:val="24"/>
        </w:rPr>
        <w:t xml:space="preserve">are typically the targets of management regimes </w:t>
      </w:r>
      <w:r>
        <w:rPr>
          <w:rFonts w:ascii="Times New Roman" w:hAnsi="Times New Roman" w:cs="Times New Roman"/>
          <w:sz w:val="24"/>
          <w:szCs w:val="24"/>
        </w:rPr>
        <w:t>due to their unwanted effects on</w:t>
      </w:r>
      <w:r w:rsidR="00442511" w:rsidRPr="00442511">
        <w:rPr>
          <w:rFonts w:ascii="Times New Roman" w:hAnsi="Times New Roman" w:cs="Times New Roman"/>
          <w:sz w:val="24"/>
          <w:szCs w:val="24"/>
        </w:rPr>
        <w:t xml:space="preserve"> ecosystems and agricultural systems, </w:t>
      </w:r>
      <w:r>
        <w:rPr>
          <w:rFonts w:ascii="Times New Roman" w:hAnsi="Times New Roman" w:cs="Times New Roman"/>
          <w:sz w:val="24"/>
          <w:szCs w:val="24"/>
        </w:rPr>
        <w:t>but</w:t>
      </w:r>
      <w:r w:rsidR="00442511" w:rsidRPr="00442511">
        <w:rPr>
          <w:rFonts w:ascii="Times New Roman" w:hAnsi="Times New Roman" w:cs="Times New Roman"/>
          <w:sz w:val="24"/>
          <w:szCs w:val="24"/>
        </w:rPr>
        <w:t xml:space="preserve"> management of species that are</w:t>
      </w:r>
      <w:r>
        <w:rPr>
          <w:rFonts w:ascii="Times New Roman" w:hAnsi="Times New Roman" w:cs="Times New Roman"/>
          <w:sz w:val="24"/>
          <w:szCs w:val="24"/>
        </w:rPr>
        <w:t xml:space="preserve"> particularly</w:t>
      </w:r>
      <w:r w:rsidR="00442511" w:rsidRPr="00442511">
        <w:rPr>
          <w:rFonts w:ascii="Times New Roman" w:hAnsi="Times New Roman" w:cs="Times New Roman"/>
          <w:sz w:val="24"/>
          <w:szCs w:val="24"/>
        </w:rPr>
        <w:t xml:space="preserve"> resilient to disturbance or have high reproductive potential can be challenging. </w:t>
      </w:r>
      <w:commentRangeStart w:id="20"/>
      <w:commentRangeStart w:id="21"/>
      <w:r w:rsidR="00495A29">
        <w:rPr>
          <w:rFonts w:ascii="Times New Roman" w:hAnsi="Times New Roman" w:cs="Times New Roman"/>
          <w:sz w:val="24"/>
          <w:szCs w:val="24"/>
        </w:rPr>
        <w:t>This is because management interventions are often not unlike disturbances in their mode of action.</w:t>
      </w:r>
      <w:del w:id="22" w:author="Trevor Drees" w:date="2025-06-04T20:04:00Z" w16du:dateUtc="2025-06-05T03:04:00Z">
        <w:r w:rsidR="00495A29" w:rsidDel="003E42AD">
          <w:rPr>
            <w:rFonts w:ascii="Times New Roman" w:hAnsi="Times New Roman" w:cs="Times New Roman"/>
            <w:sz w:val="24"/>
            <w:szCs w:val="24"/>
          </w:rPr>
          <w:delText xml:space="preserve"> </w:delText>
        </w:r>
      </w:del>
      <w:r w:rsidR="00495A29">
        <w:rPr>
          <w:rFonts w:ascii="Times New Roman" w:hAnsi="Times New Roman" w:cs="Times New Roman"/>
          <w:sz w:val="24"/>
          <w:szCs w:val="24"/>
        </w:rPr>
        <w:t xml:space="preserve"> </w:t>
      </w:r>
      <w:commentRangeEnd w:id="20"/>
      <w:r w:rsidR="00495A29">
        <w:rPr>
          <w:rStyle w:val="CommentReference"/>
        </w:rPr>
        <w:commentReference w:id="20"/>
      </w:r>
      <w:commentRangeEnd w:id="21"/>
      <w:r w:rsidR="003E42AD">
        <w:rPr>
          <w:rStyle w:val="CommentReference"/>
        </w:rPr>
        <w:commentReference w:id="21"/>
      </w:r>
      <w:commentRangeStart w:id="23"/>
      <w:commentRangeStart w:id="24"/>
      <w:r>
        <w:rPr>
          <w:rFonts w:ascii="Times New Roman" w:hAnsi="Times New Roman" w:cs="Times New Roman"/>
          <w:sz w:val="24"/>
          <w:szCs w:val="24"/>
        </w:rPr>
        <w:t>Under</w:t>
      </w:r>
      <w:r w:rsidR="00442511" w:rsidRPr="00442511">
        <w:rPr>
          <w:rFonts w:ascii="Times New Roman" w:hAnsi="Times New Roman" w:cs="Times New Roman"/>
          <w:sz w:val="24"/>
          <w:szCs w:val="24"/>
        </w:rPr>
        <w:t xml:space="preserve"> management regimes</w:t>
      </w:r>
      <w:r w:rsidR="00BE2770">
        <w:rPr>
          <w:rFonts w:ascii="Times New Roman" w:hAnsi="Times New Roman" w:cs="Times New Roman"/>
          <w:sz w:val="24"/>
          <w:szCs w:val="24"/>
        </w:rPr>
        <w:t xml:space="preserve"> that target such species</w:t>
      </w:r>
      <w:r w:rsidR="00442511" w:rsidRPr="00442511">
        <w:rPr>
          <w:rFonts w:ascii="Times New Roman" w:hAnsi="Times New Roman" w:cs="Times New Roman"/>
          <w:sz w:val="24"/>
          <w:szCs w:val="24"/>
        </w:rPr>
        <w:t xml:space="preserve">, </w:t>
      </w:r>
      <w:r w:rsidR="00BE2770">
        <w:rPr>
          <w:rFonts w:ascii="Times New Roman" w:hAnsi="Times New Roman" w:cs="Times New Roman"/>
          <w:sz w:val="24"/>
          <w:szCs w:val="24"/>
        </w:rPr>
        <w:t>the most effective management strategies are</w:t>
      </w:r>
      <w:r w:rsidR="00442511" w:rsidRPr="00442511">
        <w:rPr>
          <w:rFonts w:ascii="Times New Roman" w:hAnsi="Times New Roman" w:cs="Times New Roman"/>
          <w:sz w:val="24"/>
          <w:szCs w:val="24"/>
        </w:rPr>
        <w:t xml:space="preserve"> often tied to the biology and</w:t>
      </w:r>
      <w:r w:rsidR="00BE2770">
        <w:rPr>
          <w:rFonts w:ascii="Times New Roman" w:hAnsi="Times New Roman" w:cs="Times New Roman"/>
          <w:sz w:val="24"/>
          <w:szCs w:val="24"/>
        </w:rPr>
        <w:t>/or</w:t>
      </w:r>
      <w:r w:rsidR="00442511" w:rsidRPr="00442511">
        <w:rPr>
          <w:rFonts w:ascii="Times New Roman" w:hAnsi="Times New Roman" w:cs="Times New Roman"/>
          <w:sz w:val="24"/>
          <w:szCs w:val="24"/>
        </w:rPr>
        <w:t xml:space="preserve"> phenology of the</w:t>
      </w:r>
      <w:r>
        <w:rPr>
          <w:rFonts w:ascii="Times New Roman" w:hAnsi="Times New Roman" w:cs="Times New Roman"/>
          <w:sz w:val="24"/>
          <w:szCs w:val="24"/>
        </w:rPr>
        <w:t xml:space="preserve"> </w:t>
      </w:r>
      <w:r w:rsidR="00442511" w:rsidRPr="00442511">
        <w:rPr>
          <w:rFonts w:ascii="Times New Roman" w:hAnsi="Times New Roman" w:cs="Times New Roman"/>
          <w:sz w:val="24"/>
          <w:szCs w:val="24"/>
        </w:rPr>
        <w:t>species</w:t>
      </w:r>
      <w:r w:rsidR="00BE2770">
        <w:rPr>
          <w:rFonts w:ascii="Times New Roman" w:hAnsi="Times New Roman" w:cs="Times New Roman"/>
          <w:sz w:val="24"/>
          <w:szCs w:val="24"/>
        </w:rPr>
        <w:t xml:space="preserve"> in question</w:t>
      </w:r>
      <w:r w:rsidR="00442511" w:rsidRPr="00442511">
        <w:rPr>
          <w:rFonts w:ascii="Times New Roman" w:hAnsi="Times New Roman" w:cs="Times New Roman"/>
          <w:sz w:val="24"/>
          <w:szCs w:val="24"/>
        </w:rPr>
        <w:t xml:space="preserve"> (</w:t>
      </w:r>
      <w:proofErr w:type="spellStart"/>
      <w:r w:rsidR="00442511" w:rsidRPr="00442511">
        <w:rPr>
          <w:rFonts w:ascii="Times New Roman" w:hAnsi="Times New Roman" w:cs="Times New Roman"/>
          <w:sz w:val="24"/>
          <w:szCs w:val="24"/>
        </w:rPr>
        <w:t>Ghersa</w:t>
      </w:r>
      <w:proofErr w:type="spellEnd"/>
      <w:r w:rsidR="00442511" w:rsidRPr="00442511">
        <w:rPr>
          <w:rFonts w:ascii="Times New Roman" w:hAnsi="Times New Roman" w:cs="Times New Roman"/>
          <w:sz w:val="24"/>
          <w:szCs w:val="24"/>
        </w:rPr>
        <w:t xml:space="preserve"> and Holt 1995</w:t>
      </w:r>
      <w:r>
        <w:rPr>
          <w:rFonts w:ascii="Times New Roman" w:hAnsi="Times New Roman" w:cs="Times New Roman"/>
          <w:sz w:val="24"/>
          <w:szCs w:val="24"/>
        </w:rPr>
        <w:t>,</w:t>
      </w:r>
      <w:r w:rsidR="00442511" w:rsidRPr="00442511">
        <w:rPr>
          <w:rFonts w:ascii="Times New Roman" w:hAnsi="Times New Roman" w:cs="Times New Roman"/>
          <w:sz w:val="24"/>
          <w:szCs w:val="24"/>
        </w:rPr>
        <w:t xml:space="preserve"> Bhowmik 1997</w:t>
      </w:r>
      <w:r>
        <w:rPr>
          <w:rFonts w:ascii="Times New Roman" w:hAnsi="Times New Roman" w:cs="Times New Roman"/>
          <w:sz w:val="24"/>
          <w:szCs w:val="24"/>
        </w:rPr>
        <w:t>,</w:t>
      </w:r>
      <w:r w:rsidR="00442511" w:rsidRPr="00442511">
        <w:rPr>
          <w:rFonts w:ascii="Times New Roman" w:hAnsi="Times New Roman" w:cs="Times New Roman"/>
          <w:sz w:val="24"/>
          <w:szCs w:val="24"/>
        </w:rPr>
        <w:t xml:space="preserve"> Chauhan 2020). For example, in </w:t>
      </w:r>
      <w:r>
        <w:rPr>
          <w:rFonts w:ascii="Times New Roman" w:hAnsi="Times New Roman" w:cs="Times New Roman"/>
          <w:sz w:val="24"/>
          <w:szCs w:val="24"/>
        </w:rPr>
        <w:t>species</w:t>
      </w:r>
      <w:r w:rsidR="00442511" w:rsidRPr="00442511">
        <w:rPr>
          <w:rFonts w:ascii="Times New Roman" w:hAnsi="Times New Roman" w:cs="Times New Roman"/>
          <w:sz w:val="24"/>
          <w:szCs w:val="24"/>
        </w:rPr>
        <w:t xml:space="preserve"> that reproduce largely by seed, biocontrol agents that destroy developing flowers or consume seeds before dispersal can effectively reduce future population sizes by lowering reproductive output (McEvoy </w:t>
      </w:r>
      <w:r w:rsidR="00442511" w:rsidRPr="00442511">
        <w:rPr>
          <w:rFonts w:ascii="Times New Roman" w:hAnsi="Times New Roman" w:cs="Times New Roman"/>
          <w:i/>
          <w:iCs/>
          <w:sz w:val="24"/>
          <w:szCs w:val="24"/>
        </w:rPr>
        <w:t>et al</w:t>
      </w:r>
      <w:r w:rsidR="00442511" w:rsidRPr="00442511">
        <w:rPr>
          <w:rFonts w:ascii="Times New Roman" w:hAnsi="Times New Roman" w:cs="Times New Roman"/>
          <w:sz w:val="24"/>
          <w:szCs w:val="24"/>
        </w:rPr>
        <w:t>. 1991</w:t>
      </w:r>
      <w:r>
        <w:rPr>
          <w:rFonts w:ascii="Times New Roman" w:hAnsi="Times New Roman" w:cs="Times New Roman"/>
          <w:sz w:val="24"/>
          <w:szCs w:val="24"/>
        </w:rPr>
        <w:t>,</w:t>
      </w:r>
      <w:r w:rsidR="00442511" w:rsidRPr="00442511">
        <w:rPr>
          <w:rFonts w:ascii="Times New Roman" w:hAnsi="Times New Roman" w:cs="Times New Roman"/>
          <w:sz w:val="24"/>
          <w:szCs w:val="24"/>
        </w:rPr>
        <w:t xml:space="preserve"> Broughton 2000</w:t>
      </w:r>
      <w:r>
        <w:rPr>
          <w:rFonts w:ascii="Times New Roman" w:hAnsi="Times New Roman" w:cs="Times New Roman"/>
          <w:sz w:val="24"/>
          <w:szCs w:val="24"/>
        </w:rPr>
        <w:t>,</w:t>
      </w:r>
      <w:r w:rsidR="00442511" w:rsidRPr="00442511">
        <w:rPr>
          <w:rFonts w:ascii="Times New Roman" w:hAnsi="Times New Roman" w:cs="Times New Roman"/>
          <w:sz w:val="24"/>
          <w:szCs w:val="24"/>
        </w:rPr>
        <w:t xml:space="preserve"> Kok 2001). In agricultural systems where </w:t>
      </w:r>
      <w:r w:rsidR="00DD47E4">
        <w:rPr>
          <w:rFonts w:ascii="Times New Roman" w:hAnsi="Times New Roman" w:cs="Times New Roman"/>
          <w:sz w:val="24"/>
          <w:szCs w:val="24"/>
        </w:rPr>
        <w:t>the target species</w:t>
      </w:r>
      <w:r w:rsidR="00DD47E4" w:rsidRPr="00442511">
        <w:rPr>
          <w:rFonts w:ascii="Times New Roman" w:hAnsi="Times New Roman" w:cs="Times New Roman"/>
          <w:sz w:val="24"/>
          <w:szCs w:val="24"/>
        </w:rPr>
        <w:t xml:space="preserve"> </w:t>
      </w:r>
      <w:r w:rsidR="00442511" w:rsidRPr="00442511">
        <w:rPr>
          <w:rFonts w:ascii="Times New Roman" w:hAnsi="Times New Roman" w:cs="Times New Roman"/>
          <w:sz w:val="24"/>
          <w:szCs w:val="24"/>
        </w:rPr>
        <w:t xml:space="preserve">have seed banks, crop sowing can be intentionally delayed until </w:t>
      </w:r>
      <w:r w:rsidR="00DD47E4">
        <w:rPr>
          <w:rFonts w:ascii="Times New Roman" w:hAnsi="Times New Roman" w:cs="Times New Roman"/>
          <w:sz w:val="24"/>
          <w:szCs w:val="24"/>
        </w:rPr>
        <w:t>seeds</w:t>
      </w:r>
      <w:r w:rsidR="00442511" w:rsidRPr="00442511">
        <w:rPr>
          <w:rFonts w:ascii="Times New Roman" w:hAnsi="Times New Roman" w:cs="Times New Roman"/>
          <w:sz w:val="24"/>
          <w:szCs w:val="24"/>
        </w:rPr>
        <w:t xml:space="preserve"> germinate, where </w:t>
      </w:r>
      <w:r w:rsidR="00DD47E4">
        <w:rPr>
          <w:rFonts w:ascii="Times New Roman" w:hAnsi="Times New Roman" w:cs="Times New Roman"/>
          <w:sz w:val="24"/>
          <w:szCs w:val="24"/>
        </w:rPr>
        <w:t>newly-sprouted individuals are then destroyed by tilling</w:t>
      </w:r>
      <w:r w:rsidR="00442511" w:rsidRPr="00442511">
        <w:rPr>
          <w:rFonts w:ascii="Times New Roman" w:hAnsi="Times New Roman" w:cs="Times New Roman"/>
          <w:sz w:val="24"/>
          <w:szCs w:val="24"/>
        </w:rPr>
        <w:t xml:space="preserve"> (</w:t>
      </w:r>
      <w:proofErr w:type="spellStart"/>
      <w:r w:rsidR="00442511" w:rsidRPr="00442511">
        <w:rPr>
          <w:rFonts w:ascii="Times New Roman" w:hAnsi="Times New Roman" w:cs="Times New Roman"/>
          <w:sz w:val="24"/>
          <w:szCs w:val="24"/>
        </w:rPr>
        <w:t>Ghersa</w:t>
      </w:r>
      <w:proofErr w:type="spellEnd"/>
      <w:r w:rsidR="00442511" w:rsidRPr="00442511">
        <w:rPr>
          <w:rFonts w:ascii="Times New Roman" w:hAnsi="Times New Roman" w:cs="Times New Roman"/>
          <w:sz w:val="24"/>
          <w:szCs w:val="24"/>
        </w:rPr>
        <w:t xml:space="preserve"> </w:t>
      </w:r>
      <w:r w:rsidR="00442511" w:rsidRPr="00442511">
        <w:rPr>
          <w:rFonts w:ascii="Times New Roman" w:hAnsi="Times New Roman" w:cs="Times New Roman"/>
          <w:i/>
          <w:iCs/>
          <w:sz w:val="24"/>
          <w:szCs w:val="24"/>
        </w:rPr>
        <w:t>et al</w:t>
      </w:r>
      <w:r w:rsidR="00442511" w:rsidRPr="00442511">
        <w:rPr>
          <w:rFonts w:ascii="Times New Roman" w:hAnsi="Times New Roman" w:cs="Times New Roman"/>
          <w:sz w:val="24"/>
          <w:szCs w:val="24"/>
        </w:rPr>
        <w:t xml:space="preserve">. 2000); this intentional allowance of germination depletes the seed bank and reduces future germination rates. </w:t>
      </w:r>
      <w:del w:id="25" w:author="Trevor Drees" w:date="2025-06-04T20:14:00Z" w16du:dateUtc="2025-06-05T03:14:00Z">
        <w:r w:rsidR="00442511" w:rsidRPr="00442511" w:rsidDel="00356D07">
          <w:rPr>
            <w:rFonts w:ascii="Times New Roman" w:hAnsi="Times New Roman" w:cs="Times New Roman"/>
            <w:sz w:val="24"/>
            <w:szCs w:val="24"/>
          </w:rPr>
          <w:delText xml:space="preserve">For species that </w:delText>
        </w:r>
        <w:r w:rsidR="00BE2770" w:rsidDel="00356D07">
          <w:rPr>
            <w:rFonts w:ascii="Times New Roman" w:hAnsi="Times New Roman" w:cs="Times New Roman"/>
            <w:sz w:val="24"/>
            <w:szCs w:val="24"/>
          </w:rPr>
          <w:delText xml:space="preserve">are </w:delText>
        </w:r>
        <w:r w:rsidR="00442511" w:rsidRPr="00442511" w:rsidDel="00356D07">
          <w:rPr>
            <w:rFonts w:ascii="Times New Roman" w:hAnsi="Times New Roman" w:cs="Times New Roman"/>
            <w:sz w:val="24"/>
            <w:szCs w:val="24"/>
          </w:rPr>
          <w:delText>resistan</w:delText>
        </w:r>
        <w:r w:rsidR="00BE2770" w:rsidDel="00356D07">
          <w:rPr>
            <w:rFonts w:ascii="Times New Roman" w:hAnsi="Times New Roman" w:cs="Times New Roman"/>
            <w:sz w:val="24"/>
            <w:szCs w:val="24"/>
          </w:rPr>
          <w:delText>t</w:delText>
        </w:r>
        <w:r w:rsidR="00442511" w:rsidRPr="00442511" w:rsidDel="00356D07">
          <w:rPr>
            <w:rFonts w:ascii="Times New Roman" w:hAnsi="Times New Roman" w:cs="Times New Roman"/>
            <w:sz w:val="24"/>
            <w:szCs w:val="24"/>
          </w:rPr>
          <w:delText xml:space="preserve"> to commonly-</w:delText>
        </w:r>
        <w:r w:rsidR="00DD47E4" w:rsidDel="00356D07">
          <w:rPr>
            <w:rFonts w:ascii="Times New Roman" w:hAnsi="Times New Roman" w:cs="Times New Roman"/>
            <w:sz w:val="24"/>
            <w:szCs w:val="24"/>
          </w:rPr>
          <w:delText>used</w:delText>
        </w:r>
        <w:r w:rsidR="00442511" w:rsidRPr="00442511" w:rsidDel="00356D07">
          <w:rPr>
            <w:rFonts w:ascii="Times New Roman" w:hAnsi="Times New Roman" w:cs="Times New Roman"/>
            <w:sz w:val="24"/>
            <w:szCs w:val="24"/>
          </w:rPr>
          <w:delText xml:space="preserve"> herbicides, management may take the form of implementing more diverse crop rotations </w:delText>
        </w:r>
        <w:r w:rsidR="00BE2770" w:rsidDel="00356D07">
          <w:rPr>
            <w:rFonts w:ascii="Times New Roman" w:hAnsi="Times New Roman" w:cs="Times New Roman"/>
            <w:sz w:val="24"/>
            <w:szCs w:val="24"/>
          </w:rPr>
          <w:delText>to</w:delText>
        </w:r>
        <w:r w:rsidR="00442511" w:rsidRPr="00442511" w:rsidDel="00356D07">
          <w:rPr>
            <w:rFonts w:ascii="Times New Roman" w:hAnsi="Times New Roman" w:cs="Times New Roman"/>
            <w:sz w:val="24"/>
            <w:szCs w:val="24"/>
          </w:rPr>
          <w:delText xml:space="preserve"> reduce </w:delText>
        </w:r>
        <w:r w:rsidR="00DD47E4" w:rsidDel="00356D07">
          <w:rPr>
            <w:rFonts w:ascii="Times New Roman" w:hAnsi="Times New Roman" w:cs="Times New Roman"/>
            <w:sz w:val="24"/>
            <w:szCs w:val="24"/>
          </w:rPr>
          <w:delText xml:space="preserve">the target’s </w:delText>
        </w:r>
        <w:r w:rsidR="00BE2770" w:rsidDel="00356D07">
          <w:rPr>
            <w:rFonts w:ascii="Times New Roman" w:hAnsi="Times New Roman" w:cs="Times New Roman"/>
            <w:sz w:val="24"/>
            <w:szCs w:val="24"/>
          </w:rPr>
          <w:delText>competitiveness</w:delText>
        </w:r>
        <w:r w:rsidR="00442511" w:rsidRPr="00442511" w:rsidDel="00356D07">
          <w:rPr>
            <w:rFonts w:ascii="Times New Roman" w:hAnsi="Times New Roman" w:cs="Times New Roman"/>
            <w:sz w:val="24"/>
            <w:szCs w:val="24"/>
          </w:rPr>
          <w:delText>, tillag</w:delText>
        </w:r>
        <w:r w:rsidR="00BE2770" w:rsidDel="00356D07">
          <w:rPr>
            <w:rFonts w:ascii="Times New Roman" w:hAnsi="Times New Roman" w:cs="Times New Roman"/>
            <w:sz w:val="24"/>
            <w:szCs w:val="24"/>
          </w:rPr>
          <w:delText>ing</w:delText>
        </w:r>
        <w:r w:rsidR="00442511" w:rsidRPr="00442511" w:rsidDel="00356D07">
          <w:rPr>
            <w:rFonts w:ascii="Times New Roman" w:hAnsi="Times New Roman" w:cs="Times New Roman"/>
            <w:sz w:val="24"/>
            <w:szCs w:val="24"/>
          </w:rPr>
          <w:delText xml:space="preserve"> to deplete the seed bank or bury seeds that germinate at shallow levels, or grazing by livestock that can reduce populations of existing </w:delText>
        </w:r>
        <w:r w:rsidR="00DD47E4" w:rsidDel="00356D07">
          <w:rPr>
            <w:rFonts w:ascii="Times New Roman" w:hAnsi="Times New Roman" w:cs="Times New Roman"/>
            <w:sz w:val="24"/>
            <w:szCs w:val="24"/>
          </w:rPr>
          <w:delText>individuals</w:delText>
        </w:r>
        <w:r w:rsidR="00442511" w:rsidRPr="00442511" w:rsidDel="00356D07">
          <w:rPr>
            <w:rFonts w:ascii="Times New Roman" w:hAnsi="Times New Roman" w:cs="Times New Roman"/>
            <w:sz w:val="24"/>
            <w:szCs w:val="24"/>
          </w:rPr>
          <w:delText xml:space="preserve"> (Beckie 2006). </w:delText>
        </w:r>
      </w:del>
      <w:r w:rsidR="00442511" w:rsidRPr="00442511">
        <w:rPr>
          <w:rFonts w:ascii="Times New Roman" w:hAnsi="Times New Roman" w:cs="Times New Roman"/>
          <w:sz w:val="24"/>
          <w:szCs w:val="24"/>
        </w:rPr>
        <w:t>In</w:t>
      </w:r>
      <w:ins w:id="26" w:author="Trevor Drees" w:date="2025-06-04T20:14:00Z" w16du:dateUtc="2025-06-05T03:14:00Z">
        <w:r w:rsidR="00356D07">
          <w:rPr>
            <w:rFonts w:ascii="Times New Roman" w:hAnsi="Times New Roman" w:cs="Times New Roman"/>
            <w:sz w:val="24"/>
            <w:szCs w:val="24"/>
          </w:rPr>
          <w:t xml:space="preserve"> </w:t>
        </w:r>
        <w:proofErr w:type="gramStart"/>
        <w:r w:rsidR="00356D07">
          <w:rPr>
            <w:rFonts w:ascii="Times New Roman" w:hAnsi="Times New Roman" w:cs="Times New Roman"/>
            <w:sz w:val="24"/>
            <w:szCs w:val="24"/>
          </w:rPr>
          <w:t>both of</w:t>
        </w:r>
      </w:ins>
      <w:r w:rsidR="00442511" w:rsidRPr="00442511">
        <w:rPr>
          <w:rFonts w:ascii="Times New Roman" w:hAnsi="Times New Roman" w:cs="Times New Roman"/>
          <w:sz w:val="24"/>
          <w:szCs w:val="24"/>
        </w:rPr>
        <w:t xml:space="preserve"> these</w:t>
      </w:r>
      <w:proofErr w:type="gramEnd"/>
      <w:r w:rsidR="00442511" w:rsidRPr="00442511">
        <w:rPr>
          <w:rFonts w:ascii="Times New Roman" w:hAnsi="Times New Roman" w:cs="Times New Roman"/>
          <w:sz w:val="24"/>
          <w:szCs w:val="24"/>
        </w:rPr>
        <w:t xml:space="preserve"> examples, knowledge about factors such as reproductive biology, physiochemistry, and timing of major life cycle events such as germination is critical for developing and maintaining management practices that can successfully control their targets; changes in biology or phenology</w:t>
      </w:r>
      <w:r w:rsidR="00DD47E4">
        <w:rPr>
          <w:rFonts w:ascii="Times New Roman" w:hAnsi="Times New Roman" w:cs="Times New Roman"/>
          <w:sz w:val="24"/>
          <w:szCs w:val="24"/>
        </w:rPr>
        <w:t xml:space="preserve"> of the target species</w:t>
      </w:r>
      <w:r w:rsidR="00442511" w:rsidRPr="00442511">
        <w:rPr>
          <w:rFonts w:ascii="Times New Roman" w:hAnsi="Times New Roman" w:cs="Times New Roman"/>
          <w:sz w:val="24"/>
          <w:szCs w:val="24"/>
        </w:rPr>
        <w:t xml:space="preserve"> may alter the effectiveness of a management regime against that </w:t>
      </w:r>
      <w:proofErr w:type="gramStart"/>
      <w:r w:rsidR="00442511" w:rsidRPr="00442511">
        <w:rPr>
          <w:rFonts w:ascii="Times New Roman" w:hAnsi="Times New Roman" w:cs="Times New Roman"/>
          <w:sz w:val="24"/>
          <w:szCs w:val="24"/>
        </w:rPr>
        <w:t xml:space="preserve">particular </w:t>
      </w:r>
      <w:r w:rsidR="00DD47E4">
        <w:rPr>
          <w:rFonts w:ascii="Times New Roman" w:hAnsi="Times New Roman" w:cs="Times New Roman"/>
          <w:sz w:val="24"/>
          <w:szCs w:val="24"/>
        </w:rPr>
        <w:t>species</w:t>
      </w:r>
      <w:proofErr w:type="gramEnd"/>
      <w:r w:rsidR="00442511" w:rsidRPr="00442511">
        <w:rPr>
          <w:rFonts w:ascii="Times New Roman" w:hAnsi="Times New Roman" w:cs="Times New Roman"/>
          <w:sz w:val="24"/>
          <w:szCs w:val="24"/>
        </w:rPr>
        <w:t>.</w:t>
      </w:r>
      <w:commentRangeEnd w:id="23"/>
      <w:r w:rsidR="003C40EB">
        <w:rPr>
          <w:rStyle w:val="CommentReference"/>
        </w:rPr>
        <w:commentReference w:id="23"/>
      </w:r>
      <w:commentRangeEnd w:id="24"/>
      <w:r w:rsidR="00356D07">
        <w:rPr>
          <w:rStyle w:val="CommentReference"/>
        </w:rPr>
        <w:commentReference w:id="24"/>
      </w:r>
    </w:p>
    <w:p w14:paraId="5361D129" w14:textId="675FD36B" w:rsidR="00442511" w:rsidRDefault="00442511" w:rsidP="00604784">
      <w:pPr>
        <w:spacing w:after="0" w:line="480" w:lineRule="auto"/>
        <w:ind w:firstLine="357"/>
        <w:rPr>
          <w:rFonts w:ascii="Times New Roman" w:hAnsi="Times New Roman" w:cs="Times New Roman"/>
          <w:sz w:val="24"/>
          <w:szCs w:val="24"/>
        </w:rPr>
      </w:pPr>
      <w:r w:rsidRPr="00442511">
        <w:rPr>
          <w:rFonts w:ascii="Times New Roman" w:hAnsi="Times New Roman" w:cs="Times New Roman"/>
          <w:sz w:val="24"/>
          <w:szCs w:val="24"/>
        </w:rPr>
        <w:t xml:space="preserve">One </w:t>
      </w:r>
      <w:r w:rsidR="007C0D6E">
        <w:rPr>
          <w:rFonts w:ascii="Times New Roman" w:hAnsi="Times New Roman" w:cs="Times New Roman"/>
          <w:sz w:val="24"/>
          <w:szCs w:val="24"/>
        </w:rPr>
        <w:t>of the most notable environmental shifts</w:t>
      </w:r>
      <w:r w:rsidRPr="00442511">
        <w:rPr>
          <w:rFonts w:ascii="Times New Roman" w:hAnsi="Times New Roman" w:cs="Times New Roman"/>
          <w:sz w:val="24"/>
          <w:szCs w:val="24"/>
        </w:rPr>
        <w:t xml:space="preserve"> that may </w:t>
      </w:r>
      <w:r w:rsidR="001E7A4B">
        <w:rPr>
          <w:rFonts w:ascii="Times New Roman" w:hAnsi="Times New Roman" w:cs="Times New Roman"/>
          <w:sz w:val="24"/>
          <w:szCs w:val="24"/>
        </w:rPr>
        <w:t>significantly affect</w:t>
      </w:r>
      <w:r w:rsidRPr="00442511">
        <w:rPr>
          <w:rFonts w:ascii="Times New Roman" w:hAnsi="Times New Roman" w:cs="Times New Roman"/>
          <w:sz w:val="24"/>
          <w:szCs w:val="24"/>
        </w:rPr>
        <w:t xml:space="preserve"> the establishment, spread, and management of weeds and invasive plants is climate change (Hellmann </w:t>
      </w:r>
      <w:r w:rsidRPr="00442511">
        <w:rPr>
          <w:rFonts w:ascii="Times New Roman" w:hAnsi="Times New Roman" w:cs="Times New Roman"/>
          <w:i/>
          <w:iCs/>
          <w:sz w:val="24"/>
          <w:szCs w:val="24"/>
        </w:rPr>
        <w:t>et al</w:t>
      </w:r>
      <w:r w:rsidRPr="00442511">
        <w:rPr>
          <w:rFonts w:ascii="Times New Roman" w:hAnsi="Times New Roman" w:cs="Times New Roman"/>
          <w:sz w:val="24"/>
          <w:szCs w:val="24"/>
        </w:rPr>
        <w:t xml:space="preserve">. 2008). </w:t>
      </w:r>
      <w:commentRangeStart w:id="27"/>
      <w:r w:rsidRPr="00442511">
        <w:rPr>
          <w:rFonts w:ascii="Times New Roman" w:hAnsi="Times New Roman" w:cs="Times New Roman"/>
          <w:sz w:val="24"/>
          <w:szCs w:val="24"/>
        </w:rPr>
        <w:lastRenderedPageBreak/>
        <w:t xml:space="preserve">Climate change and its effects on existing management practices have become a concern for land managers; a survey by </w:t>
      </w:r>
      <w:proofErr w:type="spellStart"/>
      <w:r w:rsidRPr="00442511">
        <w:rPr>
          <w:rFonts w:ascii="Times New Roman" w:hAnsi="Times New Roman" w:cs="Times New Roman"/>
          <w:sz w:val="24"/>
          <w:szCs w:val="24"/>
        </w:rPr>
        <w:t>Beaury</w:t>
      </w:r>
      <w:proofErr w:type="spellEnd"/>
      <w:r w:rsidRPr="00442511">
        <w:rPr>
          <w:rFonts w:ascii="Times New Roman" w:hAnsi="Times New Roman" w:cs="Times New Roman"/>
          <w:sz w:val="24"/>
          <w:szCs w:val="24"/>
        </w:rPr>
        <w:t xml:space="preserve"> </w:t>
      </w:r>
      <w:r w:rsidRPr="00442511">
        <w:rPr>
          <w:rFonts w:ascii="Times New Roman" w:hAnsi="Times New Roman" w:cs="Times New Roman"/>
          <w:i/>
          <w:iCs/>
          <w:sz w:val="24"/>
          <w:szCs w:val="24"/>
        </w:rPr>
        <w:t>et al</w:t>
      </w:r>
      <w:r w:rsidRPr="00442511">
        <w:rPr>
          <w:rFonts w:ascii="Times New Roman" w:hAnsi="Times New Roman" w:cs="Times New Roman"/>
          <w:sz w:val="24"/>
          <w:szCs w:val="24"/>
        </w:rPr>
        <w:t xml:space="preserve">. (2020) shows that </w:t>
      </w:r>
      <w:r w:rsidR="00E17BA5">
        <w:rPr>
          <w:rFonts w:ascii="Times New Roman" w:hAnsi="Times New Roman" w:cs="Times New Roman"/>
          <w:sz w:val="24"/>
          <w:szCs w:val="24"/>
        </w:rPr>
        <w:t xml:space="preserve">many </w:t>
      </w:r>
      <w:r w:rsidRPr="00442511">
        <w:rPr>
          <w:rFonts w:ascii="Times New Roman" w:hAnsi="Times New Roman" w:cs="Times New Roman"/>
          <w:sz w:val="24"/>
          <w:szCs w:val="24"/>
        </w:rPr>
        <w:t>natural resource managers worry about how climate change will affect invasive species management, and</w:t>
      </w:r>
      <w:r w:rsidR="00E17BA5">
        <w:rPr>
          <w:rFonts w:ascii="Times New Roman" w:hAnsi="Times New Roman" w:cs="Times New Roman"/>
          <w:sz w:val="24"/>
          <w:szCs w:val="24"/>
        </w:rPr>
        <w:t xml:space="preserve"> that</w:t>
      </w:r>
      <w:r w:rsidRPr="00442511">
        <w:rPr>
          <w:rFonts w:ascii="Times New Roman" w:hAnsi="Times New Roman" w:cs="Times New Roman"/>
          <w:sz w:val="24"/>
          <w:szCs w:val="24"/>
        </w:rPr>
        <w:t xml:space="preserve"> 65% </w:t>
      </w:r>
      <w:r w:rsidR="00E17BA5">
        <w:rPr>
          <w:rFonts w:ascii="Times New Roman" w:hAnsi="Times New Roman" w:cs="Times New Roman"/>
          <w:sz w:val="24"/>
          <w:szCs w:val="24"/>
        </w:rPr>
        <w:t xml:space="preserve">of them </w:t>
      </w:r>
      <w:r w:rsidRPr="00442511">
        <w:rPr>
          <w:rFonts w:ascii="Times New Roman" w:hAnsi="Times New Roman" w:cs="Times New Roman"/>
          <w:sz w:val="24"/>
          <w:szCs w:val="24"/>
        </w:rPr>
        <w:t xml:space="preserve">have incorporated climate change into their management plans. One </w:t>
      </w:r>
      <w:proofErr w:type="gramStart"/>
      <w:r w:rsidRPr="00442511">
        <w:rPr>
          <w:rFonts w:ascii="Times New Roman" w:hAnsi="Times New Roman" w:cs="Times New Roman"/>
          <w:sz w:val="24"/>
          <w:szCs w:val="24"/>
        </w:rPr>
        <w:t>particular challenge</w:t>
      </w:r>
      <w:proofErr w:type="gramEnd"/>
      <w:r w:rsidRPr="00442511">
        <w:rPr>
          <w:rFonts w:ascii="Times New Roman" w:hAnsi="Times New Roman" w:cs="Times New Roman"/>
          <w:sz w:val="24"/>
          <w:szCs w:val="24"/>
        </w:rPr>
        <w:t xml:space="preserve"> climate change </w:t>
      </w:r>
      <w:proofErr w:type="gramStart"/>
      <w:r w:rsidRPr="00442511">
        <w:rPr>
          <w:rFonts w:ascii="Times New Roman" w:hAnsi="Times New Roman" w:cs="Times New Roman"/>
          <w:sz w:val="24"/>
          <w:szCs w:val="24"/>
        </w:rPr>
        <w:t>poses</w:t>
      </w:r>
      <w:proofErr w:type="gramEnd"/>
      <w:r w:rsidRPr="00442511">
        <w:rPr>
          <w:rFonts w:ascii="Times New Roman" w:hAnsi="Times New Roman" w:cs="Times New Roman"/>
          <w:sz w:val="24"/>
          <w:szCs w:val="24"/>
        </w:rPr>
        <w:t xml:space="preserve"> to management regimes is that it can change the biology and phenology of their target organisms, affecting how they grow, reproduce, and disperse (Ziska </w:t>
      </w:r>
      <w:r w:rsidRPr="00442511">
        <w:rPr>
          <w:rFonts w:ascii="Times New Roman" w:hAnsi="Times New Roman" w:cs="Times New Roman"/>
          <w:i/>
          <w:iCs/>
          <w:sz w:val="24"/>
          <w:szCs w:val="24"/>
        </w:rPr>
        <w:t>et al</w:t>
      </w:r>
      <w:r w:rsidRPr="00442511">
        <w:rPr>
          <w:rFonts w:ascii="Times New Roman" w:hAnsi="Times New Roman" w:cs="Times New Roman"/>
          <w:sz w:val="24"/>
          <w:szCs w:val="24"/>
        </w:rPr>
        <w:t>. 2011</w:t>
      </w:r>
      <w:r w:rsidR="00F95A9A">
        <w:rPr>
          <w:rFonts w:ascii="Times New Roman" w:hAnsi="Times New Roman" w:cs="Times New Roman"/>
          <w:sz w:val="24"/>
          <w:szCs w:val="24"/>
        </w:rPr>
        <w:t>,</w:t>
      </w:r>
      <w:r w:rsidRPr="00442511">
        <w:rPr>
          <w:rFonts w:ascii="Times New Roman" w:hAnsi="Times New Roman" w:cs="Times New Roman"/>
          <w:sz w:val="24"/>
          <w:szCs w:val="24"/>
        </w:rPr>
        <w:t xml:space="preserve"> Peters </w:t>
      </w:r>
      <w:r w:rsidRPr="00442511">
        <w:rPr>
          <w:rFonts w:ascii="Times New Roman" w:hAnsi="Times New Roman" w:cs="Times New Roman"/>
          <w:i/>
          <w:iCs/>
          <w:sz w:val="24"/>
          <w:szCs w:val="24"/>
        </w:rPr>
        <w:t>et al</w:t>
      </w:r>
      <w:r w:rsidRPr="00442511">
        <w:rPr>
          <w:rFonts w:ascii="Times New Roman" w:hAnsi="Times New Roman" w:cs="Times New Roman"/>
          <w:sz w:val="24"/>
          <w:szCs w:val="24"/>
        </w:rPr>
        <w:t xml:space="preserve">. 2014). In the face of such changes, current management plans for weeds and invasive plants may become less effective because they no longer match their target species in the same way as before, and new strategies may be required to continue effective management (Keller and Shea 2022). </w:t>
      </w:r>
      <w:commentRangeEnd w:id="27"/>
      <w:r>
        <w:rPr>
          <w:rStyle w:val="CommentReference"/>
        </w:rPr>
        <w:commentReference w:id="27"/>
      </w:r>
      <w:r w:rsidRPr="00442511">
        <w:rPr>
          <w:rFonts w:ascii="Times New Roman" w:hAnsi="Times New Roman" w:cs="Times New Roman"/>
          <w:sz w:val="24"/>
          <w:szCs w:val="24"/>
        </w:rPr>
        <w:t xml:space="preserve">For example, studies show that a variety of widely-used herbicides, such as glyphosate, may be less effective against weeds under a variety of climatic changes such as increased growing temperatures or elevated CO2 levels (Ziska </w:t>
      </w:r>
      <w:r w:rsidRPr="00442511">
        <w:rPr>
          <w:rFonts w:ascii="Times New Roman" w:hAnsi="Times New Roman" w:cs="Times New Roman"/>
          <w:i/>
          <w:iCs/>
          <w:sz w:val="24"/>
          <w:szCs w:val="24"/>
        </w:rPr>
        <w:t>et al</w:t>
      </w:r>
      <w:r w:rsidRPr="00442511">
        <w:rPr>
          <w:rFonts w:ascii="Times New Roman" w:hAnsi="Times New Roman" w:cs="Times New Roman"/>
          <w:sz w:val="24"/>
          <w:szCs w:val="24"/>
        </w:rPr>
        <w:t>. 1999</w:t>
      </w:r>
      <w:r w:rsidR="00F95A9A">
        <w:rPr>
          <w:rFonts w:ascii="Times New Roman" w:hAnsi="Times New Roman" w:cs="Times New Roman"/>
          <w:sz w:val="24"/>
          <w:szCs w:val="24"/>
        </w:rPr>
        <w:t>,</w:t>
      </w:r>
      <w:r w:rsidRPr="00442511">
        <w:rPr>
          <w:rFonts w:ascii="Times New Roman" w:hAnsi="Times New Roman" w:cs="Times New Roman"/>
          <w:sz w:val="24"/>
          <w:szCs w:val="24"/>
        </w:rPr>
        <w:t xml:space="preserve"> Manea </w:t>
      </w:r>
      <w:r w:rsidRPr="00442511">
        <w:rPr>
          <w:rFonts w:ascii="Times New Roman" w:hAnsi="Times New Roman" w:cs="Times New Roman"/>
          <w:i/>
          <w:iCs/>
          <w:sz w:val="24"/>
          <w:szCs w:val="24"/>
        </w:rPr>
        <w:t>et al</w:t>
      </w:r>
      <w:r w:rsidRPr="00442511">
        <w:rPr>
          <w:rFonts w:ascii="Times New Roman" w:hAnsi="Times New Roman" w:cs="Times New Roman"/>
          <w:sz w:val="24"/>
          <w:szCs w:val="24"/>
        </w:rPr>
        <w:t>. 2011</w:t>
      </w:r>
      <w:r w:rsidR="00F95A9A">
        <w:rPr>
          <w:rFonts w:ascii="Times New Roman" w:hAnsi="Times New Roman" w:cs="Times New Roman"/>
          <w:sz w:val="24"/>
          <w:szCs w:val="24"/>
        </w:rPr>
        <w:t>,</w:t>
      </w:r>
      <w:r w:rsidRPr="00442511">
        <w:rPr>
          <w:rFonts w:ascii="Times New Roman" w:hAnsi="Times New Roman" w:cs="Times New Roman"/>
          <w:sz w:val="24"/>
          <w:szCs w:val="24"/>
        </w:rPr>
        <w:t xml:space="preserve"> Fernando </w:t>
      </w:r>
      <w:r w:rsidRPr="00442511">
        <w:rPr>
          <w:rFonts w:ascii="Times New Roman" w:hAnsi="Times New Roman" w:cs="Times New Roman"/>
          <w:i/>
          <w:iCs/>
          <w:sz w:val="24"/>
          <w:szCs w:val="24"/>
        </w:rPr>
        <w:t>et al</w:t>
      </w:r>
      <w:r w:rsidRPr="00442511">
        <w:rPr>
          <w:rFonts w:ascii="Times New Roman" w:hAnsi="Times New Roman" w:cs="Times New Roman"/>
          <w:sz w:val="24"/>
          <w:szCs w:val="24"/>
        </w:rPr>
        <w:t>. 2016</w:t>
      </w:r>
      <w:r w:rsidR="00F95A9A">
        <w:rPr>
          <w:rFonts w:ascii="Times New Roman" w:hAnsi="Times New Roman" w:cs="Times New Roman"/>
          <w:sz w:val="24"/>
          <w:szCs w:val="24"/>
        </w:rPr>
        <w:t>,</w:t>
      </w:r>
      <w:r w:rsidRPr="00442511">
        <w:rPr>
          <w:rFonts w:ascii="Times New Roman" w:hAnsi="Times New Roman" w:cs="Times New Roman"/>
          <w:sz w:val="24"/>
          <w:szCs w:val="24"/>
        </w:rPr>
        <w:t xml:space="preserve"> Ruttledge and Chauhan 2020), though the</w:t>
      </w:r>
      <w:r w:rsidR="00E17BA5">
        <w:rPr>
          <w:rFonts w:ascii="Times New Roman" w:hAnsi="Times New Roman" w:cs="Times New Roman"/>
          <w:sz w:val="24"/>
          <w:szCs w:val="24"/>
        </w:rPr>
        <w:t xml:space="preserve"> specific</w:t>
      </w:r>
      <w:r w:rsidRPr="00442511">
        <w:rPr>
          <w:rFonts w:ascii="Times New Roman" w:hAnsi="Times New Roman" w:cs="Times New Roman"/>
          <w:sz w:val="24"/>
          <w:szCs w:val="24"/>
        </w:rPr>
        <w:t xml:space="preserve"> effects on herbicide uptake and activity that may result in reduced herbicide effectiveness are not yet fully understood (Varanasi </w:t>
      </w:r>
      <w:r w:rsidRPr="00442511">
        <w:rPr>
          <w:rFonts w:ascii="Times New Roman" w:hAnsi="Times New Roman" w:cs="Times New Roman"/>
          <w:i/>
          <w:iCs/>
          <w:sz w:val="24"/>
          <w:szCs w:val="24"/>
        </w:rPr>
        <w:t>et al</w:t>
      </w:r>
      <w:r w:rsidRPr="00442511">
        <w:rPr>
          <w:rFonts w:ascii="Times New Roman" w:hAnsi="Times New Roman" w:cs="Times New Roman"/>
          <w:sz w:val="24"/>
          <w:szCs w:val="24"/>
        </w:rPr>
        <w:t xml:space="preserve">. 2016). Studies also show that the effectiveness of biocontrol agents may be reduced with increasing temperature or changes in the distribution of precipitation (Gerard </w:t>
      </w:r>
      <w:r w:rsidRPr="00442511">
        <w:rPr>
          <w:rFonts w:ascii="Times New Roman" w:hAnsi="Times New Roman" w:cs="Times New Roman"/>
          <w:i/>
          <w:iCs/>
          <w:sz w:val="24"/>
          <w:szCs w:val="24"/>
        </w:rPr>
        <w:t>et al</w:t>
      </w:r>
      <w:r w:rsidRPr="00442511">
        <w:rPr>
          <w:rFonts w:ascii="Times New Roman" w:hAnsi="Times New Roman" w:cs="Times New Roman"/>
          <w:sz w:val="24"/>
          <w:szCs w:val="24"/>
        </w:rPr>
        <w:t>. 2010</w:t>
      </w:r>
      <w:r w:rsidR="00F95A9A">
        <w:rPr>
          <w:rFonts w:ascii="Times New Roman" w:hAnsi="Times New Roman" w:cs="Times New Roman"/>
          <w:sz w:val="24"/>
          <w:szCs w:val="24"/>
        </w:rPr>
        <w:t>,</w:t>
      </w:r>
      <w:r w:rsidRPr="00442511">
        <w:rPr>
          <w:rFonts w:ascii="Times New Roman" w:hAnsi="Times New Roman" w:cs="Times New Roman"/>
          <w:sz w:val="24"/>
          <w:szCs w:val="24"/>
        </w:rPr>
        <w:t xml:space="preserve"> Sun </w:t>
      </w:r>
      <w:r w:rsidRPr="00442511">
        <w:rPr>
          <w:rFonts w:ascii="Times New Roman" w:hAnsi="Times New Roman" w:cs="Times New Roman"/>
          <w:i/>
          <w:iCs/>
          <w:sz w:val="24"/>
          <w:szCs w:val="24"/>
        </w:rPr>
        <w:t>et al</w:t>
      </w:r>
      <w:r w:rsidRPr="00442511">
        <w:rPr>
          <w:rFonts w:ascii="Times New Roman" w:hAnsi="Times New Roman" w:cs="Times New Roman"/>
          <w:sz w:val="24"/>
          <w:szCs w:val="24"/>
        </w:rPr>
        <w:t xml:space="preserve"> 2020); in some instances, the effectiveness of biocontrol agents or natural enemies of agricultural pests may be reduced as climate-induced shifts in </w:t>
      </w:r>
      <w:r w:rsidR="00E17BA5">
        <w:rPr>
          <w:rFonts w:ascii="Times New Roman" w:hAnsi="Times New Roman" w:cs="Times New Roman"/>
          <w:sz w:val="24"/>
          <w:szCs w:val="24"/>
        </w:rPr>
        <w:t xml:space="preserve">their </w:t>
      </w:r>
      <w:r w:rsidRPr="00442511">
        <w:rPr>
          <w:rFonts w:ascii="Times New Roman" w:hAnsi="Times New Roman" w:cs="Times New Roman"/>
          <w:sz w:val="24"/>
          <w:szCs w:val="24"/>
        </w:rPr>
        <w:t xml:space="preserve">distributions reduce overlap with the distributions of their targets (Thomson </w:t>
      </w:r>
      <w:r w:rsidRPr="00442511">
        <w:rPr>
          <w:rFonts w:ascii="Times New Roman" w:hAnsi="Times New Roman" w:cs="Times New Roman"/>
          <w:i/>
          <w:iCs/>
          <w:sz w:val="24"/>
          <w:szCs w:val="24"/>
        </w:rPr>
        <w:t>et al</w:t>
      </w:r>
      <w:r w:rsidRPr="00442511">
        <w:rPr>
          <w:rFonts w:ascii="Times New Roman" w:hAnsi="Times New Roman" w:cs="Times New Roman"/>
          <w:sz w:val="24"/>
          <w:szCs w:val="24"/>
        </w:rPr>
        <w:t>. 2010</w:t>
      </w:r>
      <w:ins w:id="28" w:author="Trevor Drees" w:date="2025-06-04T20:53:00Z" w16du:dateUtc="2025-06-05T03:53:00Z">
        <w:r w:rsidR="00431865">
          <w:rPr>
            <w:rFonts w:ascii="Times New Roman" w:hAnsi="Times New Roman" w:cs="Times New Roman"/>
            <w:sz w:val="24"/>
            <w:szCs w:val="24"/>
          </w:rPr>
          <w:t xml:space="preserve">, </w:t>
        </w:r>
        <w:commentRangeStart w:id="29"/>
        <w:r w:rsidR="00431865">
          <w:rPr>
            <w:rFonts w:ascii="Times New Roman" w:hAnsi="Times New Roman" w:cs="Times New Roman"/>
            <w:sz w:val="24"/>
            <w:szCs w:val="24"/>
          </w:rPr>
          <w:t>Keller and Shea 2024</w:t>
        </w:r>
      </w:ins>
      <w:commentRangeEnd w:id="29"/>
      <w:ins w:id="30" w:author="Trevor Drees" w:date="2025-06-04T20:54:00Z" w16du:dateUtc="2025-06-05T03:54:00Z">
        <w:r w:rsidR="00431865">
          <w:rPr>
            <w:rStyle w:val="CommentReference"/>
          </w:rPr>
          <w:commentReference w:id="29"/>
        </w:r>
      </w:ins>
      <w:r w:rsidRPr="00442511">
        <w:rPr>
          <w:rFonts w:ascii="Times New Roman" w:hAnsi="Times New Roman" w:cs="Times New Roman"/>
          <w:sz w:val="24"/>
          <w:szCs w:val="24"/>
        </w:rPr>
        <w:t>).</w:t>
      </w:r>
    </w:p>
    <w:p w14:paraId="78F1EA59" w14:textId="420F2132" w:rsidR="00E07499" w:rsidRDefault="00442511" w:rsidP="00604784">
      <w:pPr>
        <w:spacing w:after="0" w:line="480" w:lineRule="auto"/>
        <w:ind w:firstLine="357"/>
        <w:rPr>
          <w:rFonts w:ascii="Times New Roman" w:hAnsi="Times New Roman" w:cs="Times New Roman"/>
          <w:sz w:val="24"/>
          <w:szCs w:val="24"/>
        </w:rPr>
      </w:pPr>
      <w:r w:rsidRPr="00442511">
        <w:rPr>
          <w:rFonts w:ascii="Times New Roman" w:hAnsi="Times New Roman" w:cs="Times New Roman"/>
          <w:sz w:val="24"/>
          <w:szCs w:val="24"/>
        </w:rPr>
        <w:t>Given the possible challenges associated with managing weed</w:t>
      </w:r>
      <w:r w:rsidR="007C0D6E">
        <w:rPr>
          <w:rFonts w:ascii="Times New Roman" w:hAnsi="Times New Roman" w:cs="Times New Roman"/>
          <w:sz w:val="24"/>
          <w:szCs w:val="24"/>
        </w:rPr>
        <w:t>y</w:t>
      </w:r>
      <w:r w:rsidRPr="00442511">
        <w:rPr>
          <w:rFonts w:ascii="Times New Roman" w:hAnsi="Times New Roman" w:cs="Times New Roman"/>
          <w:sz w:val="24"/>
          <w:szCs w:val="24"/>
        </w:rPr>
        <w:t xml:space="preserve"> and</w:t>
      </w:r>
      <w:r w:rsidR="007C0D6E">
        <w:rPr>
          <w:rFonts w:ascii="Times New Roman" w:hAnsi="Times New Roman" w:cs="Times New Roman"/>
          <w:sz w:val="24"/>
          <w:szCs w:val="24"/>
        </w:rPr>
        <w:t>/or</w:t>
      </w:r>
      <w:r w:rsidRPr="00442511">
        <w:rPr>
          <w:rFonts w:ascii="Times New Roman" w:hAnsi="Times New Roman" w:cs="Times New Roman"/>
          <w:sz w:val="24"/>
          <w:szCs w:val="24"/>
        </w:rPr>
        <w:t xml:space="preserve"> invasive plant</w:t>
      </w:r>
      <w:r w:rsidR="007C0D6E">
        <w:rPr>
          <w:rFonts w:ascii="Times New Roman" w:hAnsi="Times New Roman" w:cs="Times New Roman"/>
          <w:sz w:val="24"/>
          <w:szCs w:val="24"/>
        </w:rPr>
        <w:t xml:space="preserve"> species</w:t>
      </w:r>
      <w:r w:rsidRPr="00442511">
        <w:rPr>
          <w:rFonts w:ascii="Times New Roman" w:hAnsi="Times New Roman" w:cs="Times New Roman"/>
          <w:sz w:val="24"/>
          <w:szCs w:val="24"/>
        </w:rPr>
        <w:t xml:space="preserve"> in future climates, a better understanding of how climate change may impact management regimes will be critical for ensuring that these regimes remain effective in the face of global change. However, there are certain gaps in knowledge that may make this difficult.</w:t>
      </w:r>
      <w:r w:rsidR="004C07D1">
        <w:rPr>
          <w:rFonts w:ascii="Times New Roman" w:hAnsi="Times New Roman" w:cs="Times New Roman"/>
          <w:sz w:val="24"/>
          <w:szCs w:val="24"/>
        </w:rPr>
        <w:t xml:space="preserve"> As </w:t>
      </w:r>
      <w:r w:rsidR="004C07D1" w:rsidRPr="00442511">
        <w:rPr>
          <w:rFonts w:ascii="Times New Roman" w:hAnsi="Times New Roman" w:cs="Times New Roman"/>
          <w:sz w:val="24"/>
          <w:szCs w:val="24"/>
        </w:rPr>
        <w:t xml:space="preserve">Zhang </w:t>
      </w:r>
      <w:r w:rsidR="004C07D1" w:rsidRPr="00442511">
        <w:rPr>
          <w:rFonts w:ascii="Times New Roman" w:hAnsi="Times New Roman" w:cs="Times New Roman"/>
          <w:i/>
          <w:iCs/>
          <w:sz w:val="24"/>
          <w:szCs w:val="24"/>
        </w:rPr>
        <w:t xml:space="preserve">et </w:t>
      </w:r>
      <w:r w:rsidR="004C07D1" w:rsidRPr="00442511">
        <w:rPr>
          <w:rFonts w:ascii="Times New Roman" w:hAnsi="Times New Roman" w:cs="Times New Roman"/>
          <w:i/>
          <w:iCs/>
          <w:sz w:val="24"/>
          <w:szCs w:val="24"/>
        </w:rPr>
        <w:lastRenderedPageBreak/>
        <w:t>al</w:t>
      </w:r>
      <w:r w:rsidR="004C07D1" w:rsidRPr="00442511">
        <w:rPr>
          <w:rFonts w:ascii="Times New Roman" w:hAnsi="Times New Roman" w:cs="Times New Roman"/>
          <w:sz w:val="24"/>
          <w:szCs w:val="24"/>
        </w:rPr>
        <w:t>. (2011</w:t>
      </w:r>
      <w:r w:rsidR="004C07D1">
        <w:rPr>
          <w:rFonts w:ascii="Times New Roman" w:hAnsi="Times New Roman" w:cs="Times New Roman"/>
          <w:sz w:val="24"/>
          <w:szCs w:val="24"/>
        </w:rPr>
        <w:t>a</w:t>
      </w:r>
      <w:r w:rsidR="004C07D1" w:rsidRPr="00442511">
        <w:rPr>
          <w:rFonts w:ascii="Times New Roman" w:hAnsi="Times New Roman" w:cs="Times New Roman"/>
          <w:sz w:val="24"/>
          <w:szCs w:val="24"/>
        </w:rPr>
        <w:t xml:space="preserve">) </w:t>
      </w:r>
      <w:r w:rsidR="004C07D1">
        <w:rPr>
          <w:rFonts w:ascii="Times New Roman" w:hAnsi="Times New Roman" w:cs="Times New Roman"/>
          <w:sz w:val="24"/>
          <w:szCs w:val="24"/>
        </w:rPr>
        <w:t>emphasize,</w:t>
      </w:r>
      <w:r w:rsidRPr="00442511">
        <w:rPr>
          <w:rFonts w:ascii="Times New Roman" w:hAnsi="Times New Roman" w:cs="Times New Roman"/>
          <w:sz w:val="24"/>
          <w:szCs w:val="24"/>
        </w:rPr>
        <w:t xml:space="preserve"> </w:t>
      </w:r>
      <w:r w:rsidR="004C07D1">
        <w:rPr>
          <w:rFonts w:ascii="Times New Roman" w:hAnsi="Times New Roman" w:cs="Times New Roman"/>
          <w:sz w:val="24"/>
          <w:szCs w:val="24"/>
        </w:rPr>
        <w:t>o</w:t>
      </w:r>
      <w:r w:rsidRPr="00442511">
        <w:rPr>
          <w:rFonts w:ascii="Times New Roman" w:hAnsi="Times New Roman" w:cs="Times New Roman"/>
          <w:sz w:val="24"/>
          <w:szCs w:val="24"/>
        </w:rPr>
        <w:t xml:space="preserve">ne such gap </w:t>
      </w:r>
      <w:r w:rsidR="00414D1A">
        <w:rPr>
          <w:rFonts w:ascii="Times New Roman" w:hAnsi="Times New Roman" w:cs="Times New Roman"/>
          <w:sz w:val="24"/>
          <w:szCs w:val="24"/>
        </w:rPr>
        <w:t>is that</w:t>
      </w:r>
      <w:r w:rsidRPr="00442511">
        <w:rPr>
          <w:rFonts w:ascii="Times New Roman" w:hAnsi="Times New Roman" w:cs="Times New Roman"/>
          <w:sz w:val="24"/>
          <w:szCs w:val="24"/>
        </w:rPr>
        <w:t xml:space="preserve"> while many weeds and invasive plants </w:t>
      </w:r>
      <w:r w:rsidR="00414D1A">
        <w:rPr>
          <w:rFonts w:ascii="Times New Roman" w:hAnsi="Times New Roman" w:cs="Times New Roman"/>
          <w:sz w:val="24"/>
          <w:szCs w:val="24"/>
        </w:rPr>
        <w:t xml:space="preserve">may </w:t>
      </w:r>
      <w:r w:rsidRPr="00442511">
        <w:rPr>
          <w:rFonts w:ascii="Times New Roman" w:hAnsi="Times New Roman" w:cs="Times New Roman"/>
          <w:sz w:val="24"/>
          <w:szCs w:val="24"/>
        </w:rPr>
        <w:t xml:space="preserve">quickly germinate and reproduce between </w:t>
      </w:r>
      <w:r w:rsidR="004C07D1">
        <w:rPr>
          <w:rFonts w:ascii="Times New Roman" w:hAnsi="Times New Roman" w:cs="Times New Roman"/>
          <w:sz w:val="24"/>
          <w:szCs w:val="24"/>
        </w:rPr>
        <w:t>large</w:t>
      </w:r>
      <w:r w:rsidRPr="00442511">
        <w:rPr>
          <w:rFonts w:ascii="Times New Roman" w:hAnsi="Times New Roman" w:cs="Times New Roman"/>
          <w:sz w:val="24"/>
          <w:szCs w:val="24"/>
        </w:rPr>
        <w:t xml:space="preserve"> disturbance events, studies</w:t>
      </w:r>
      <w:r w:rsidR="004C07D1">
        <w:rPr>
          <w:rFonts w:ascii="Times New Roman" w:hAnsi="Times New Roman" w:cs="Times New Roman"/>
          <w:sz w:val="24"/>
          <w:szCs w:val="24"/>
        </w:rPr>
        <w:t xml:space="preserve"> on these species often</w:t>
      </w:r>
      <w:r w:rsidRPr="00442511">
        <w:rPr>
          <w:rFonts w:ascii="Times New Roman" w:hAnsi="Times New Roman" w:cs="Times New Roman"/>
          <w:sz w:val="24"/>
          <w:szCs w:val="24"/>
        </w:rPr>
        <w:t xml:space="preserve"> focus on</w:t>
      </w:r>
      <w:r w:rsidR="00414D1A">
        <w:rPr>
          <w:rFonts w:ascii="Times New Roman" w:hAnsi="Times New Roman" w:cs="Times New Roman"/>
          <w:sz w:val="24"/>
          <w:szCs w:val="24"/>
        </w:rPr>
        <w:t xml:space="preserve"> the relevant</w:t>
      </w:r>
      <w:r w:rsidRPr="00442511">
        <w:rPr>
          <w:rFonts w:ascii="Times New Roman" w:hAnsi="Times New Roman" w:cs="Times New Roman"/>
          <w:sz w:val="24"/>
          <w:szCs w:val="24"/>
        </w:rPr>
        <w:t xml:space="preserve"> germination and seed bank dynamics while overlooking how these ruderals tolerate disturbance within</w:t>
      </w:r>
      <w:r w:rsidR="00414D1A">
        <w:rPr>
          <w:rFonts w:ascii="Times New Roman" w:hAnsi="Times New Roman" w:cs="Times New Roman"/>
          <w:sz w:val="24"/>
          <w:szCs w:val="24"/>
        </w:rPr>
        <w:t xml:space="preserve"> the growth phase of</w:t>
      </w:r>
      <w:r w:rsidRPr="00442511">
        <w:rPr>
          <w:rFonts w:ascii="Times New Roman" w:hAnsi="Times New Roman" w:cs="Times New Roman"/>
          <w:sz w:val="24"/>
          <w:szCs w:val="24"/>
        </w:rPr>
        <w:t xml:space="preserve"> their life cycle. </w:t>
      </w:r>
      <w:commentRangeStart w:id="31"/>
      <w:commentRangeStart w:id="32"/>
      <w:r w:rsidRPr="00442511">
        <w:rPr>
          <w:rFonts w:ascii="Times New Roman" w:hAnsi="Times New Roman" w:cs="Times New Roman"/>
          <w:sz w:val="24"/>
          <w:szCs w:val="24"/>
        </w:rPr>
        <w:t xml:space="preserve">For ruderals in heavily managed areas, such disturbance may be frequent; examples </w:t>
      </w:r>
      <w:ins w:id="33" w:author="Trevor Drees" w:date="2025-06-04T20:24:00Z" w16du:dateUtc="2025-06-05T03:24:00Z">
        <w:r w:rsidR="00692131">
          <w:rPr>
            <w:rFonts w:ascii="Times New Roman" w:hAnsi="Times New Roman" w:cs="Times New Roman"/>
            <w:sz w:val="24"/>
            <w:szCs w:val="24"/>
          </w:rPr>
          <w:t xml:space="preserve">typically </w:t>
        </w:r>
      </w:ins>
      <w:r w:rsidRPr="00442511">
        <w:rPr>
          <w:rFonts w:ascii="Times New Roman" w:hAnsi="Times New Roman" w:cs="Times New Roman"/>
          <w:sz w:val="24"/>
          <w:szCs w:val="24"/>
        </w:rPr>
        <w:t>include</w:t>
      </w:r>
      <w:ins w:id="34" w:author="Trevor Drees" w:date="2025-06-04T20:22:00Z" w16du:dateUtc="2025-06-05T03:22:00Z">
        <w:r w:rsidR="00692131">
          <w:rPr>
            <w:rFonts w:ascii="Times New Roman" w:hAnsi="Times New Roman" w:cs="Times New Roman"/>
            <w:sz w:val="24"/>
            <w:szCs w:val="24"/>
          </w:rPr>
          <w:t xml:space="preserve"> </w:t>
        </w:r>
        <w:r w:rsidR="00692131" w:rsidRPr="00442511">
          <w:rPr>
            <w:rFonts w:ascii="Times New Roman" w:hAnsi="Times New Roman" w:cs="Times New Roman"/>
            <w:sz w:val="24"/>
            <w:szCs w:val="24"/>
          </w:rPr>
          <w:t>sources of mechanical damage</w:t>
        </w:r>
        <w:r w:rsidR="00692131">
          <w:rPr>
            <w:rFonts w:ascii="Times New Roman" w:hAnsi="Times New Roman" w:cs="Times New Roman"/>
            <w:sz w:val="24"/>
            <w:szCs w:val="24"/>
          </w:rPr>
          <w:t xml:space="preserve"> su</w:t>
        </w:r>
      </w:ins>
      <w:ins w:id="35" w:author="Trevor Drees" w:date="2025-06-04T20:23:00Z" w16du:dateUtc="2025-06-05T03:23:00Z">
        <w:r w:rsidR="00692131">
          <w:rPr>
            <w:rFonts w:ascii="Times New Roman" w:hAnsi="Times New Roman" w:cs="Times New Roman"/>
            <w:sz w:val="24"/>
            <w:szCs w:val="24"/>
          </w:rPr>
          <w:t>ch as</w:t>
        </w:r>
      </w:ins>
      <w:r w:rsidRPr="00442511">
        <w:rPr>
          <w:rFonts w:ascii="Times New Roman" w:hAnsi="Times New Roman" w:cs="Times New Roman"/>
          <w:sz w:val="24"/>
          <w:szCs w:val="24"/>
        </w:rPr>
        <w:t xml:space="preserve"> repeated trampling, grazing, mowing, </w:t>
      </w:r>
      <w:ins w:id="36" w:author="Trevor Drees" w:date="2025-06-04T20:24:00Z" w16du:dateUtc="2025-06-05T03:24:00Z">
        <w:r w:rsidR="00692131">
          <w:rPr>
            <w:rFonts w:ascii="Times New Roman" w:hAnsi="Times New Roman" w:cs="Times New Roman"/>
            <w:sz w:val="24"/>
            <w:szCs w:val="24"/>
          </w:rPr>
          <w:t xml:space="preserve">or </w:t>
        </w:r>
      </w:ins>
      <w:r w:rsidRPr="00442511">
        <w:rPr>
          <w:rFonts w:ascii="Times New Roman" w:hAnsi="Times New Roman" w:cs="Times New Roman"/>
          <w:sz w:val="24"/>
          <w:szCs w:val="24"/>
        </w:rPr>
        <w:t>trimming,</w:t>
      </w:r>
      <w:del w:id="37" w:author="Trevor Drees" w:date="2025-06-04T20:25:00Z" w16du:dateUtc="2025-06-05T03:25:00Z">
        <w:r w:rsidRPr="00442511" w:rsidDel="00692131">
          <w:rPr>
            <w:rFonts w:ascii="Times New Roman" w:hAnsi="Times New Roman" w:cs="Times New Roman"/>
            <w:sz w:val="24"/>
            <w:szCs w:val="24"/>
          </w:rPr>
          <w:delText xml:space="preserve"> or other </w:delText>
        </w:r>
      </w:del>
      <w:del w:id="38" w:author="Trevor Drees" w:date="2025-06-04T20:22:00Z" w16du:dateUtc="2025-06-05T03:22:00Z">
        <w:r w:rsidRPr="00442511" w:rsidDel="00692131">
          <w:rPr>
            <w:rFonts w:ascii="Times New Roman" w:hAnsi="Times New Roman" w:cs="Times New Roman"/>
            <w:sz w:val="24"/>
            <w:szCs w:val="24"/>
          </w:rPr>
          <w:delText xml:space="preserve">sources of mechanical damage </w:delText>
        </w:r>
      </w:del>
      <w:del w:id="39" w:author="Trevor Drees" w:date="2025-06-04T20:25:00Z" w16du:dateUtc="2025-06-05T03:25:00Z">
        <w:r w:rsidRPr="00442511" w:rsidDel="00692131">
          <w:rPr>
            <w:rFonts w:ascii="Times New Roman" w:hAnsi="Times New Roman" w:cs="Times New Roman"/>
            <w:sz w:val="24"/>
            <w:szCs w:val="24"/>
          </w:rPr>
          <w:delText xml:space="preserve">that can result in reduced </w:delText>
        </w:r>
        <w:r w:rsidR="004C07D1" w:rsidDel="00692131">
          <w:rPr>
            <w:rFonts w:ascii="Times New Roman" w:hAnsi="Times New Roman" w:cs="Times New Roman"/>
            <w:sz w:val="24"/>
            <w:szCs w:val="24"/>
          </w:rPr>
          <w:delText>longevity</w:delText>
        </w:r>
        <w:commentRangeEnd w:id="31"/>
        <w:r w:rsidR="008F6444" w:rsidDel="00692131">
          <w:rPr>
            <w:rStyle w:val="CommentReference"/>
          </w:rPr>
          <w:commentReference w:id="31"/>
        </w:r>
        <w:commentRangeEnd w:id="32"/>
        <w:r w:rsidR="00356D07" w:rsidDel="00692131">
          <w:rPr>
            <w:rStyle w:val="CommentReference"/>
          </w:rPr>
          <w:commentReference w:id="32"/>
        </w:r>
      </w:del>
      <w:ins w:id="40" w:author="Trevor Drees" w:date="2025-06-04T20:19:00Z" w16du:dateUtc="2025-06-05T03:19:00Z">
        <w:r w:rsidR="00692131">
          <w:rPr>
            <w:rFonts w:ascii="Times New Roman" w:hAnsi="Times New Roman" w:cs="Times New Roman"/>
            <w:sz w:val="24"/>
            <w:szCs w:val="24"/>
          </w:rPr>
          <w:t xml:space="preserve">, the latter </w:t>
        </w:r>
      </w:ins>
      <w:ins w:id="41" w:author="Trevor Drees" w:date="2025-06-04T20:25:00Z" w16du:dateUtc="2025-06-05T03:25:00Z">
        <w:r w:rsidR="00692131">
          <w:rPr>
            <w:rFonts w:ascii="Times New Roman" w:hAnsi="Times New Roman" w:cs="Times New Roman"/>
            <w:sz w:val="24"/>
            <w:szCs w:val="24"/>
          </w:rPr>
          <w:t>three</w:t>
        </w:r>
      </w:ins>
      <w:ins w:id="42" w:author="Trevor Drees" w:date="2025-06-04T20:19:00Z" w16du:dateUtc="2025-06-05T03:19:00Z">
        <w:r w:rsidR="00692131">
          <w:rPr>
            <w:rFonts w:ascii="Times New Roman" w:hAnsi="Times New Roman" w:cs="Times New Roman"/>
            <w:sz w:val="24"/>
            <w:szCs w:val="24"/>
          </w:rPr>
          <w:t xml:space="preserve"> of which </w:t>
        </w:r>
      </w:ins>
      <w:ins w:id="43" w:author="Trevor Drees" w:date="2025-06-04T20:28:00Z" w16du:dateUtc="2025-06-05T03:28:00Z">
        <w:r w:rsidR="004C18D2">
          <w:rPr>
            <w:rFonts w:ascii="Times New Roman" w:hAnsi="Times New Roman" w:cs="Times New Roman"/>
            <w:sz w:val="24"/>
            <w:szCs w:val="24"/>
          </w:rPr>
          <w:t>can be used to disrupt ruderal life cycles</w:t>
        </w:r>
      </w:ins>
      <w:r w:rsidRPr="00442511">
        <w:rPr>
          <w:rFonts w:ascii="Times New Roman" w:hAnsi="Times New Roman" w:cs="Times New Roman"/>
          <w:sz w:val="24"/>
          <w:szCs w:val="24"/>
        </w:rPr>
        <w:t xml:space="preserve">. The lack of knowledge on how repeated disturbance affects the management of ruderal invasives is also compounded by the fact that climate change may shift growth and reproductive patterns, possibly altering the effects of </w:t>
      </w:r>
      <w:r w:rsidR="003C40EB">
        <w:rPr>
          <w:rFonts w:ascii="Times New Roman" w:hAnsi="Times New Roman" w:cs="Times New Roman"/>
          <w:sz w:val="24"/>
          <w:szCs w:val="24"/>
        </w:rPr>
        <w:t>such</w:t>
      </w:r>
      <w:r w:rsidRPr="00442511">
        <w:rPr>
          <w:rFonts w:ascii="Times New Roman" w:hAnsi="Times New Roman" w:cs="Times New Roman"/>
          <w:sz w:val="24"/>
          <w:szCs w:val="24"/>
        </w:rPr>
        <w:t xml:space="preserve"> disturbance</w:t>
      </w:r>
      <w:r w:rsidR="003C40EB">
        <w:rPr>
          <w:rFonts w:ascii="Times New Roman" w:hAnsi="Times New Roman" w:cs="Times New Roman"/>
          <w:sz w:val="24"/>
          <w:szCs w:val="24"/>
        </w:rPr>
        <w:t>s</w:t>
      </w:r>
      <w:r w:rsidRPr="00442511">
        <w:rPr>
          <w:rFonts w:ascii="Times New Roman" w:hAnsi="Times New Roman" w:cs="Times New Roman"/>
          <w:sz w:val="24"/>
          <w:szCs w:val="24"/>
        </w:rPr>
        <w:t xml:space="preserve">. </w:t>
      </w:r>
      <w:r w:rsidR="004C07D1">
        <w:rPr>
          <w:rFonts w:ascii="Times New Roman" w:hAnsi="Times New Roman" w:cs="Times New Roman"/>
          <w:sz w:val="24"/>
          <w:szCs w:val="24"/>
        </w:rPr>
        <w:t>Thus</w:t>
      </w:r>
      <w:r w:rsidRPr="00442511">
        <w:rPr>
          <w:rFonts w:ascii="Times New Roman" w:hAnsi="Times New Roman" w:cs="Times New Roman"/>
          <w:sz w:val="24"/>
          <w:szCs w:val="24"/>
        </w:rPr>
        <w:t xml:space="preserve">, we seek to better understand how climate change may affect management strategies against ruderal invasives by conducting a field study examining the effects of repeated disturbance and how climate change, in the form of increased growing temperatures, </w:t>
      </w:r>
      <w:r w:rsidR="00CA132E">
        <w:rPr>
          <w:rFonts w:ascii="Times New Roman" w:hAnsi="Times New Roman" w:cs="Times New Roman"/>
          <w:sz w:val="24"/>
          <w:szCs w:val="24"/>
        </w:rPr>
        <w:t xml:space="preserve">may </w:t>
      </w:r>
      <w:r w:rsidRPr="00442511">
        <w:rPr>
          <w:rFonts w:ascii="Times New Roman" w:hAnsi="Times New Roman" w:cs="Times New Roman"/>
          <w:sz w:val="24"/>
          <w:szCs w:val="24"/>
        </w:rPr>
        <w:t xml:space="preserve">alter the effectiveness of disturbance in eliminating individuals and hampering regrowth. </w:t>
      </w:r>
      <w:r w:rsidR="00E17BA5">
        <w:rPr>
          <w:rFonts w:ascii="Times New Roman" w:hAnsi="Times New Roman" w:cs="Times New Roman"/>
          <w:sz w:val="24"/>
          <w:szCs w:val="24"/>
        </w:rPr>
        <w:t>Using two highly invasive thistle</w:t>
      </w:r>
      <w:r w:rsidR="001E7E85">
        <w:rPr>
          <w:rFonts w:ascii="Times New Roman" w:hAnsi="Times New Roman" w:cs="Times New Roman"/>
          <w:sz w:val="24"/>
          <w:szCs w:val="24"/>
        </w:rPr>
        <w:t xml:space="preserve"> species</w:t>
      </w:r>
      <w:r w:rsidR="00E17BA5">
        <w:rPr>
          <w:rFonts w:ascii="Times New Roman" w:hAnsi="Times New Roman" w:cs="Times New Roman"/>
          <w:sz w:val="24"/>
          <w:szCs w:val="24"/>
        </w:rPr>
        <w:t xml:space="preserve"> as our study system,</w:t>
      </w:r>
      <w:r w:rsidRPr="00442511">
        <w:rPr>
          <w:rFonts w:ascii="Times New Roman" w:hAnsi="Times New Roman" w:cs="Times New Roman"/>
          <w:sz w:val="24"/>
          <w:szCs w:val="24"/>
        </w:rPr>
        <w:t xml:space="preserve"> </w:t>
      </w:r>
      <w:r w:rsidR="00E17BA5">
        <w:rPr>
          <w:rFonts w:ascii="Times New Roman" w:hAnsi="Times New Roman" w:cs="Times New Roman"/>
          <w:sz w:val="24"/>
          <w:szCs w:val="24"/>
        </w:rPr>
        <w:t>we attempt to</w:t>
      </w:r>
      <w:r w:rsidRPr="00442511">
        <w:rPr>
          <w:rFonts w:ascii="Times New Roman" w:hAnsi="Times New Roman" w:cs="Times New Roman"/>
          <w:sz w:val="24"/>
          <w:szCs w:val="24"/>
        </w:rPr>
        <w:t xml:space="preserve"> answer </w:t>
      </w:r>
      <w:r w:rsidR="00E17BA5">
        <w:rPr>
          <w:rFonts w:ascii="Times New Roman" w:hAnsi="Times New Roman" w:cs="Times New Roman"/>
          <w:sz w:val="24"/>
          <w:szCs w:val="24"/>
        </w:rPr>
        <w:t xml:space="preserve">two </w:t>
      </w:r>
      <w:r w:rsidRPr="00442511">
        <w:rPr>
          <w:rFonts w:ascii="Times New Roman" w:hAnsi="Times New Roman" w:cs="Times New Roman"/>
          <w:sz w:val="24"/>
          <w:szCs w:val="24"/>
        </w:rPr>
        <w:t xml:space="preserve">questions regarding how </w:t>
      </w:r>
      <w:r w:rsidR="001E7E85">
        <w:rPr>
          <w:rFonts w:ascii="Times New Roman" w:hAnsi="Times New Roman" w:cs="Times New Roman"/>
          <w:sz w:val="24"/>
          <w:szCs w:val="24"/>
        </w:rPr>
        <w:t xml:space="preserve">these thistles </w:t>
      </w:r>
      <w:r w:rsidRPr="00442511">
        <w:rPr>
          <w:rFonts w:ascii="Times New Roman" w:hAnsi="Times New Roman" w:cs="Times New Roman"/>
          <w:sz w:val="24"/>
          <w:szCs w:val="24"/>
        </w:rPr>
        <w:t>respond to repeated disturbance in the form of mechanical damage</w:t>
      </w:r>
      <w:r w:rsidR="001E7E85">
        <w:rPr>
          <w:rFonts w:ascii="Times New Roman" w:hAnsi="Times New Roman" w:cs="Times New Roman"/>
          <w:sz w:val="24"/>
          <w:szCs w:val="24"/>
        </w:rPr>
        <w:t>, simulating</w:t>
      </w:r>
      <w:r w:rsidRPr="00442511">
        <w:rPr>
          <w:rFonts w:ascii="Times New Roman" w:hAnsi="Times New Roman" w:cs="Times New Roman"/>
          <w:sz w:val="24"/>
          <w:szCs w:val="24"/>
        </w:rPr>
        <w:t xml:space="preserve"> a regular mowing regime. First, how does the intensity of repeated damage affect survival</w:t>
      </w:r>
      <w:r w:rsidR="003973D5">
        <w:rPr>
          <w:rFonts w:ascii="Times New Roman" w:hAnsi="Times New Roman" w:cs="Times New Roman"/>
          <w:sz w:val="24"/>
          <w:szCs w:val="24"/>
        </w:rPr>
        <w:t xml:space="preserve">, growth, and reproduction </w:t>
      </w:r>
      <w:r w:rsidRPr="00442511">
        <w:rPr>
          <w:rFonts w:ascii="Times New Roman" w:hAnsi="Times New Roman" w:cs="Times New Roman"/>
          <w:sz w:val="24"/>
          <w:szCs w:val="24"/>
        </w:rPr>
        <w:t>in these invasive species? Second, how do increased growing temperatures affect how each species responds to repeated damage?</w:t>
      </w:r>
    </w:p>
    <w:p w14:paraId="2934D3F4" w14:textId="77777777" w:rsidR="00604784" w:rsidRDefault="00604784" w:rsidP="00604784">
      <w:pPr>
        <w:spacing w:after="0" w:line="480" w:lineRule="auto"/>
        <w:rPr>
          <w:rFonts w:ascii="Times New Roman" w:hAnsi="Times New Roman" w:cs="Times New Roman"/>
          <w:b/>
          <w:bCs/>
          <w:i/>
          <w:iCs/>
          <w:sz w:val="24"/>
          <w:szCs w:val="24"/>
        </w:rPr>
      </w:pPr>
      <w:r w:rsidRPr="00E05907">
        <w:rPr>
          <w:rFonts w:ascii="Times New Roman" w:hAnsi="Times New Roman"/>
          <w:b/>
          <w:sz w:val="24"/>
          <w:lang w:val="en-US"/>
        </w:rPr>
        <w:t>Methods</w:t>
      </w:r>
      <w:r w:rsidRPr="00E05907">
        <w:rPr>
          <w:rFonts w:ascii="Times New Roman" w:hAnsi="Times New Roman" w:cs="Times New Roman"/>
          <w:b/>
          <w:bCs/>
          <w:sz w:val="24"/>
          <w:szCs w:val="24"/>
          <w:lang w:val="en-US"/>
        </w:rPr>
        <w:t xml:space="preserve"> and materials</w:t>
      </w:r>
    </w:p>
    <w:p w14:paraId="52BAAD23" w14:textId="3A4CA3CD" w:rsidR="00E07499" w:rsidRPr="007C1F05" w:rsidRDefault="00E07499" w:rsidP="00604784">
      <w:pPr>
        <w:spacing w:after="0" w:line="480" w:lineRule="auto"/>
        <w:rPr>
          <w:rFonts w:ascii="Times New Roman" w:hAnsi="Times New Roman" w:cs="Times New Roman"/>
          <w:b/>
          <w:bCs/>
          <w:i/>
          <w:iCs/>
          <w:sz w:val="24"/>
          <w:szCs w:val="24"/>
        </w:rPr>
      </w:pPr>
      <w:r w:rsidRPr="007C1F05">
        <w:rPr>
          <w:rFonts w:ascii="Times New Roman" w:hAnsi="Times New Roman" w:cs="Times New Roman"/>
          <w:b/>
          <w:bCs/>
          <w:i/>
          <w:iCs/>
          <w:sz w:val="24"/>
          <w:szCs w:val="24"/>
        </w:rPr>
        <w:t>Study Species</w:t>
      </w:r>
    </w:p>
    <w:p w14:paraId="72810B09" w14:textId="3E38186A" w:rsidR="00B71AC4" w:rsidRDefault="00B71AC4" w:rsidP="00604784">
      <w:pPr>
        <w:spacing w:after="0" w:line="480" w:lineRule="auto"/>
        <w:ind w:firstLine="284"/>
        <w:rPr>
          <w:rFonts w:ascii="Times New Roman" w:hAnsi="Times New Roman" w:cs="Times New Roman"/>
          <w:sz w:val="24"/>
          <w:szCs w:val="24"/>
        </w:rPr>
      </w:pPr>
      <w:r>
        <w:rPr>
          <w:rFonts w:ascii="Times New Roman" w:hAnsi="Times New Roman" w:cs="Times New Roman"/>
          <w:i/>
          <w:iCs/>
          <w:sz w:val="24"/>
          <w:szCs w:val="24"/>
        </w:rPr>
        <w:t>C. nutans</w:t>
      </w:r>
      <w:r>
        <w:rPr>
          <w:rFonts w:ascii="Times New Roman" w:hAnsi="Times New Roman" w:cs="Times New Roman"/>
          <w:sz w:val="24"/>
          <w:szCs w:val="24"/>
        </w:rPr>
        <w:t xml:space="preserve"> and </w:t>
      </w:r>
      <w:r>
        <w:rPr>
          <w:rFonts w:ascii="Times New Roman" w:hAnsi="Times New Roman" w:cs="Times New Roman"/>
          <w:i/>
          <w:iCs/>
          <w:sz w:val="24"/>
          <w:szCs w:val="24"/>
        </w:rPr>
        <w:t xml:space="preserve">C. </w:t>
      </w:r>
      <w:proofErr w:type="spellStart"/>
      <w:r>
        <w:rPr>
          <w:rFonts w:ascii="Times New Roman" w:hAnsi="Times New Roman" w:cs="Times New Roman"/>
          <w:i/>
          <w:iCs/>
          <w:sz w:val="24"/>
          <w:szCs w:val="24"/>
        </w:rPr>
        <w:t>acanthoides</w:t>
      </w:r>
      <w:proofErr w:type="spellEnd"/>
      <w:r>
        <w:rPr>
          <w:rFonts w:ascii="Times New Roman" w:hAnsi="Times New Roman" w:cs="Times New Roman"/>
          <w:sz w:val="24"/>
          <w:szCs w:val="24"/>
        </w:rPr>
        <w:t xml:space="preserve"> (Asteraceae) are two invasive thistles native to Eurasia that are </w:t>
      </w:r>
      <w:r w:rsidR="00DA470C">
        <w:rPr>
          <w:rFonts w:ascii="Times New Roman" w:hAnsi="Times New Roman" w:cs="Times New Roman"/>
          <w:sz w:val="24"/>
          <w:szCs w:val="24"/>
        </w:rPr>
        <w:t>widespread</w:t>
      </w:r>
      <w:r>
        <w:rPr>
          <w:rFonts w:ascii="Times New Roman" w:hAnsi="Times New Roman" w:cs="Times New Roman"/>
          <w:sz w:val="24"/>
          <w:szCs w:val="24"/>
        </w:rPr>
        <w:t xml:space="preserve"> across North America and </w:t>
      </w:r>
      <w:r w:rsidR="00DA470C">
        <w:rPr>
          <w:rFonts w:ascii="Times New Roman" w:hAnsi="Times New Roman" w:cs="Times New Roman"/>
          <w:sz w:val="24"/>
          <w:szCs w:val="24"/>
        </w:rPr>
        <w:t>have been</w:t>
      </w:r>
      <w:r>
        <w:rPr>
          <w:rFonts w:ascii="Times New Roman" w:hAnsi="Times New Roman" w:cs="Times New Roman"/>
          <w:sz w:val="24"/>
          <w:szCs w:val="24"/>
        </w:rPr>
        <w:t xml:space="preserve"> listed as noxious weeds in </w:t>
      </w:r>
      <w:r w:rsidR="00753789">
        <w:rPr>
          <w:rFonts w:ascii="Times New Roman" w:hAnsi="Times New Roman" w:cs="Times New Roman"/>
          <w:sz w:val="24"/>
          <w:szCs w:val="24"/>
        </w:rPr>
        <w:t xml:space="preserve">many </w:t>
      </w:r>
      <w:r>
        <w:rPr>
          <w:rFonts w:ascii="Times New Roman" w:hAnsi="Times New Roman" w:cs="Times New Roman"/>
          <w:sz w:val="24"/>
          <w:szCs w:val="24"/>
        </w:rPr>
        <w:t xml:space="preserve">states across </w:t>
      </w:r>
      <w:r>
        <w:rPr>
          <w:rFonts w:ascii="Times New Roman" w:hAnsi="Times New Roman" w:cs="Times New Roman"/>
          <w:sz w:val="24"/>
          <w:szCs w:val="24"/>
        </w:rPr>
        <w:lastRenderedPageBreak/>
        <w:t>the U.S. (</w:t>
      </w:r>
      <w:r w:rsidR="00800ADB">
        <w:rPr>
          <w:rFonts w:ascii="Times New Roman" w:hAnsi="Times New Roman" w:cs="Times New Roman"/>
          <w:sz w:val="24"/>
          <w:szCs w:val="24"/>
        </w:rPr>
        <w:t>Dunn 1976</w:t>
      </w:r>
      <w:del w:id="44" w:author="Trevor Drees" w:date="2025-06-07T13:24:00Z" w16du:dateUtc="2025-06-07T20:24:00Z">
        <w:r w:rsidR="002C7857" w:rsidDel="00B67D3D">
          <w:rPr>
            <w:rFonts w:ascii="Times New Roman" w:hAnsi="Times New Roman" w:cs="Times New Roman"/>
            <w:sz w:val="24"/>
            <w:szCs w:val="24"/>
          </w:rPr>
          <w:delText>,</w:delText>
        </w:r>
        <w:r w:rsidR="00800ADB" w:rsidDel="00B67D3D">
          <w:rPr>
            <w:rFonts w:ascii="Times New Roman" w:hAnsi="Times New Roman" w:cs="Times New Roman"/>
            <w:sz w:val="24"/>
            <w:szCs w:val="24"/>
          </w:rPr>
          <w:delText xml:space="preserve"> </w:delText>
        </w:r>
        <w:r w:rsidR="0082556B" w:rsidDel="00B67D3D">
          <w:rPr>
            <w:rFonts w:ascii="Times New Roman" w:hAnsi="Times New Roman" w:cs="Times New Roman"/>
            <w:sz w:val="24"/>
            <w:szCs w:val="24"/>
          </w:rPr>
          <w:delText>Beck 1999</w:delText>
        </w:r>
      </w:del>
      <w:r w:rsidR="002C7857">
        <w:rPr>
          <w:rFonts w:ascii="Times New Roman" w:hAnsi="Times New Roman" w:cs="Times New Roman"/>
          <w:sz w:val="24"/>
          <w:szCs w:val="24"/>
        </w:rPr>
        <w:t>,</w:t>
      </w:r>
      <w:r w:rsidR="0082556B">
        <w:rPr>
          <w:rFonts w:ascii="Times New Roman" w:hAnsi="Times New Roman" w:cs="Times New Roman"/>
          <w:sz w:val="24"/>
          <w:szCs w:val="24"/>
        </w:rPr>
        <w:t xml:space="preserve"> </w:t>
      </w:r>
      <w:r w:rsidRPr="00283B6D">
        <w:rPr>
          <w:rFonts w:ascii="Times New Roman" w:hAnsi="Times New Roman" w:cs="Times New Roman"/>
          <w:sz w:val="24"/>
          <w:szCs w:val="24"/>
        </w:rPr>
        <w:t xml:space="preserve">Skinner </w:t>
      </w:r>
      <w:r w:rsidRPr="00283B6D">
        <w:rPr>
          <w:rFonts w:ascii="Times New Roman" w:hAnsi="Times New Roman" w:cs="Times New Roman"/>
          <w:i/>
          <w:iCs/>
          <w:sz w:val="24"/>
          <w:szCs w:val="24"/>
        </w:rPr>
        <w:t>et al.</w:t>
      </w:r>
      <w:r w:rsidRPr="00283B6D">
        <w:rPr>
          <w:rFonts w:ascii="Times New Roman" w:hAnsi="Times New Roman" w:cs="Times New Roman"/>
          <w:sz w:val="24"/>
          <w:szCs w:val="24"/>
        </w:rPr>
        <w:t xml:space="preserve"> 2000</w:t>
      </w:r>
      <w:r>
        <w:rPr>
          <w:rFonts w:ascii="Times New Roman" w:hAnsi="Times New Roman" w:cs="Times New Roman"/>
          <w:sz w:val="24"/>
          <w:szCs w:val="24"/>
        </w:rPr>
        <w:t xml:space="preserve">). Both </w:t>
      </w:r>
      <w:r w:rsidR="00B537A6">
        <w:rPr>
          <w:rFonts w:ascii="Times New Roman" w:hAnsi="Times New Roman" w:cs="Times New Roman"/>
          <w:sz w:val="24"/>
          <w:szCs w:val="24"/>
        </w:rPr>
        <w:t>species</w:t>
      </w:r>
      <w:r>
        <w:rPr>
          <w:rFonts w:ascii="Times New Roman" w:hAnsi="Times New Roman" w:cs="Times New Roman"/>
          <w:sz w:val="24"/>
          <w:szCs w:val="24"/>
        </w:rPr>
        <w:t xml:space="preserve"> are monocarpic and display an approximately biennial life cycle that can </w:t>
      </w:r>
      <w:r w:rsidR="00B537A6">
        <w:rPr>
          <w:rFonts w:ascii="Times New Roman" w:hAnsi="Times New Roman" w:cs="Times New Roman"/>
          <w:sz w:val="24"/>
          <w:szCs w:val="24"/>
        </w:rPr>
        <w:t>shift to</w:t>
      </w:r>
      <w:r>
        <w:rPr>
          <w:rFonts w:ascii="Times New Roman" w:hAnsi="Times New Roman" w:cs="Times New Roman"/>
          <w:sz w:val="24"/>
          <w:szCs w:val="24"/>
        </w:rPr>
        <w:t xml:space="preserve"> annual under increased</w:t>
      </w:r>
      <w:r w:rsidR="00B537A6">
        <w:rPr>
          <w:rFonts w:ascii="Times New Roman" w:hAnsi="Times New Roman" w:cs="Times New Roman"/>
          <w:sz w:val="24"/>
          <w:szCs w:val="24"/>
        </w:rPr>
        <w:t xml:space="preserve"> growing</w:t>
      </w:r>
      <w:r>
        <w:rPr>
          <w:rFonts w:ascii="Times New Roman" w:hAnsi="Times New Roman" w:cs="Times New Roman"/>
          <w:sz w:val="24"/>
          <w:szCs w:val="24"/>
        </w:rPr>
        <w:t xml:space="preserve"> temperatures (</w:t>
      </w:r>
      <w:r w:rsidR="00B537A6">
        <w:rPr>
          <w:rFonts w:ascii="Times New Roman" w:hAnsi="Times New Roman" w:cs="Times New Roman"/>
          <w:sz w:val="24"/>
          <w:szCs w:val="24"/>
        </w:rPr>
        <w:t>Keller and Shea 2021</w:t>
      </w:r>
      <w:r>
        <w:rPr>
          <w:rFonts w:ascii="Times New Roman" w:hAnsi="Times New Roman" w:cs="Times New Roman"/>
          <w:sz w:val="24"/>
          <w:szCs w:val="24"/>
        </w:rPr>
        <w:t xml:space="preserve">), with </w:t>
      </w:r>
      <w:r w:rsidR="00DA470C">
        <w:rPr>
          <w:rFonts w:ascii="Times New Roman" w:hAnsi="Times New Roman" w:cs="Times New Roman"/>
          <w:sz w:val="24"/>
          <w:szCs w:val="24"/>
        </w:rPr>
        <w:t xml:space="preserve">individuals germinating </w:t>
      </w:r>
      <w:r w:rsidR="003C40EB">
        <w:rPr>
          <w:rFonts w:ascii="Times New Roman" w:hAnsi="Times New Roman" w:cs="Times New Roman"/>
          <w:sz w:val="24"/>
          <w:szCs w:val="24"/>
        </w:rPr>
        <w:t xml:space="preserve">in the fall </w:t>
      </w:r>
      <w:r w:rsidR="00DA470C">
        <w:rPr>
          <w:rFonts w:ascii="Times New Roman" w:hAnsi="Times New Roman" w:cs="Times New Roman"/>
          <w:sz w:val="24"/>
          <w:szCs w:val="24"/>
        </w:rPr>
        <w:t>and remaining as rosettes until</w:t>
      </w:r>
      <w:r w:rsidR="00C14B4D">
        <w:rPr>
          <w:rFonts w:ascii="Times New Roman" w:hAnsi="Times New Roman" w:cs="Times New Roman"/>
          <w:sz w:val="24"/>
          <w:szCs w:val="24"/>
        </w:rPr>
        <w:t xml:space="preserve"> </w:t>
      </w:r>
      <w:r w:rsidR="00DA470C">
        <w:rPr>
          <w:rFonts w:ascii="Times New Roman" w:hAnsi="Times New Roman" w:cs="Times New Roman"/>
          <w:sz w:val="24"/>
          <w:szCs w:val="24"/>
        </w:rPr>
        <w:t xml:space="preserve">bolting </w:t>
      </w:r>
      <w:r w:rsidR="00C14B4D">
        <w:rPr>
          <w:rFonts w:ascii="Times New Roman" w:hAnsi="Times New Roman" w:cs="Times New Roman"/>
          <w:sz w:val="24"/>
          <w:szCs w:val="24"/>
        </w:rPr>
        <w:t>in the spring and reproduc</w:t>
      </w:r>
      <w:r w:rsidR="00DA470C">
        <w:rPr>
          <w:rFonts w:ascii="Times New Roman" w:hAnsi="Times New Roman" w:cs="Times New Roman"/>
          <w:sz w:val="24"/>
          <w:szCs w:val="24"/>
        </w:rPr>
        <w:t>ing</w:t>
      </w:r>
      <w:r w:rsidR="00C14B4D">
        <w:rPr>
          <w:rFonts w:ascii="Times New Roman" w:hAnsi="Times New Roman" w:cs="Times New Roman"/>
          <w:sz w:val="24"/>
          <w:szCs w:val="24"/>
        </w:rPr>
        <w:t xml:space="preserve"> in the summer. </w:t>
      </w:r>
      <w:r w:rsidR="00B537A6">
        <w:rPr>
          <w:rFonts w:ascii="Times New Roman" w:hAnsi="Times New Roman" w:cs="Times New Roman"/>
          <w:sz w:val="24"/>
          <w:szCs w:val="24"/>
        </w:rPr>
        <w:t>Reproduction in</w:t>
      </w:r>
      <w:r w:rsidR="00DA470C">
        <w:rPr>
          <w:rFonts w:ascii="Times New Roman" w:hAnsi="Times New Roman" w:cs="Times New Roman"/>
          <w:sz w:val="24"/>
          <w:szCs w:val="24"/>
        </w:rPr>
        <w:t xml:space="preserve"> both</w:t>
      </w:r>
      <w:r w:rsidR="00C14B4D">
        <w:rPr>
          <w:rFonts w:ascii="Times New Roman" w:hAnsi="Times New Roman" w:cs="Times New Roman"/>
          <w:sz w:val="24"/>
          <w:szCs w:val="24"/>
        </w:rPr>
        <w:t xml:space="preserve"> </w:t>
      </w:r>
      <w:r w:rsidR="00B537A6">
        <w:rPr>
          <w:rFonts w:ascii="Times New Roman" w:hAnsi="Times New Roman" w:cs="Times New Roman"/>
          <w:i/>
          <w:iCs/>
          <w:sz w:val="24"/>
          <w:szCs w:val="24"/>
        </w:rPr>
        <w:t>C. nutans</w:t>
      </w:r>
      <w:r w:rsidR="00B537A6">
        <w:rPr>
          <w:rFonts w:ascii="Times New Roman" w:hAnsi="Times New Roman" w:cs="Times New Roman"/>
          <w:sz w:val="24"/>
          <w:szCs w:val="24"/>
        </w:rPr>
        <w:t xml:space="preserve"> and </w:t>
      </w:r>
      <w:r w:rsidR="00B537A6">
        <w:rPr>
          <w:rFonts w:ascii="Times New Roman" w:hAnsi="Times New Roman" w:cs="Times New Roman"/>
          <w:i/>
          <w:iCs/>
          <w:sz w:val="24"/>
          <w:szCs w:val="24"/>
        </w:rPr>
        <w:t xml:space="preserve">C. </w:t>
      </w:r>
      <w:proofErr w:type="spellStart"/>
      <w:r w:rsidR="00B537A6">
        <w:rPr>
          <w:rFonts w:ascii="Times New Roman" w:hAnsi="Times New Roman" w:cs="Times New Roman"/>
          <w:i/>
          <w:iCs/>
          <w:sz w:val="24"/>
          <w:szCs w:val="24"/>
        </w:rPr>
        <w:t>acanthoides</w:t>
      </w:r>
      <w:proofErr w:type="spellEnd"/>
      <w:r w:rsidR="00B537A6">
        <w:rPr>
          <w:rFonts w:ascii="Times New Roman" w:hAnsi="Times New Roman" w:cs="Times New Roman"/>
          <w:sz w:val="24"/>
          <w:szCs w:val="24"/>
        </w:rPr>
        <w:t xml:space="preserve"> occurs </w:t>
      </w:r>
      <w:r w:rsidR="00C14B4D">
        <w:rPr>
          <w:rFonts w:ascii="Times New Roman" w:hAnsi="Times New Roman" w:cs="Times New Roman"/>
          <w:sz w:val="24"/>
          <w:szCs w:val="24"/>
        </w:rPr>
        <w:t xml:space="preserve">exclusively by seed </w:t>
      </w:r>
      <w:r w:rsidR="00B537A6">
        <w:rPr>
          <w:rFonts w:ascii="Times New Roman" w:hAnsi="Times New Roman" w:cs="Times New Roman"/>
          <w:sz w:val="24"/>
          <w:szCs w:val="24"/>
        </w:rPr>
        <w:t>and</w:t>
      </w:r>
      <w:r w:rsidR="004A74E4">
        <w:rPr>
          <w:rFonts w:ascii="Times New Roman" w:hAnsi="Times New Roman" w:cs="Times New Roman"/>
          <w:sz w:val="24"/>
          <w:szCs w:val="24"/>
        </w:rPr>
        <w:t xml:space="preserve"> while</w:t>
      </w:r>
      <w:r w:rsidR="00B537A6">
        <w:rPr>
          <w:rFonts w:ascii="Times New Roman" w:hAnsi="Times New Roman" w:cs="Times New Roman"/>
          <w:sz w:val="24"/>
          <w:szCs w:val="24"/>
        </w:rPr>
        <w:t xml:space="preserve"> </w:t>
      </w:r>
      <w:r w:rsidR="00DA470C">
        <w:rPr>
          <w:rFonts w:ascii="Times New Roman" w:hAnsi="Times New Roman" w:cs="Times New Roman"/>
          <w:sz w:val="24"/>
          <w:szCs w:val="24"/>
        </w:rPr>
        <w:t>seeds are primarily wind-dispersed via a pappus on the distal end of the achene</w:t>
      </w:r>
      <w:r w:rsidR="00C14B4D">
        <w:rPr>
          <w:rFonts w:ascii="Times New Roman" w:hAnsi="Times New Roman" w:cs="Times New Roman"/>
          <w:sz w:val="24"/>
          <w:szCs w:val="24"/>
        </w:rPr>
        <w:t xml:space="preserve">, </w:t>
      </w:r>
      <w:r w:rsidR="00DA470C">
        <w:rPr>
          <w:rFonts w:ascii="Times New Roman" w:hAnsi="Times New Roman" w:cs="Times New Roman"/>
          <w:sz w:val="24"/>
          <w:szCs w:val="24"/>
        </w:rPr>
        <w:t>they</w:t>
      </w:r>
      <w:r w:rsidR="00C14B4D">
        <w:rPr>
          <w:rFonts w:ascii="Times New Roman" w:hAnsi="Times New Roman" w:cs="Times New Roman"/>
          <w:sz w:val="24"/>
          <w:szCs w:val="24"/>
        </w:rPr>
        <w:t xml:space="preserve"> </w:t>
      </w:r>
      <w:r w:rsidR="00CE7C37">
        <w:rPr>
          <w:rFonts w:ascii="Times New Roman" w:hAnsi="Times New Roman" w:cs="Times New Roman"/>
          <w:sz w:val="24"/>
          <w:szCs w:val="24"/>
        </w:rPr>
        <w:t>have also been documented being moved by</w:t>
      </w:r>
      <w:r w:rsidR="00C14B4D">
        <w:rPr>
          <w:rFonts w:ascii="Times New Roman" w:hAnsi="Times New Roman" w:cs="Times New Roman"/>
          <w:sz w:val="24"/>
          <w:szCs w:val="24"/>
        </w:rPr>
        <w:t xml:space="preserve"> ants </w:t>
      </w:r>
      <w:r w:rsidR="00DA470C">
        <w:rPr>
          <w:rFonts w:ascii="Times New Roman" w:hAnsi="Times New Roman" w:cs="Times New Roman"/>
          <w:sz w:val="24"/>
          <w:szCs w:val="24"/>
        </w:rPr>
        <w:t xml:space="preserve">after wind dispersal </w:t>
      </w:r>
      <w:r w:rsidR="00587649">
        <w:rPr>
          <w:rFonts w:ascii="Times New Roman" w:hAnsi="Times New Roman" w:cs="Times New Roman"/>
          <w:sz w:val="24"/>
          <w:szCs w:val="24"/>
        </w:rPr>
        <w:t>occurs</w:t>
      </w:r>
      <w:r w:rsidR="00C14B4D">
        <w:rPr>
          <w:rFonts w:ascii="Times New Roman" w:hAnsi="Times New Roman" w:cs="Times New Roman"/>
          <w:sz w:val="24"/>
          <w:szCs w:val="24"/>
        </w:rPr>
        <w:t xml:space="preserve"> (</w:t>
      </w:r>
      <w:proofErr w:type="spellStart"/>
      <w:r w:rsidR="00CE7C37" w:rsidRPr="00283B6D">
        <w:rPr>
          <w:rFonts w:ascii="Times New Roman" w:hAnsi="Times New Roman" w:cs="Times New Roman"/>
          <w:sz w:val="24"/>
          <w:szCs w:val="24"/>
        </w:rPr>
        <w:t>Jongejans</w:t>
      </w:r>
      <w:proofErr w:type="spellEnd"/>
      <w:r w:rsidR="00CE7C37" w:rsidRPr="00283B6D">
        <w:rPr>
          <w:rFonts w:ascii="Times New Roman" w:hAnsi="Times New Roman" w:cs="Times New Roman"/>
          <w:sz w:val="24"/>
          <w:szCs w:val="24"/>
        </w:rPr>
        <w:t xml:space="preserve"> </w:t>
      </w:r>
      <w:r w:rsidR="00CE7C37" w:rsidRPr="00283B6D">
        <w:rPr>
          <w:rFonts w:ascii="Times New Roman" w:hAnsi="Times New Roman" w:cs="Times New Roman"/>
          <w:i/>
          <w:iCs/>
          <w:sz w:val="24"/>
          <w:szCs w:val="24"/>
        </w:rPr>
        <w:t>et al</w:t>
      </w:r>
      <w:r w:rsidR="00CE7C37" w:rsidRPr="00283B6D">
        <w:rPr>
          <w:rFonts w:ascii="Times New Roman" w:hAnsi="Times New Roman" w:cs="Times New Roman"/>
          <w:sz w:val="24"/>
          <w:szCs w:val="24"/>
        </w:rPr>
        <w:t>. 2015</w:t>
      </w:r>
      <w:r w:rsidR="002C7857">
        <w:rPr>
          <w:rFonts w:ascii="Times New Roman" w:hAnsi="Times New Roman" w:cs="Times New Roman"/>
          <w:sz w:val="24"/>
          <w:szCs w:val="24"/>
        </w:rPr>
        <w:t>,</w:t>
      </w:r>
      <w:r w:rsidR="00CE7C37">
        <w:rPr>
          <w:rFonts w:ascii="Times New Roman" w:hAnsi="Times New Roman" w:cs="Times New Roman"/>
          <w:sz w:val="24"/>
          <w:szCs w:val="24"/>
        </w:rPr>
        <w:t xml:space="preserve"> Drees and Shea</w:t>
      </w:r>
      <w:r w:rsidR="005D08CD">
        <w:rPr>
          <w:rFonts w:ascii="Times New Roman" w:hAnsi="Times New Roman" w:cs="Times New Roman"/>
          <w:sz w:val="24"/>
          <w:szCs w:val="24"/>
        </w:rPr>
        <w:t xml:space="preserve"> 2024</w:t>
      </w:r>
      <w:r w:rsidR="00C14B4D">
        <w:rPr>
          <w:rFonts w:ascii="Times New Roman" w:hAnsi="Times New Roman" w:cs="Times New Roman"/>
          <w:sz w:val="24"/>
          <w:szCs w:val="24"/>
        </w:rPr>
        <w:t>).</w:t>
      </w:r>
      <w:r>
        <w:rPr>
          <w:rFonts w:ascii="Times New Roman" w:hAnsi="Times New Roman" w:cs="Times New Roman"/>
          <w:sz w:val="24"/>
          <w:szCs w:val="24"/>
        </w:rPr>
        <w:t xml:space="preserve"> </w:t>
      </w:r>
      <w:r w:rsidR="00C14B4D">
        <w:rPr>
          <w:rFonts w:ascii="Times New Roman" w:hAnsi="Times New Roman" w:cs="Times New Roman"/>
          <w:sz w:val="24"/>
          <w:szCs w:val="24"/>
        </w:rPr>
        <w:t>Both species</w:t>
      </w:r>
      <w:r w:rsidR="00587649">
        <w:rPr>
          <w:rFonts w:ascii="Times New Roman" w:hAnsi="Times New Roman" w:cs="Times New Roman"/>
          <w:sz w:val="24"/>
          <w:szCs w:val="24"/>
        </w:rPr>
        <w:t xml:space="preserve"> display a ruderal growth strategy</w:t>
      </w:r>
      <w:r w:rsidR="004357D3">
        <w:rPr>
          <w:rFonts w:ascii="Times New Roman" w:hAnsi="Times New Roman" w:cs="Times New Roman"/>
          <w:sz w:val="24"/>
          <w:szCs w:val="24"/>
        </w:rPr>
        <w:t xml:space="preserve"> and</w:t>
      </w:r>
      <w:r w:rsidR="00C14B4D">
        <w:rPr>
          <w:rFonts w:ascii="Times New Roman" w:hAnsi="Times New Roman" w:cs="Times New Roman"/>
          <w:sz w:val="24"/>
          <w:szCs w:val="24"/>
        </w:rPr>
        <w:t xml:space="preserve"> tend to thrive in disturbed environments such as roadsides and pastures, in the latter of which they can be a considerable nuisance due to their</w:t>
      </w:r>
      <w:r w:rsidR="004A74E4">
        <w:rPr>
          <w:rFonts w:ascii="Times New Roman" w:hAnsi="Times New Roman" w:cs="Times New Roman"/>
          <w:sz w:val="24"/>
          <w:szCs w:val="24"/>
        </w:rPr>
        <w:t xml:space="preserve"> sharp spines that</w:t>
      </w:r>
      <w:r w:rsidR="00C14B4D">
        <w:rPr>
          <w:rFonts w:ascii="Times New Roman" w:hAnsi="Times New Roman" w:cs="Times New Roman"/>
          <w:sz w:val="24"/>
          <w:szCs w:val="24"/>
        </w:rPr>
        <w:t xml:space="preserve"> </w:t>
      </w:r>
      <w:r w:rsidR="004A74E4">
        <w:rPr>
          <w:rFonts w:ascii="Times New Roman" w:hAnsi="Times New Roman" w:cs="Times New Roman"/>
          <w:sz w:val="24"/>
          <w:szCs w:val="24"/>
        </w:rPr>
        <w:t xml:space="preserve">make </w:t>
      </w:r>
      <w:r w:rsidR="005104F4">
        <w:rPr>
          <w:rFonts w:ascii="Times New Roman" w:hAnsi="Times New Roman" w:cs="Times New Roman"/>
          <w:sz w:val="24"/>
          <w:szCs w:val="24"/>
        </w:rPr>
        <w:t>them</w:t>
      </w:r>
      <w:r w:rsidR="004A74E4">
        <w:rPr>
          <w:rFonts w:ascii="Times New Roman" w:hAnsi="Times New Roman" w:cs="Times New Roman"/>
          <w:sz w:val="24"/>
          <w:szCs w:val="24"/>
        </w:rPr>
        <w:t xml:space="preserve"> unpalatable</w:t>
      </w:r>
      <w:r w:rsidR="00C14B4D">
        <w:rPr>
          <w:rFonts w:ascii="Times New Roman" w:hAnsi="Times New Roman" w:cs="Times New Roman"/>
          <w:sz w:val="24"/>
          <w:szCs w:val="24"/>
        </w:rPr>
        <w:t xml:space="preserve"> to grazers (</w:t>
      </w:r>
      <w:r w:rsidR="00357858">
        <w:rPr>
          <w:rFonts w:ascii="Times New Roman" w:hAnsi="Times New Roman" w:cs="Times New Roman"/>
          <w:sz w:val="24"/>
          <w:szCs w:val="24"/>
        </w:rPr>
        <w:t>Kok 1978</w:t>
      </w:r>
      <w:r w:rsidR="002C7857">
        <w:rPr>
          <w:rFonts w:ascii="Times New Roman" w:hAnsi="Times New Roman" w:cs="Times New Roman"/>
          <w:sz w:val="24"/>
          <w:szCs w:val="24"/>
        </w:rPr>
        <w:t>,</w:t>
      </w:r>
      <w:r w:rsidR="00357858">
        <w:rPr>
          <w:rFonts w:ascii="Times New Roman" w:hAnsi="Times New Roman" w:cs="Times New Roman"/>
          <w:sz w:val="24"/>
          <w:szCs w:val="24"/>
        </w:rPr>
        <w:t xml:space="preserve"> </w:t>
      </w:r>
      <w:r w:rsidR="003A5942">
        <w:rPr>
          <w:rFonts w:ascii="Times New Roman" w:hAnsi="Times New Roman" w:cs="Times New Roman"/>
          <w:sz w:val="24"/>
          <w:szCs w:val="24"/>
        </w:rPr>
        <w:t>Trumble and Kok 1982</w:t>
      </w:r>
      <w:r w:rsidR="002C7857">
        <w:rPr>
          <w:rFonts w:ascii="Times New Roman" w:hAnsi="Times New Roman" w:cs="Times New Roman"/>
          <w:sz w:val="24"/>
          <w:szCs w:val="24"/>
        </w:rPr>
        <w:t>,</w:t>
      </w:r>
      <w:r w:rsidR="003A5942">
        <w:rPr>
          <w:rFonts w:ascii="Times New Roman" w:hAnsi="Times New Roman" w:cs="Times New Roman"/>
          <w:sz w:val="24"/>
          <w:szCs w:val="24"/>
        </w:rPr>
        <w:t xml:space="preserve"> </w:t>
      </w:r>
      <w:r w:rsidR="00375D0D">
        <w:rPr>
          <w:rFonts w:ascii="Times New Roman" w:hAnsi="Times New Roman" w:cs="Times New Roman"/>
          <w:sz w:val="24"/>
          <w:szCs w:val="24"/>
        </w:rPr>
        <w:t xml:space="preserve">Desrochers </w:t>
      </w:r>
      <w:r w:rsidR="00375D0D">
        <w:rPr>
          <w:rFonts w:ascii="Times New Roman" w:hAnsi="Times New Roman" w:cs="Times New Roman"/>
          <w:i/>
          <w:iCs/>
          <w:sz w:val="24"/>
          <w:szCs w:val="24"/>
        </w:rPr>
        <w:t>et al</w:t>
      </w:r>
      <w:r w:rsidR="00375D0D">
        <w:rPr>
          <w:rFonts w:ascii="Times New Roman" w:hAnsi="Times New Roman" w:cs="Times New Roman"/>
          <w:sz w:val="24"/>
          <w:szCs w:val="24"/>
        </w:rPr>
        <w:t>. 1988</w:t>
      </w:r>
      <w:r w:rsidR="00C14B4D">
        <w:rPr>
          <w:rFonts w:ascii="Times New Roman" w:hAnsi="Times New Roman" w:cs="Times New Roman"/>
          <w:sz w:val="24"/>
          <w:szCs w:val="24"/>
        </w:rPr>
        <w:t>).</w:t>
      </w:r>
      <w:r w:rsidR="004357D3">
        <w:rPr>
          <w:rFonts w:ascii="Times New Roman" w:hAnsi="Times New Roman" w:cs="Times New Roman"/>
          <w:sz w:val="24"/>
          <w:szCs w:val="24"/>
        </w:rPr>
        <w:t xml:space="preserve"> </w:t>
      </w:r>
      <w:r w:rsidR="00386C46">
        <w:rPr>
          <w:rFonts w:ascii="Times New Roman" w:hAnsi="Times New Roman" w:cs="Times New Roman"/>
          <w:sz w:val="24"/>
          <w:szCs w:val="24"/>
        </w:rPr>
        <w:t xml:space="preserve">Aside from </w:t>
      </w:r>
      <w:r w:rsidR="00056BB6">
        <w:rPr>
          <w:rFonts w:ascii="Times New Roman" w:hAnsi="Times New Roman" w:cs="Times New Roman"/>
          <w:sz w:val="24"/>
          <w:szCs w:val="24"/>
        </w:rPr>
        <w:t xml:space="preserve">the typical </w:t>
      </w:r>
      <w:r w:rsidR="00386C46">
        <w:rPr>
          <w:rFonts w:ascii="Times New Roman" w:hAnsi="Times New Roman" w:cs="Times New Roman"/>
          <w:sz w:val="24"/>
          <w:szCs w:val="24"/>
        </w:rPr>
        <w:t>herbicides, these thistle species are often managed with mowing (</w:t>
      </w:r>
      <w:r w:rsidR="008145E5" w:rsidRPr="00283B6D">
        <w:rPr>
          <w:rFonts w:ascii="Times New Roman" w:hAnsi="Times New Roman" w:cs="Times New Roman"/>
          <w:sz w:val="24"/>
          <w:szCs w:val="24"/>
        </w:rPr>
        <w:t xml:space="preserve">Zhang </w:t>
      </w:r>
      <w:r w:rsidR="008145E5" w:rsidRPr="00283B6D">
        <w:rPr>
          <w:rFonts w:ascii="Times New Roman" w:hAnsi="Times New Roman" w:cs="Times New Roman"/>
          <w:i/>
          <w:iCs/>
          <w:sz w:val="24"/>
          <w:szCs w:val="24"/>
        </w:rPr>
        <w:t>et al</w:t>
      </w:r>
      <w:r w:rsidR="008145E5" w:rsidRPr="00283B6D">
        <w:rPr>
          <w:rFonts w:ascii="Times New Roman" w:hAnsi="Times New Roman" w:cs="Times New Roman"/>
          <w:sz w:val="24"/>
          <w:szCs w:val="24"/>
        </w:rPr>
        <w:t>. 2011</w:t>
      </w:r>
      <w:r w:rsidR="008145E5">
        <w:rPr>
          <w:rFonts w:ascii="Times New Roman" w:hAnsi="Times New Roman" w:cs="Times New Roman"/>
          <w:sz w:val="24"/>
          <w:szCs w:val="24"/>
        </w:rPr>
        <w:t>a</w:t>
      </w:r>
      <w:r w:rsidR="002C7857">
        <w:rPr>
          <w:rFonts w:ascii="Times New Roman" w:hAnsi="Times New Roman" w:cs="Times New Roman"/>
          <w:sz w:val="24"/>
          <w:szCs w:val="24"/>
        </w:rPr>
        <w:t>,</w:t>
      </w:r>
      <w:r w:rsidR="008145E5">
        <w:rPr>
          <w:rFonts w:ascii="Times New Roman" w:hAnsi="Times New Roman" w:cs="Times New Roman"/>
          <w:sz w:val="24"/>
          <w:szCs w:val="24"/>
        </w:rPr>
        <w:t xml:space="preserve"> </w:t>
      </w:r>
      <w:r w:rsidR="00386C46">
        <w:rPr>
          <w:rFonts w:ascii="Times New Roman" w:hAnsi="Times New Roman" w:cs="Times New Roman"/>
          <w:sz w:val="24"/>
          <w:szCs w:val="24"/>
        </w:rPr>
        <w:t>Zhang and Shea 2012) or biocontrol agents such as</w:t>
      </w:r>
      <w:r w:rsidR="005509D6">
        <w:rPr>
          <w:rFonts w:ascii="Times New Roman" w:hAnsi="Times New Roman" w:cs="Times New Roman"/>
          <w:sz w:val="24"/>
          <w:szCs w:val="24"/>
        </w:rPr>
        <w:t xml:space="preserve"> the</w:t>
      </w:r>
      <w:r w:rsidR="004638D0">
        <w:rPr>
          <w:rFonts w:ascii="Times New Roman" w:hAnsi="Times New Roman" w:cs="Times New Roman"/>
          <w:sz w:val="24"/>
          <w:szCs w:val="24"/>
        </w:rPr>
        <w:t xml:space="preserve"> head-infesting weevil </w:t>
      </w:r>
      <w:proofErr w:type="spellStart"/>
      <w:r w:rsidR="004638D0" w:rsidRPr="004638D0">
        <w:rPr>
          <w:rFonts w:ascii="Times New Roman" w:hAnsi="Times New Roman" w:cs="Times New Roman"/>
          <w:i/>
          <w:iCs/>
          <w:sz w:val="24"/>
          <w:szCs w:val="24"/>
        </w:rPr>
        <w:t>Rhinocyllus</w:t>
      </w:r>
      <w:proofErr w:type="spellEnd"/>
      <w:r w:rsidR="004638D0" w:rsidRPr="004638D0">
        <w:rPr>
          <w:rFonts w:ascii="Times New Roman" w:hAnsi="Times New Roman" w:cs="Times New Roman"/>
          <w:i/>
          <w:iCs/>
          <w:sz w:val="24"/>
          <w:szCs w:val="24"/>
        </w:rPr>
        <w:t xml:space="preserve"> </w:t>
      </w:r>
      <w:proofErr w:type="spellStart"/>
      <w:r w:rsidR="004638D0" w:rsidRPr="004638D0">
        <w:rPr>
          <w:rFonts w:ascii="Times New Roman" w:hAnsi="Times New Roman" w:cs="Times New Roman"/>
          <w:i/>
          <w:iCs/>
          <w:sz w:val="24"/>
          <w:szCs w:val="24"/>
        </w:rPr>
        <w:t>conicus</w:t>
      </w:r>
      <w:proofErr w:type="spellEnd"/>
      <w:r w:rsidR="004638D0">
        <w:rPr>
          <w:rFonts w:ascii="Times New Roman" w:hAnsi="Times New Roman" w:cs="Times New Roman"/>
          <w:sz w:val="24"/>
          <w:szCs w:val="24"/>
        </w:rPr>
        <w:t xml:space="preserve"> </w:t>
      </w:r>
      <w:r w:rsidR="00386C46">
        <w:rPr>
          <w:rFonts w:ascii="Times New Roman" w:hAnsi="Times New Roman" w:cs="Times New Roman"/>
          <w:sz w:val="24"/>
          <w:szCs w:val="24"/>
        </w:rPr>
        <w:t>(</w:t>
      </w:r>
      <w:r w:rsidR="004638D0">
        <w:rPr>
          <w:rFonts w:ascii="Times New Roman" w:hAnsi="Times New Roman" w:cs="Times New Roman"/>
          <w:sz w:val="24"/>
          <w:szCs w:val="24"/>
        </w:rPr>
        <w:t xml:space="preserve">Surles </w:t>
      </w:r>
      <w:r w:rsidR="004638D0">
        <w:rPr>
          <w:rFonts w:ascii="Times New Roman" w:hAnsi="Times New Roman" w:cs="Times New Roman"/>
          <w:i/>
          <w:iCs/>
          <w:sz w:val="24"/>
          <w:szCs w:val="24"/>
        </w:rPr>
        <w:t>et al</w:t>
      </w:r>
      <w:r w:rsidR="004638D0">
        <w:rPr>
          <w:rFonts w:ascii="Times New Roman" w:hAnsi="Times New Roman" w:cs="Times New Roman"/>
          <w:sz w:val="24"/>
          <w:szCs w:val="24"/>
        </w:rPr>
        <w:t>. 1974</w:t>
      </w:r>
      <w:r w:rsidR="002C7857">
        <w:rPr>
          <w:rFonts w:ascii="Times New Roman" w:hAnsi="Times New Roman" w:cs="Times New Roman"/>
          <w:sz w:val="24"/>
          <w:szCs w:val="24"/>
        </w:rPr>
        <w:t>,</w:t>
      </w:r>
      <w:r w:rsidR="004638D0">
        <w:rPr>
          <w:rFonts w:ascii="Times New Roman" w:hAnsi="Times New Roman" w:cs="Times New Roman"/>
          <w:sz w:val="24"/>
          <w:szCs w:val="24"/>
        </w:rPr>
        <w:t xml:space="preserve"> Kok and Surles 1975</w:t>
      </w:r>
      <w:r w:rsidR="002C7857">
        <w:rPr>
          <w:rFonts w:ascii="Times New Roman" w:hAnsi="Times New Roman" w:cs="Times New Roman"/>
          <w:sz w:val="24"/>
          <w:szCs w:val="24"/>
        </w:rPr>
        <w:t>,</w:t>
      </w:r>
      <w:r w:rsidR="00056BB6">
        <w:rPr>
          <w:rFonts w:ascii="Times New Roman" w:hAnsi="Times New Roman" w:cs="Times New Roman"/>
          <w:sz w:val="24"/>
          <w:szCs w:val="24"/>
        </w:rPr>
        <w:t xml:space="preserve"> Kok 2001</w:t>
      </w:r>
      <w:r w:rsidR="00386C46">
        <w:rPr>
          <w:rFonts w:ascii="Times New Roman" w:hAnsi="Times New Roman" w:cs="Times New Roman"/>
          <w:sz w:val="24"/>
          <w:szCs w:val="24"/>
        </w:rPr>
        <w:t>).</w:t>
      </w:r>
    </w:p>
    <w:p w14:paraId="6F0E673A" w14:textId="7A2C3869" w:rsidR="00CB2B14" w:rsidRDefault="00C14B4D" w:rsidP="00604784">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Though both</w:t>
      </w:r>
      <w:r w:rsidR="004A74E4">
        <w:rPr>
          <w:rFonts w:ascii="Times New Roman" w:hAnsi="Times New Roman" w:cs="Times New Roman"/>
          <w:sz w:val="24"/>
          <w:szCs w:val="24"/>
        </w:rPr>
        <w:t xml:space="preserve"> </w:t>
      </w:r>
      <w:r w:rsidR="004A74E4">
        <w:rPr>
          <w:rFonts w:ascii="Times New Roman" w:hAnsi="Times New Roman" w:cs="Times New Roman"/>
          <w:i/>
          <w:iCs/>
          <w:sz w:val="24"/>
          <w:szCs w:val="24"/>
        </w:rPr>
        <w:t>C. nutans</w:t>
      </w:r>
      <w:r w:rsidR="004A74E4">
        <w:rPr>
          <w:rFonts w:ascii="Times New Roman" w:hAnsi="Times New Roman" w:cs="Times New Roman"/>
          <w:sz w:val="24"/>
          <w:szCs w:val="24"/>
        </w:rPr>
        <w:t xml:space="preserve"> and </w:t>
      </w:r>
      <w:r w:rsidR="004A74E4">
        <w:rPr>
          <w:rFonts w:ascii="Times New Roman" w:hAnsi="Times New Roman" w:cs="Times New Roman"/>
          <w:i/>
          <w:iCs/>
          <w:sz w:val="24"/>
          <w:szCs w:val="24"/>
        </w:rPr>
        <w:t xml:space="preserve">C. </w:t>
      </w:r>
      <w:proofErr w:type="spellStart"/>
      <w:r w:rsidR="004A74E4">
        <w:rPr>
          <w:rFonts w:ascii="Times New Roman" w:hAnsi="Times New Roman" w:cs="Times New Roman"/>
          <w:i/>
          <w:iCs/>
          <w:sz w:val="24"/>
          <w:szCs w:val="24"/>
        </w:rPr>
        <w:t>acanthoides</w:t>
      </w:r>
      <w:proofErr w:type="spellEnd"/>
      <w:r>
        <w:rPr>
          <w:rFonts w:ascii="Times New Roman" w:hAnsi="Times New Roman" w:cs="Times New Roman"/>
          <w:sz w:val="24"/>
          <w:szCs w:val="24"/>
        </w:rPr>
        <w:t xml:space="preserve"> are closely</w:t>
      </w:r>
      <w:r w:rsidR="000613D6">
        <w:rPr>
          <w:rFonts w:ascii="Times New Roman" w:hAnsi="Times New Roman" w:cs="Times New Roman"/>
          <w:sz w:val="24"/>
          <w:szCs w:val="24"/>
        </w:rPr>
        <w:t xml:space="preserve"> </w:t>
      </w:r>
      <w:r>
        <w:rPr>
          <w:rFonts w:ascii="Times New Roman" w:hAnsi="Times New Roman" w:cs="Times New Roman"/>
          <w:sz w:val="24"/>
          <w:szCs w:val="24"/>
        </w:rPr>
        <w:t>related and share a variety of similarities in terms of their life cycles, there are notable differences between</w:t>
      </w:r>
      <w:r w:rsidR="004A74E4">
        <w:rPr>
          <w:rFonts w:ascii="Times New Roman" w:hAnsi="Times New Roman" w:cs="Times New Roman"/>
          <w:sz w:val="24"/>
          <w:szCs w:val="24"/>
        </w:rPr>
        <w:t xml:space="preserve"> the two species</w:t>
      </w:r>
      <w:r w:rsidR="00D91FCE">
        <w:rPr>
          <w:rFonts w:ascii="Times New Roman" w:hAnsi="Times New Roman" w:cs="Times New Roman"/>
          <w:sz w:val="24"/>
          <w:szCs w:val="24"/>
        </w:rPr>
        <w:t>, especially in terms of flowering</w:t>
      </w:r>
      <w:r w:rsidR="004A74E4">
        <w:rPr>
          <w:rFonts w:ascii="Times New Roman" w:hAnsi="Times New Roman" w:cs="Times New Roman"/>
          <w:sz w:val="24"/>
          <w:szCs w:val="24"/>
        </w:rPr>
        <w:t xml:space="preserve"> morphology and habits</w:t>
      </w:r>
      <w:r>
        <w:rPr>
          <w:rFonts w:ascii="Times New Roman" w:hAnsi="Times New Roman" w:cs="Times New Roman"/>
          <w:sz w:val="24"/>
          <w:szCs w:val="24"/>
        </w:rPr>
        <w:t xml:space="preserve">. On average, </w:t>
      </w:r>
      <w:r>
        <w:rPr>
          <w:rFonts w:ascii="Times New Roman" w:hAnsi="Times New Roman" w:cs="Times New Roman"/>
          <w:i/>
          <w:iCs/>
          <w:sz w:val="24"/>
          <w:szCs w:val="24"/>
        </w:rPr>
        <w:t>C. nutans</w:t>
      </w:r>
      <w:r>
        <w:rPr>
          <w:rFonts w:ascii="Times New Roman" w:hAnsi="Times New Roman" w:cs="Times New Roman"/>
          <w:sz w:val="24"/>
          <w:szCs w:val="24"/>
        </w:rPr>
        <w:t xml:space="preserve"> tend to have much larger capitula than </w:t>
      </w:r>
      <w:r>
        <w:rPr>
          <w:rFonts w:ascii="Times New Roman" w:hAnsi="Times New Roman" w:cs="Times New Roman"/>
          <w:i/>
          <w:iCs/>
          <w:sz w:val="24"/>
          <w:szCs w:val="24"/>
        </w:rPr>
        <w:t xml:space="preserve">C. </w:t>
      </w:r>
      <w:proofErr w:type="spellStart"/>
      <w:r>
        <w:rPr>
          <w:rFonts w:ascii="Times New Roman" w:hAnsi="Times New Roman" w:cs="Times New Roman"/>
          <w:i/>
          <w:iCs/>
          <w:sz w:val="24"/>
          <w:szCs w:val="24"/>
        </w:rPr>
        <w:t>acanthoides</w:t>
      </w:r>
      <w:proofErr w:type="spellEnd"/>
      <w:r w:rsidR="005D595C">
        <w:rPr>
          <w:rFonts w:ascii="Times New Roman" w:hAnsi="Times New Roman" w:cs="Times New Roman"/>
          <w:i/>
          <w:iCs/>
          <w:sz w:val="24"/>
          <w:szCs w:val="24"/>
        </w:rPr>
        <w:t xml:space="preserve"> </w:t>
      </w:r>
      <w:r w:rsidR="005D595C">
        <w:rPr>
          <w:rFonts w:ascii="Times New Roman" w:hAnsi="Times New Roman" w:cs="Times New Roman"/>
          <w:sz w:val="24"/>
          <w:szCs w:val="24"/>
        </w:rPr>
        <w:t>and tend to produce a greater number of seeds per capitulum</w:t>
      </w:r>
      <w:r>
        <w:rPr>
          <w:rFonts w:ascii="Times New Roman" w:hAnsi="Times New Roman" w:cs="Times New Roman"/>
          <w:sz w:val="24"/>
          <w:szCs w:val="24"/>
        </w:rPr>
        <w:t>, though there are fewer capitula per plant</w:t>
      </w:r>
      <w:r w:rsidR="005D595C">
        <w:rPr>
          <w:rFonts w:ascii="Times New Roman" w:hAnsi="Times New Roman" w:cs="Times New Roman"/>
          <w:sz w:val="24"/>
          <w:szCs w:val="24"/>
        </w:rPr>
        <w:t xml:space="preserve"> </w:t>
      </w:r>
      <w:r>
        <w:rPr>
          <w:rFonts w:ascii="Times New Roman" w:hAnsi="Times New Roman" w:cs="Times New Roman"/>
          <w:sz w:val="24"/>
          <w:szCs w:val="24"/>
        </w:rPr>
        <w:t>(</w:t>
      </w:r>
      <w:r w:rsidR="005D595C">
        <w:rPr>
          <w:rFonts w:ascii="Times New Roman" w:hAnsi="Times New Roman" w:cs="Times New Roman"/>
          <w:sz w:val="24"/>
          <w:szCs w:val="24"/>
        </w:rPr>
        <w:t xml:space="preserve">Desrochers </w:t>
      </w:r>
      <w:r w:rsidR="005D595C">
        <w:rPr>
          <w:rFonts w:ascii="Times New Roman" w:hAnsi="Times New Roman" w:cs="Times New Roman"/>
          <w:i/>
          <w:iCs/>
          <w:sz w:val="24"/>
          <w:szCs w:val="24"/>
        </w:rPr>
        <w:t>et al</w:t>
      </w:r>
      <w:r w:rsidR="005D595C">
        <w:rPr>
          <w:rFonts w:ascii="Times New Roman" w:hAnsi="Times New Roman" w:cs="Times New Roman"/>
          <w:sz w:val="24"/>
          <w:szCs w:val="24"/>
        </w:rPr>
        <w:t>. 1988</w:t>
      </w:r>
      <w:r>
        <w:rPr>
          <w:rFonts w:ascii="Times New Roman" w:hAnsi="Times New Roman" w:cs="Times New Roman"/>
          <w:sz w:val="24"/>
          <w:szCs w:val="24"/>
        </w:rPr>
        <w:t>)</w:t>
      </w:r>
      <w:r w:rsidR="006A4EEF">
        <w:rPr>
          <w:rFonts w:ascii="Times New Roman" w:hAnsi="Times New Roman" w:cs="Times New Roman"/>
          <w:sz w:val="24"/>
          <w:szCs w:val="24"/>
        </w:rPr>
        <w:t>.</w:t>
      </w:r>
      <w:r w:rsidR="00CB76F5">
        <w:rPr>
          <w:rFonts w:ascii="Times New Roman" w:hAnsi="Times New Roman" w:cs="Times New Roman"/>
          <w:sz w:val="24"/>
          <w:szCs w:val="24"/>
        </w:rPr>
        <w:t xml:space="preserve"> </w:t>
      </w:r>
      <w:r w:rsidR="00CB76F5" w:rsidRPr="00CB76F5">
        <w:rPr>
          <w:rFonts w:ascii="Times New Roman" w:hAnsi="Times New Roman" w:cs="Times New Roman"/>
          <w:sz w:val="24"/>
          <w:szCs w:val="24"/>
        </w:rPr>
        <w:t>Individual</w:t>
      </w:r>
      <w:r w:rsidR="00CB76F5">
        <w:rPr>
          <w:rFonts w:ascii="Times New Roman" w:hAnsi="Times New Roman" w:cs="Times New Roman"/>
          <w:i/>
          <w:iCs/>
          <w:sz w:val="24"/>
          <w:szCs w:val="24"/>
        </w:rPr>
        <w:t xml:space="preserve"> </w:t>
      </w:r>
      <w:r w:rsidR="00CB76F5">
        <w:rPr>
          <w:rFonts w:ascii="Times New Roman" w:hAnsi="Times New Roman" w:cs="Times New Roman"/>
          <w:sz w:val="24"/>
          <w:szCs w:val="24"/>
        </w:rPr>
        <w:t>capitu</w:t>
      </w:r>
      <w:r w:rsidR="00C602CC">
        <w:rPr>
          <w:rFonts w:ascii="Times New Roman" w:hAnsi="Times New Roman" w:cs="Times New Roman"/>
          <w:sz w:val="24"/>
          <w:szCs w:val="24"/>
        </w:rPr>
        <w:t>la</w:t>
      </w:r>
      <w:r w:rsidR="00CB76F5">
        <w:rPr>
          <w:rFonts w:ascii="Times New Roman" w:hAnsi="Times New Roman" w:cs="Times New Roman"/>
          <w:sz w:val="24"/>
          <w:szCs w:val="24"/>
        </w:rPr>
        <w:t xml:space="preserve"> of </w:t>
      </w:r>
      <w:r w:rsidR="00CB76F5">
        <w:rPr>
          <w:rFonts w:ascii="Times New Roman" w:hAnsi="Times New Roman" w:cs="Times New Roman"/>
          <w:i/>
          <w:iCs/>
          <w:sz w:val="24"/>
          <w:szCs w:val="24"/>
        </w:rPr>
        <w:t>C. nutans</w:t>
      </w:r>
      <w:r w:rsidR="00CB76F5">
        <w:rPr>
          <w:rFonts w:ascii="Times New Roman" w:hAnsi="Times New Roman" w:cs="Times New Roman"/>
          <w:sz w:val="24"/>
          <w:szCs w:val="24"/>
        </w:rPr>
        <w:t xml:space="preserve"> tend to be solitary and occur at the end of an elongated peduncle while those of </w:t>
      </w:r>
      <w:r w:rsidR="00CB76F5">
        <w:rPr>
          <w:rFonts w:ascii="Times New Roman" w:hAnsi="Times New Roman" w:cs="Times New Roman"/>
          <w:i/>
          <w:iCs/>
          <w:sz w:val="24"/>
          <w:szCs w:val="24"/>
        </w:rPr>
        <w:t xml:space="preserve">C. </w:t>
      </w:r>
      <w:proofErr w:type="spellStart"/>
      <w:r w:rsidR="00CB76F5">
        <w:rPr>
          <w:rFonts w:ascii="Times New Roman" w:hAnsi="Times New Roman" w:cs="Times New Roman"/>
          <w:i/>
          <w:iCs/>
          <w:sz w:val="24"/>
          <w:szCs w:val="24"/>
        </w:rPr>
        <w:t>acanthoides</w:t>
      </w:r>
      <w:proofErr w:type="spellEnd"/>
      <w:r w:rsidR="00CB76F5">
        <w:rPr>
          <w:rFonts w:ascii="Times New Roman" w:hAnsi="Times New Roman" w:cs="Times New Roman"/>
          <w:sz w:val="24"/>
          <w:szCs w:val="24"/>
        </w:rPr>
        <w:t xml:space="preserve"> tend to occur in branched clusters, with flowering occurring slightly earlier and over a slightly shorter time frame in </w:t>
      </w:r>
      <w:r w:rsidR="00CB76F5">
        <w:rPr>
          <w:rFonts w:ascii="Times New Roman" w:hAnsi="Times New Roman" w:cs="Times New Roman"/>
          <w:i/>
          <w:iCs/>
          <w:sz w:val="24"/>
          <w:szCs w:val="24"/>
        </w:rPr>
        <w:t>C. nutans</w:t>
      </w:r>
      <w:r w:rsidR="00CB76F5">
        <w:rPr>
          <w:rFonts w:ascii="Times New Roman" w:hAnsi="Times New Roman" w:cs="Times New Roman"/>
          <w:sz w:val="24"/>
          <w:szCs w:val="24"/>
        </w:rPr>
        <w:t xml:space="preserve"> when compared to </w:t>
      </w:r>
      <w:r w:rsidR="00CB76F5">
        <w:rPr>
          <w:rFonts w:ascii="Times New Roman" w:hAnsi="Times New Roman" w:cs="Times New Roman"/>
          <w:i/>
          <w:iCs/>
          <w:sz w:val="24"/>
          <w:szCs w:val="24"/>
        </w:rPr>
        <w:t xml:space="preserve">C. </w:t>
      </w:r>
      <w:proofErr w:type="spellStart"/>
      <w:r w:rsidR="00CB76F5">
        <w:rPr>
          <w:rFonts w:ascii="Times New Roman" w:hAnsi="Times New Roman" w:cs="Times New Roman"/>
          <w:i/>
          <w:iCs/>
          <w:sz w:val="24"/>
          <w:szCs w:val="24"/>
        </w:rPr>
        <w:t>acanthoides</w:t>
      </w:r>
      <w:proofErr w:type="spellEnd"/>
      <w:r w:rsidR="00CB76F5">
        <w:rPr>
          <w:rFonts w:ascii="Times New Roman" w:hAnsi="Times New Roman" w:cs="Times New Roman"/>
          <w:sz w:val="24"/>
          <w:szCs w:val="24"/>
        </w:rPr>
        <w:t xml:space="preserve"> (Rhoads and Block </w:t>
      </w:r>
      <w:r w:rsidR="00CB76F5">
        <w:rPr>
          <w:rFonts w:ascii="Times New Roman" w:hAnsi="Times New Roman" w:cs="Times New Roman"/>
          <w:sz w:val="24"/>
          <w:szCs w:val="24"/>
        </w:rPr>
        <w:lastRenderedPageBreak/>
        <w:t>2007).</w:t>
      </w:r>
      <w:r w:rsidR="006A4EEF">
        <w:rPr>
          <w:rFonts w:ascii="Times New Roman" w:hAnsi="Times New Roman" w:cs="Times New Roman"/>
          <w:sz w:val="24"/>
          <w:szCs w:val="24"/>
        </w:rPr>
        <w:t xml:space="preserve"> Estimates of total seed production vary, though </w:t>
      </w:r>
      <w:r w:rsidR="000613D6">
        <w:rPr>
          <w:rFonts w:ascii="Times New Roman" w:hAnsi="Times New Roman" w:cs="Times New Roman"/>
          <w:sz w:val="24"/>
          <w:szCs w:val="24"/>
        </w:rPr>
        <w:t>both species can produce thousands of seeds per individual</w:t>
      </w:r>
      <w:r w:rsidR="006A4EEF">
        <w:rPr>
          <w:rFonts w:ascii="Times New Roman" w:hAnsi="Times New Roman" w:cs="Times New Roman"/>
          <w:sz w:val="24"/>
          <w:szCs w:val="24"/>
        </w:rPr>
        <w:t xml:space="preserve"> </w:t>
      </w:r>
      <w:r w:rsidR="002C7857">
        <w:rPr>
          <w:rFonts w:ascii="Times New Roman" w:hAnsi="Times New Roman" w:cs="Times New Roman"/>
          <w:sz w:val="24"/>
          <w:szCs w:val="24"/>
        </w:rPr>
        <w:t>(</w:t>
      </w:r>
      <w:r w:rsidR="006A4EEF">
        <w:rPr>
          <w:rFonts w:ascii="Times New Roman" w:hAnsi="Times New Roman" w:cs="Times New Roman"/>
          <w:sz w:val="24"/>
          <w:szCs w:val="24"/>
        </w:rPr>
        <w:t>McCarty 1982</w:t>
      </w:r>
      <w:r w:rsidR="002C7857">
        <w:rPr>
          <w:rFonts w:ascii="Times New Roman" w:hAnsi="Times New Roman" w:cs="Times New Roman"/>
          <w:sz w:val="24"/>
          <w:szCs w:val="24"/>
        </w:rPr>
        <w:t>,</w:t>
      </w:r>
      <w:r w:rsidR="006A4EEF">
        <w:rPr>
          <w:rFonts w:ascii="Times New Roman" w:hAnsi="Times New Roman" w:cs="Times New Roman"/>
          <w:sz w:val="24"/>
          <w:szCs w:val="24"/>
        </w:rPr>
        <w:t xml:space="preserve"> Feldman and Lewis 1990</w:t>
      </w:r>
      <w:r w:rsidR="002C7857">
        <w:rPr>
          <w:rFonts w:ascii="Times New Roman" w:hAnsi="Times New Roman" w:cs="Times New Roman"/>
          <w:sz w:val="24"/>
          <w:szCs w:val="24"/>
        </w:rPr>
        <w:t>)</w:t>
      </w:r>
      <w:r w:rsidR="006A4EEF">
        <w:rPr>
          <w:rFonts w:ascii="Times New Roman" w:hAnsi="Times New Roman" w:cs="Times New Roman"/>
          <w:i/>
          <w:iCs/>
          <w:sz w:val="24"/>
          <w:szCs w:val="24"/>
        </w:rPr>
        <w:t>.</w:t>
      </w:r>
      <w:r w:rsidR="00D91FCE">
        <w:rPr>
          <w:rFonts w:ascii="Times New Roman" w:hAnsi="Times New Roman" w:cs="Times New Roman"/>
          <w:sz w:val="24"/>
          <w:szCs w:val="24"/>
        </w:rPr>
        <w:t xml:space="preserve"> </w:t>
      </w:r>
    </w:p>
    <w:p w14:paraId="7FC4CC28" w14:textId="178351D4" w:rsidR="00E07499" w:rsidRDefault="00E07499" w:rsidP="00604784">
      <w:pPr>
        <w:spacing w:after="0" w:line="480" w:lineRule="auto"/>
        <w:rPr>
          <w:rFonts w:ascii="Times New Roman" w:hAnsi="Times New Roman" w:cs="Times New Roman"/>
          <w:b/>
          <w:bCs/>
          <w:i/>
          <w:iCs/>
          <w:sz w:val="24"/>
          <w:szCs w:val="24"/>
        </w:rPr>
      </w:pPr>
      <w:r>
        <w:rPr>
          <w:rFonts w:ascii="Times New Roman" w:hAnsi="Times New Roman" w:cs="Times New Roman"/>
          <w:b/>
          <w:bCs/>
          <w:i/>
          <w:iCs/>
          <w:sz w:val="24"/>
          <w:szCs w:val="24"/>
        </w:rPr>
        <w:t>Experimental setup</w:t>
      </w:r>
    </w:p>
    <w:p w14:paraId="6C715F4F" w14:textId="45CF3215" w:rsidR="00F160ED" w:rsidRPr="00F160ED" w:rsidRDefault="00F160ED" w:rsidP="00604784">
      <w:pPr>
        <w:spacing w:after="0" w:line="480" w:lineRule="auto"/>
        <w:ind w:firstLine="284"/>
        <w:rPr>
          <w:rFonts w:ascii="Times New Roman" w:hAnsi="Times New Roman" w:cs="Times New Roman"/>
          <w:sz w:val="24"/>
          <w:szCs w:val="24"/>
        </w:rPr>
      </w:pPr>
      <w:r w:rsidRPr="00F160ED">
        <w:rPr>
          <w:rFonts w:ascii="Times New Roman" w:hAnsi="Times New Roman" w:cs="Times New Roman"/>
          <w:sz w:val="24"/>
          <w:szCs w:val="24"/>
        </w:rPr>
        <w:t>Th</w:t>
      </w:r>
      <w:r w:rsidR="00194FA5">
        <w:rPr>
          <w:rFonts w:ascii="Times New Roman" w:hAnsi="Times New Roman" w:cs="Times New Roman"/>
          <w:sz w:val="24"/>
          <w:szCs w:val="24"/>
        </w:rPr>
        <w:t>e</w:t>
      </w:r>
      <w:r w:rsidRPr="00F160ED">
        <w:rPr>
          <w:rFonts w:ascii="Times New Roman" w:hAnsi="Times New Roman" w:cs="Times New Roman"/>
          <w:sz w:val="24"/>
          <w:szCs w:val="24"/>
        </w:rPr>
        <w:t xml:space="preserve"> experiment was conducted at the Russell E. Larson Agricultural Research Farm in Rock Springs, Pennsylvania</w:t>
      </w:r>
      <w:r w:rsidR="00194FA5">
        <w:rPr>
          <w:rFonts w:ascii="Times New Roman" w:hAnsi="Times New Roman" w:cs="Times New Roman"/>
          <w:sz w:val="24"/>
          <w:szCs w:val="24"/>
        </w:rPr>
        <w:t xml:space="preserve">, in a rocky-soiled field located </w:t>
      </w:r>
      <w:r w:rsidR="00194FA5" w:rsidRPr="00F160ED">
        <w:rPr>
          <w:rFonts w:ascii="Times New Roman" w:hAnsi="Times New Roman" w:cs="Times New Roman"/>
          <w:sz w:val="24"/>
          <w:szCs w:val="24"/>
        </w:rPr>
        <w:t>at the foot of a forested mountain ridge</w:t>
      </w:r>
      <w:r w:rsidR="00194FA5">
        <w:rPr>
          <w:rFonts w:ascii="Times New Roman" w:hAnsi="Times New Roman" w:cs="Times New Roman"/>
          <w:sz w:val="24"/>
          <w:szCs w:val="24"/>
        </w:rPr>
        <w:t>.</w:t>
      </w:r>
      <w:r w:rsidRPr="00F160ED">
        <w:rPr>
          <w:rFonts w:ascii="Times New Roman" w:hAnsi="Times New Roman" w:cs="Times New Roman"/>
          <w:sz w:val="24"/>
          <w:szCs w:val="24"/>
        </w:rPr>
        <w:t xml:space="preserve"> </w:t>
      </w:r>
      <w:r w:rsidR="00194FA5">
        <w:rPr>
          <w:rFonts w:ascii="Times New Roman" w:hAnsi="Times New Roman" w:cs="Times New Roman"/>
          <w:sz w:val="24"/>
          <w:szCs w:val="24"/>
        </w:rPr>
        <w:t>This field,</w:t>
      </w:r>
      <w:r w:rsidRPr="00F160ED">
        <w:rPr>
          <w:rFonts w:ascii="Times New Roman" w:hAnsi="Times New Roman" w:cs="Times New Roman"/>
          <w:sz w:val="24"/>
          <w:szCs w:val="24"/>
        </w:rPr>
        <w:t xml:space="preserve"> </w:t>
      </w:r>
      <w:r w:rsidR="00194FA5">
        <w:rPr>
          <w:rFonts w:ascii="Times New Roman" w:hAnsi="Times New Roman" w:cs="Times New Roman"/>
          <w:sz w:val="24"/>
          <w:szCs w:val="24"/>
        </w:rPr>
        <w:t>formerly</w:t>
      </w:r>
      <w:r w:rsidRPr="00F160ED">
        <w:rPr>
          <w:rFonts w:ascii="Times New Roman" w:hAnsi="Times New Roman" w:cs="Times New Roman"/>
          <w:sz w:val="24"/>
          <w:szCs w:val="24"/>
        </w:rPr>
        <w:t xml:space="preserve"> a pasture, </w:t>
      </w:r>
      <w:r w:rsidR="00194FA5">
        <w:rPr>
          <w:rFonts w:ascii="Times New Roman" w:hAnsi="Times New Roman" w:cs="Times New Roman"/>
          <w:sz w:val="24"/>
          <w:szCs w:val="24"/>
        </w:rPr>
        <w:t>was</w:t>
      </w:r>
      <w:r w:rsidRPr="00F160ED">
        <w:rPr>
          <w:rFonts w:ascii="Times New Roman" w:hAnsi="Times New Roman" w:cs="Times New Roman"/>
          <w:sz w:val="24"/>
          <w:szCs w:val="24"/>
        </w:rPr>
        <w:t xml:space="preserve"> surrounded by other fields that are typically used to grow corn and soybean. Prior to</w:t>
      </w:r>
      <w:r w:rsidR="00194FA5">
        <w:rPr>
          <w:rFonts w:ascii="Times New Roman" w:hAnsi="Times New Roman" w:cs="Times New Roman"/>
          <w:sz w:val="24"/>
          <w:szCs w:val="24"/>
        </w:rPr>
        <w:t xml:space="preserve"> any</w:t>
      </w:r>
      <w:r w:rsidRPr="00F160ED">
        <w:rPr>
          <w:rFonts w:ascii="Times New Roman" w:hAnsi="Times New Roman" w:cs="Times New Roman"/>
          <w:sz w:val="24"/>
          <w:szCs w:val="24"/>
        </w:rPr>
        <w:t xml:space="preserve"> planting, the field was</w:t>
      </w:r>
      <w:r w:rsidR="00194FA5">
        <w:rPr>
          <w:rFonts w:ascii="Times New Roman" w:hAnsi="Times New Roman" w:cs="Times New Roman"/>
          <w:sz w:val="24"/>
          <w:szCs w:val="24"/>
        </w:rPr>
        <w:t xml:space="preserve"> first</w:t>
      </w:r>
      <w:r w:rsidRPr="00F160ED">
        <w:rPr>
          <w:rFonts w:ascii="Times New Roman" w:hAnsi="Times New Roman" w:cs="Times New Roman"/>
          <w:sz w:val="24"/>
          <w:szCs w:val="24"/>
        </w:rPr>
        <w:t xml:space="preserve"> mown, with any remaining vegetation killed using an offset disk and the soil surface levelled using a roller harrow. </w:t>
      </w:r>
      <w:r w:rsidR="007505A2">
        <w:rPr>
          <w:rFonts w:ascii="Times New Roman" w:hAnsi="Times New Roman" w:cs="Times New Roman"/>
          <w:sz w:val="24"/>
          <w:szCs w:val="24"/>
        </w:rPr>
        <w:t xml:space="preserve">All individuals of both species </w:t>
      </w:r>
      <w:r w:rsidRPr="00F160ED">
        <w:rPr>
          <w:rFonts w:ascii="Times New Roman" w:hAnsi="Times New Roman" w:cs="Times New Roman"/>
          <w:sz w:val="24"/>
          <w:szCs w:val="24"/>
        </w:rPr>
        <w:t xml:space="preserve">were started from seed in a greenhouse for approximately 6 weeks, with seeds sourced from </w:t>
      </w:r>
      <w:proofErr w:type="gramStart"/>
      <w:r w:rsidRPr="00F160ED">
        <w:rPr>
          <w:rFonts w:ascii="Times New Roman" w:hAnsi="Times New Roman" w:cs="Times New Roman"/>
          <w:sz w:val="24"/>
          <w:szCs w:val="24"/>
        </w:rPr>
        <w:t>naturally-occurring</w:t>
      </w:r>
      <w:proofErr w:type="gramEnd"/>
      <w:r w:rsidRPr="00F160ED">
        <w:rPr>
          <w:rFonts w:ascii="Times New Roman" w:hAnsi="Times New Roman" w:cs="Times New Roman"/>
          <w:sz w:val="24"/>
          <w:szCs w:val="24"/>
        </w:rPr>
        <w:t xml:space="preserve"> populations in central Pennsylvania</w:t>
      </w:r>
      <w:r w:rsidR="00194FA5">
        <w:rPr>
          <w:rFonts w:ascii="Times New Roman" w:hAnsi="Times New Roman" w:cs="Times New Roman"/>
          <w:sz w:val="24"/>
          <w:szCs w:val="24"/>
        </w:rPr>
        <w:t>:</w:t>
      </w:r>
      <w:r w:rsidRPr="00F160ED">
        <w:rPr>
          <w:rFonts w:ascii="Times New Roman" w:hAnsi="Times New Roman" w:cs="Times New Roman"/>
          <w:sz w:val="24"/>
          <w:szCs w:val="24"/>
        </w:rPr>
        <w:t xml:space="preserve"> </w:t>
      </w:r>
      <w:r w:rsidRPr="00F160ED">
        <w:rPr>
          <w:rFonts w:ascii="Times New Roman" w:hAnsi="Times New Roman" w:cs="Times New Roman"/>
          <w:i/>
          <w:iCs/>
          <w:sz w:val="24"/>
          <w:szCs w:val="24"/>
        </w:rPr>
        <w:t>C. nutans</w:t>
      </w:r>
      <w:r w:rsidRPr="00F160ED">
        <w:rPr>
          <w:rFonts w:ascii="Times New Roman" w:hAnsi="Times New Roman" w:cs="Times New Roman"/>
          <w:sz w:val="24"/>
          <w:szCs w:val="24"/>
        </w:rPr>
        <w:t xml:space="preserve"> seeds were gathered </w:t>
      </w:r>
      <w:r w:rsidR="00194FA5">
        <w:rPr>
          <w:rFonts w:ascii="Times New Roman" w:hAnsi="Times New Roman" w:cs="Times New Roman"/>
          <w:sz w:val="24"/>
          <w:szCs w:val="24"/>
        </w:rPr>
        <w:t>near</w:t>
      </w:r>
      <w:r w:rsidRPr="00F160ED">
        <w:rPr>
          <w:rFonts w:ascii="Times New Roman" w:hAnsi="Times New Roman" w:cs="Times New Roman"/>
          <w:sz w:val="24"/>
          <w:szCs w:val="24"/>
        </w:rPr>
        <w:t xml:space="preserve"> Harrisburg, while </w:t>
      </w:r>
      <w:r w:rsidRPr="00F160ED">
        <w:rPr>
          <w:rFonts w:ascii="Times New Roman" w:hAnsi="Times New Roman" w:cs="Times New Roman"/>
          <w:i/>
          <w:iCs/>
          <w:sz w:val="24"/>
          <w:szCs w:val="24"/>
        </w:rPr>
        <w:t xml:space="preserve">C. </w:t>
      </w:r>
      <w:proofErr w:type="spellStart"/>
      <w:r w:rsidRPr="00F160ED">
        <w:rPr>
          <w:rFonts w:ascii="Times New Roman" w:hAnsi="Times New Roman" w:cs="Times New Roman"/>
          <w:i/>
          <w:iCs/>
          <w:sz w:val="24"/>
          <w:szCs w:val="24"/>
        </w:rPr>
        <w:t>acanthoides</w:t>
      </w:r>
      <w:proofErr w:type="spellEnd"/>
      <w:r w:rsidRPr="00F160ED">
        <w:rPr>
          <w:rFonts w:ascii="Times New Roman" w:hAnsi="Times New Roman" w:cs="Times New Roman"/>
          <w:sz w:val="24"/>
          <w:szCs w:val="24"/>
        </w:rPr>
        <w:t xml:space="preserve"> seeds were gathered </w:t>
      </w:r>
      <w:r w:rsidR="00194FA5">
        <w:rPr>
          <w:rFonts w:ascii="Times New Roman" w:hAnsi="Times New Roman" w:cs="Times New Roman"/>
          <w:sz w:val="24"/>
          <w:szCs w:val="24"/>
        </w:rPr>
        <w:t>near</w:t>
      </w:r>
      <w:r w:rsidRPr="00F160ED">
        <w:rPr>
          <w:rFonts w:ascii="Times New Roman" w:hAnsi="Times New Roman" w:cs="Times New Roman"/>
          <w:sz w:val="24"/>
          <w:szCs w:val="24"/>
        </w:rPr>
        <w:t xml:space="preserve"> State College. Planting occurred in early November of 2020, and the initial size of the thistle rosettes was measured approximately two weeks later.</w:t>
      </w:r>
    </w:p>
    <w:p w14:paraId="546259FA" w14:textId="065858A3" w:rsidR="00F160ED" w:rsidRPr="00F160ED" w:rsidRDefault="00A80DC3" w:rsidP="00604784">
      <w:pPr>
        <w:spacing w:line="480" w:lineRule="auto"/>
        <w:ind w:firstLine="284"/>
        <w:rPr>
          <w:rFonts w:ascii="Times New Roman" w:hAnsi="Times New Roman" w:cs="Times New Roman"/>
          <w:sz w:val="24"/>
          <w:szCs w:val="24"/>
        </w:rPr>
      </w:pPr>
      <w:r>
        <w:rPr>
          <w:rFonts w:ascii="Times New Roman" w:hAnsi="Times New Roman" w:cs="Times New Roman"/>
          <w:sz w:val="24"/>
          <w:szCs w:val="24"/>
        </w:rPr>
        <w:t>For each species, i</w:t>
      </w:r>
      <w:r w:rsidR="00F160ED" w:rsidRPr="00F160ED">
        <w:rPr>
          <w:rFonts w:ascii="Times New Roman" w:hAnsi="Times New Roman" w:cs="Times New Roman"/>
          <w:sz w:val="24"/>
          <w:szCs w:val="24"/>
        </w:rPr>
        <w:t>ndividuals were planted in</w:t>
      </w:r>
      <w:r>
        <w:rPr>
          <w:rFonts w:ascii="Times New Roman" w:hAnsi="Times New Roman" w:cs="Times New Roman"/>
          <w:sz w:val="24"/>
          <w:szCs w:val="24"/>
        </w:rPr>
        <w:t xml:space="preserve"> 15</w:t>
      </w:r>
      <w:r w:rsidR="00F160ED" w:rsidRPr="00F160ED">
        <w:rPr>
          <w:rFonts w:ascii="Times New Roman" w:hAnsi="Times New Roman" w:cs="Times New Roman"/>
          <w:sz w:val="24"/>
          <w:szCs w:val="24"/>
        </w:rPr>
        <w:t xml:space="preserve"> </w:t>
      </w:r>
      <w:r w:rsidR="00DF4813">
        <w:rPr>
          <w:rFonts w:ascii="Times New Roman" w:hAnsi="Times New Roman" w:cs="Times New Roman"/>
          <w:sz w:val="24"/>
          <w:szCs w:val="24"/>
        </w:rPr>
        <w:t>clusters</w:t>
      </w:r>
      <w:r w:rsidR="00F160ED" w:rsidRPr="00F160ED">
        <w:rPr>
          <w:rFonts w:ascii="Times New Roman" w:hAnsi="Times New Roman" w:cs="Times New Roman"/>
          <w:sz w:val="24"/>
          <w:szCs w:val="24"/>
        </w:rPr>
        <w:t xml:space="preserve"> of </w:t>
      </w:r>
      <w:r>
        <w:rPr>
          <w:rFonts w:ascii="Times New Roman" w:hAnsi="Times New Roman" w:cs="Times New Roman"/>
          <w:sz w:val="24"/>
          <w:szCs w:val="24"/>
        </w:rPr>
        <w:t>four</w:t>
      </w:r>
      <w:r w:rsidR="00F160ED" w:rsidRPr="00F160ED">
        <w:rPr>
          <w:rFonts w:ascii="Times New Roman" w:hAnsi="Times New Roman" w:cs="Times New Roman"/>
          <w:sz w:val="24"/>
          <w:szCs w:val="24"/>
        </w:rPr>
        <w:t>, with individuals</w:t>
      </w:r>
      <w:r w:rsidR="00DF4813">
        <w:rPr>
          <w:rFonts w:ascii="Times New Roman" w:hAnsi="Times New Roman" w:cs="Times New Roman"/>
          <w:sz w:val="24"/>
          <w:szCs w:val="24"/>
        </w:rPr>
        <w:t xml:space="preserve"> </w:t>
      </w:r>
      <w:r w:rsidR="007505A2">
        <w:rPr>
          <w:rFonts w:ascii="Times New Roman" w:hAnsi="Times New Roman" w:cs="Times New Roman"/>
          <w:sz w:val="24"/>
          <w:szCs w:val="24"/>
        </w:rPr>
        <w:t>in each</w:t>
      </w:r>
      <w:r w:rsidR="00DF4813">
        <w:rPr>
          <w:rFonts w:ascii="Times New Roman" w:hAnsi="Times New Roman" w:cs="Times New Roman"/>
          <w:sz w:val="24"/>
          <w:szCs w:val="24"/>
        </w:rPr>
        <w:t xml:space="preserve"> cluster</w:t>
      </w:r>
      <w:r w:rsidR="00F160ED" w:rsidRPr="00F160ED">
        <w:rPr>
          <w:rFonts w:ascii="Times New Roman" w:hAnsi="Times New Roman" w:cs="Times New Roman"/>
          <w:sz w:val="24"/>
          <w:szCs w:val="24"/>
        </w:rPr>
        <w:t xml:space="preserve"> placed </w:t>
      </w:r>
      <w:r w:rsidR="00E11D89">
        <w:rPr>
          <w:rFonts w:ascii="Times New Roman" w:hAnsi="Times New Roman" w:cs="Times New Roman"/>
          <w:sz w:val="24"/>
          <w:szCs w:val="24"/>
        </w:rPr>
        <w:t>at the corners of a 25 x 25 cm square</w:t>
      </w:r>
      <w:r w:rsidR="00F160ED" w:rsidRPr="00F160ED">
        <w:rPr>
          <w:rFonts w:ascii="Times New Roman" w:hAnsi="Times New Roman" w:cs="Times New Roman"/>
          <w:sz w:val="24"/>
          <w:szCs w:val="24"/>
        </w:rPr>
        <w:t xml:space="preserve">. </w:t>
      </w:r>
      <w:r>
        <w:rPr>
          <w:rFonts w:ascii="Times New Roman" w:hAnsi="Times New Roman" w:cs="Times New Roman"/>
          <w:sz w:val="24"/>
          <w:szCs w:val="24"/>
        </w:rPr>
        <w:t>The</w:t>
      </w:r>
      <w:r w:rsidR="007505A2">
        <w:rPr>
          <w:rFonts w:ascii="Times New Roman" w:hAnsi="Times New Roman" w:cs="Times New Roman"/>
          <w:sz w:val="24"/>
          <w:szCs w:val="24"/>
        </w:rPr>
        <w:t xml:space="preserve"> 30</w:t>
      </w:r>
      <w:r>
        <w:rPr>
          <w:rFonts w:ascii="Times New Roman" w:hAnsi="Times New Roman" w:cs="Times New Roman"/>
          <w:sz w:val="24"/>
          <w:szCs w:val="24"/>
        </w:rPr>
        <w:t xml:space="preserve"> clusters </w:t>
      </w:r>
      <w:r w:rsidR="00F160ED" w:rsidRPr="00F160ED">
        <w:rPr>
          <w:rFonts w:ascii="Times New Roman" w:hAnsi="Times New Roman" w:cs="Times New Roman"/>
          <w:sz w:val="24"/>
          <w:szCs w:val="24"/>
        </w:rPr>
        <w:t>were</w:t>
      </w:r>
      <w:r>
        <w:rPr>
          <w:rFonts w:ascii="Times New Roman" w:hAnsi="Times New Roman" w:cs="Times New Roman"/>
          <w:sz w:val="24"/>
          <w:szCs w:val="24"/>
        </w:rPr>
        <w:t xml:space="preserve"> randomly arranged</w:t>
      </w:r>
      <w:r w:rsidR="00F160ED" w:rsidRPr="00F160ED">
        <w:rPr>
          <w:rFonts w:ascii="Times New Roman" w:hAnsi="Times New Roman" w:cs="Times New Roman"/>
          <w:sz w:val="24"/>
          <w:szCs w:val="24"/>
        </w:rPr>
        <w:t xml:space="preserve"> in a larger 5 x 6 grid</w:t>
      </w:r>
      <w:r>
        <w:rPr>
          <w:rFonts w:ascii="Times New Roman" w:hAnsi="Times New Roman" w:cs="Times New Roman"/>
          <w:sz w:val="24"/>
          <w:szCs w:val="24"/>
        </w:rPr>
        <w:t>,</w:t>
      </w:r>
      <w:r w:rsidR="00F160ED" w:rsidRPr="00F160ED">
        <w:rPr>
          <w:rFonts w:ascii="Times New Roman" w:hAnsi="Times New Roman" w:cs="Times New Roman"/>
          <w:sz w:val="24"/>
          <w:szCs w:val="24"/>
        </w:rPr>
        <w:t xml:space="preserve"> with </w:t>
      </w:r>
      <w:r>
        <w:rPr>
          <w:rFonts w:ascii="Times New Roman" w:hAnsi="Times New Roman" w:cs="Times New Roman"/>
          <w:sz w:val="24"/>
          <w:szCs w:val="24"/>
        </w:rPr>
        <w:t>each cluster</w:t>
      </w:r>
      <w:r w:rsidR="00F160ED" w:rsidRPr="00F160ED">
        <w:rPr>
          <w:rFonts w:ascii="Times New Roman" w:hAnsi="Times New Roman" w:cs="Times New Roman"/>
          <w:sz w:val="24"/>
          <w:szCs w:val="24"/>
        </w:rPr>
        <w:t xml:space="preserve"> 2 m apart</w:t>
      </w:r>
      <w:r>
        <w:rPr>
          <w:rFonts w:ascii="Times New Roman" w:hAnsi="Times New Roman" w:cs="Times New Roman"/>
          <w:sz w:val="24"/>
          <w:szCs w:val="24"/>
        </w:rPr>
        <w:t xml:space="preserve"> from the others</w:t>
      </w:r>
      <w:r w:rsidR="00F160ED" w:rsidRPr="00F160ED">
        <w:rPr>
          <w:rFonts w:ascii="Times New Roman" w:hAnsi="Times New Roman" w:cs="Times New Roman"/>
          <w:sz w:val="24"/>
          <w:szCs w:val="24"/>
        </w:rPr>
        <w:t xml:space="preserve">. </w:t>
      </w:r>
      <w:r>
        <w:rPr>
          <w:rFonts w:ascii="Times New Roman" w:hAnsi="Times New Roman" w:cs="Times New Roman"/>
          <w:sz w:val="24"/>
          <w:szCs w:val="24"/>
        </w:rPr>
        <w:t>Clusters were then</w:t>
      </w:r>
      <w:r w:rsidR="00F160ED" w:rsidRPr="00F160ED">
        <w:rPr>
          <w:rFonts w:ascii="Times New Roman" w:hAnsi="Times New Roman" w:cs="Times New Roman"/>
          <w:sz w:val="24"/>
          <w:szCs w:val="24"/>
        </w:rPr>
        <w:t xml:space="preserve"> randomly selected to be fit with a fibreglass open-top chamber (OTC). The OTCs, built to specification</w:t>
      </w:r>
      <w:r w:rsidR="00E11D89">
        <w:rPr>
          <w:rFonts w:ascii="Times New Roman" w:hAnsi="Times New Roman" w:cs="Times New Roman"/>
          <w:sz w:val="24"/>
          <w:szCs w:val="24"/>
        </w:rPr>
        <w:t>s</w:t>
      </w:r>
      <w:r w:rsidR="00F160ED" w:rsidRPr="00F160ED">
        <w:rPr>
          <w:rFonts w:ascii="Times New Roman" w:hAnsi="Times New Roman" w:cs="Times New Roman"/>
          <w:sz w:val="24"/>
          <w:szCs w:val="24"/>
        </w:rPr>
        <w:t xml:space="preserve"> based on the International Tundra Experiment Manual (</w:t>
      </w:r>
      <w:proofErr w:type="spellStart"/>
      <w:r w:rsidR="00F160ED" w:rsidRPr="00F160ED">
        <w:rPr>
          <w:rFonts w:ascii="Times New Roman" w:hAnsi="Times New Roman" w:cs="Times New Roman"/>
          <w:sz w:val="24"/>
          <w:szCs w:val="24"/>
        </w:rPr>
        <w:t>Molau</w:t>
      </w:r>
      <w:proofErr w:type="spellEnd"/>
      <w:r w:rsidR="00F160ED" w:rsidRPr="00F160ED">
        <w:rPr>
          <w:rFonts w:ascii="Times New Roman" w:hAnsi="Times New Roman" w:cs="Times New Roman"/>
          <w:sz w:val="24"/>
          <w:szCs w:val="24"/>
        </w:rPr>
        <w:t xml:space="preserve"> and Mølgaard 1996), </w:t>
      </w:r>
      <w:r w:rsidR="00AF24F4">
        <w:rPr>
          <w:rFonts w:ascii="Times New Roman" w:hAnsi="Times New Roman" w:cs="Times New Roman"/>
          <w:sz w:val="24"/>
          <w:szCs w:val="24"/>
        </w:rPr>
        <w:t>have been demonstrated</w:t>
      </w:r>
      <w:r w:rsidR="00F160ED" w:rsidRPr="00F160ED">
        <w:rPr>
          <w:rFonts w:ascii="Times New Roman" w:hAnsi="Times New Roman" w:cs="Times New Roman"/>
          <w:sz w:val="24"/>
          <w:szCs w:val="24"/>
        </w:rPr>
        <w:t xml:space="preserve"> to increase growing temperatures by approximately 0.6 °C without </w:t>
      </w:r>
      <w:r w:rsidR="00E11D89">
        <w:rPr>
          <w:rFonts w:ascii="Times New Roman" w:hAnsi="Times New Roman" w:cs="Times New Roman"/>
          <w:sz w:val="24"/>
          <w:szCs w:val="24"/>
        </w:rPr>
        <w:t xml:space="preserve">significantly </w:t>
      </w:r>
      <w:r w:rsidR="00F160ED" w:rsidRPr="00F160ED">
        <w:rPr>
          <w:rFonts w:ascii="Times New Roman" w:hAnsi="Times New Roman" w:cs="Times New Roman"/>
          <w:sz w:val="24"/>
          <w:szCs w:val="24"/>
        </w:rPr>
        <w:t xml:space="preserve">affecting other variables that may influence how the experimental individuals grow, such as soil moisture or snow depth (Zhang </w:t>
      </w:r>
      <w:r w:rsidR="00F160ED" w:rsidRPr="00F160ED">
        <w:rPr>
          <w:rFonts w:ascii="Times New Roman" w:hAnsi="Times New Roman" w:cs="Times New Roman"/>
          <w:i/>
          <w:iCs/>
          <w:sz w:val="24"/>
          <w:szCs w:val="24"/>
        </w:rPr>
        <w:t>et al</w:t>
      </w:r>
      <w:r w:rsidR="00F160ED" w:rsidRPr="00F160ED">
        <w:rPr>
          <w:rFonts w:ascii="Times New Roman" w:hAnsi="Times New Roman" w:cs="Times New Roman"/>
          <w:sz w:val="24"/>
          <w:szCs w:val="24"/>
        </w:rPr>
        <w:t>. 2011</w:t>
      </w:r>
      <w:r w:rsidR="00414D1A">
        <w:rPr>
          <w:rFonts w:ascii="Times New Roman" w:hAnsi="Times New Roman" w:cs="Times New Roman"/>
          <w:sz w:val="24"/>
          <w:szCs w:val="24"/>
        </w:rPr>
        <w:t>b</w:t>
      </w:r>
      <w:r w:rsidR="00F160ED" w:rsidRPr="00F160ED">
        <w:rPr>
          <w:rFonts w:ascii="Times New Roman" w:hAnsi="Times New Roman" w:cs="Times New Roman"/>
          <w:sz w:val="24"/>
          <w:szCs w:val="24"/>
        </w:rPr>
        <w:t>).</w:t>
      </w:r>
      <w:r w:rsidR="00AF24F4">
        <w:rPr>
          <w:rFonts w:ascii="Times New Roman" w:hAnsi="Times New Roman" w:cs="Times New Roman"/>
          <w:sz w:val="24"/>
          <w:szCs w:val="24"/>
        </w:rPr>
        <w:t xml:space="preserve"> For</w:t>
      </w:r>
      <w:r w:rsidR="00AF24F4" w:rsidRPr="00F160ED">
        <w:rPr>
          <w:rFonts w:ascii="Times New Roman" w:hAnsi="Times New Roman" w:cs="Times New Roman"/>
          <w:sz w:val="24"/>
          <w:szCs w:val="24"/>
        </w:rPr>
        <w:t xml:space="preserve"> each species, there were a total of 7 </w:t>
      </w:r>
      <w:r w:rsidR="00AF24F4">
        <w:rPr>
          <w:rFonts w:ascii="Times New Roman" w:hAnsi="Times New Roman" w:cs="Times New Roman"/>
          <w:sz w:val="24"/>
          <w:szCs w:val="24"/>
        </w:rPr>
        <w:t>clusters without OTCs (</w:t>
      </w:r>
      <w:proofErr w:type="spellStart"/>
      <w:r w:rsidR="00AF24F4">
        <w:rPr>
          <w:rFonts w:ascii="Times New Roman" w:hAnsi="Times New Roman" w:cs="Times New Roman"/>
          <w:sz w:val="24"/>
          <w:szCs w:val="24"/>
        </w:rPr>
        <w:t>unwarmed</w:t>
      </w:r>
      <w:proofErr w:type="spellEnd"/>
      <w:r w:rsidR="00AF24F4">
        <w:rPr>
          <w:rFonts w:ascii="Times New Roman" w:hAnsi="Times New Roman" w:cs="Times New Roman"/>
          <w:sz w:val="24"/>
          <w:szCs w:val="24"/>
        </w:rPr>
        <w:t>)</w:t>
      </w:r>
      <w:r w:rsidR="00AF24F4" w:rsidRPr="00F160ED">
        <w:rPr>
          <w:rFonts w:ascii="Times New Roman" w:hAnsi="Times New Roman" w:cs="Times New Roman"/>
          <w:sz w:val="24"/>
          <w:szCs w:val="24"/>
        </w:rPr>
        <w:t xml:space="preserve"> and 8 </w:t>
      </w:r>
      <w:r w:rsidR="00AF24F4">
        <w:rPr>
          <w:rFonts w:ascii="Times New Roman" w:hAnsi="Times New Roman" w:cs="Times New Roman"/>
          <w:sz w:val="24"/>
          <w:szCs w:val="24"/>
        </w:rPr>
        <w:t>clusters with (</w:t>
      </w:r>
      <w:r w:rsidR="00AF24F4" w:rsidRPr="00F160ED">
        <w:rPr>
          <w:rFonts w:ascii="Times New Roman" w:hAnsi="Times New Roman" w:cs="Times New Roman"/>
          <w:sz w:val="24"/>
          <w:szCs w:val="24"/>
        </w:rPr>
        <w:t>warmed</w:t>
      </w:r>
      <w:r w:rsidR="00AF24F4">
        <w:rPr>
          <w:rFonts w:ascii="Times New Roman" w:hAnsi="Times New Roman" w:cs="Times New Roman"/>
          <w:sz w:val="24"/>
          <w:szCs w:val="24"/>
        </w:rPr>
        <w:t>).</w:t>
      </w:r>
      <w:r w:rsidR="00E11D89">
        <w:rPr>
          <w:rFonts w:ascii="Times New Roman" w:hAnsi="Times New Roman" w:cs="Times New Roman"/>
          <w:sz w:val="24"/>
          <w:szCs w:val="24"/>
        </w:rPr>
        <w:t xml:space="preserve"> </w:t>
      </w:r>
      <w:r w:rsidR="00E11D89" w:rsidRPr="00F160ED">
        <w:rPr>
          <w:rFonts w:ascii="Times New Roman" w:hAnsi="Times New Roman" w:cs="Times New Roman"/>
          <w:sz w:val="24"/>
          <w:szCs w:val="24"/>
        </w:rPr>
        <w:t xml:space="preserve">Within each </w:t>
      </w:r>
      <w:r w:rsidR="00E11D89">
        <w:rPr>
          <w:rFonts w:ascii="Times New Roman" w:hAnsi="Times New Roman" w:cs="Times New Roman"/>
          <w:sz w:val="24"/>
          <w:szCs w:val="24"/>
        </w:rPr>
        <w:t>cluster</w:t>
      </w:r>
      <w:r w:rsidR="00E11D89" w:rsidRPr="00F160ED">
        <w:rPr>
          <w:rFonts w:ascii="Times New Roman" w:hAnsi="Times New Roman" w:cs="Times New Roman"/>
          <w:sz w:val="24"/>
          <w:szCs w:val="24"/>
        </w:rPr>
        <w:t>, individuals were</w:t>
      </w:r>
      <w:r w:rsidR="00E11D89">
        <w:rPr>
          <w:rFonts w:ascii="Times New Roman" w:hAnsi="Times New Roman" w:cs="Times New Roman"/>
          <w:sz w:val="24"/>
          <w:szCs w:val="24"/>
        </w:rPr>
        <w:t xml:space="preserve"> then</w:t>
      </w:r>
      <w:r w:rsidR="00E11D89" w:rsidRPr="00F160ED">
        <w:rPr>
          <w:rFonts w:ascii="Times New Roman" w:hAnsi="Times New Roman" w:cs="Times New Roman"/>
          <w:sz w:val="24"/>
          <w:szCs w:val="24"/>
        </w:rPr>
        <w:t xml:space="preserve"> randomly</w:t>
      </w:r>
      <w:r w:rsidR="00E11D89">
        <w:rPr>
          <w:rFonts w:ascii="Times New Roman" w:hAnsi="Times New Roman" w:cs="Times New Roman"/>
          <w:sz w:val="24"/>
          <w:szCs w:val="24"/>
        </w:rPr>
        <w:t xml:space="preserve"> </w:t>
      </w:r>
      <w:r w:rsidR="00E11D89" w:rsidRPr="00F160ED">
        <w:rPr>
          <w:rFonts w:ascii="Times New Roman" w:hAnsi="Times New Roman" w:cs="Times New Roman"/>
          <w:sz w:val="24"/>
          <w:szCs w:val="24"/>
        </w:rPr>
        <w:t>assigned</w:t>
      </w:r>
      <w:r w:rsidR="00E11D89">
        <w:rPr>
          <w:rFonts w:ascii="Times New Roman" w:hAnsi="Times New Roman" w:cs="Times New Roman"/>
          <w:sz w:val="24"/>
          <w:szCs w:val="24"/>
        </w:rPr>
        <w:t xml:space="preserve"> one of</w:t>
      </w:r>
      <w:r w:rsidR="00E11D89" w:rsidRPr="00F160ED">
        <w:rPr>
          <w:rFonts w:ascii="Times New Roman" w:hAnsi="Times New Roman" w:cs="Times New Roman"/>
          <w:sz w:val="24"/>
          <w:szCs w:val="24"/>
        </w:rPr>
        <w:t xml:space="preserve"> four trimming treatments: a no-trimming control, </w:t>
      </w:r>
      <w:r w:rsidR="00E11D89">
        <w:rPr>
          <w:rFonts w:ascii="Times New Roman" w:hAnsi="Times New Roman" w:cs="Times New Roman"/>
          <w:sz w:val="24"/>
          <w:szCs w:val="24"/>
        </w:rPr>
        <w:t xml:space="preserve">or trimming at </w:t>
      </w:r>
      <w:r w:rsidR="00E11D89">
        <w:rPr>
          <w:rFonts w:ascii="Times New Roman" w:hAnsi="Times New Roman" w:cs="Times New Roman"/>
          <w:sz w:val="24"/>
          <w:szCs w:val="24"/>
        </w:rPr>
        <w:lastRenderedPageBreak/>
        <w:t>10, 5, or 0 cm (the latter being the ground surface)</w:t>
      </w:r>
      <w:r w:rsidR="00E11D89" w:rsidRPr="00F160ED">
        <w:rPr>
          <w:rFonts w:ascii="Times New Roman" w:hAnsi="Times New Roman" w:cs="Times New Roman"/>
          <w:sz w:val="24"/>
          <w:szCs w:val="24"/>
        </w:rPr>
        <w:t>.</w:t>
      </w:r>
      <w:r w:rsidR="00AF24F4">
        <w:rPr>
          <w:rFonts w:ascii="Times New Roman" w:hAnsi="Times New Roman" w:cs="Times New Roman"/>
          <w:sz w:val="24"/>
          <w:szCs w:val="24"/>
        </w:rPr>
        <w:t xml:space="preserve"> </w:t>
      </w:r>
      <w:commentRangeStart w:id="45"/>
      <w:commentRangeStart w:id="46"/>
      <w:r w:rsidR="00AF24F4">
        <w:rPr>
          <w:rFonts w:ascii="Times New Roman" w:hAnsi="Times New Roman" w:cs="Times New Roman"/>
          <w:sz w:val="24"/>
          <w:szCs w:val="24"/>
        </w:rPr>
        <w:t xml:space="preserve">Thus, for each species, each of the 4 trimming treatments had a sample size of 7 </w:t>
      </w:r>
      <w:proofErr w:type="spellStart"/>
      <w:r w:rsidR="00AF24F4">
        <w:rPr>
          <w:rFonts w:ascii="Times New Roman" w:hAnsi="Times New Roman" w:cs="Times New Roman"/>
          <w:sz w:val="24"/>
          <w:szCs w:val="24"/>
        </w:rPr>
        <w:t>unwarmed</w:t>
      </w:r>
      <w:proofErr w:type="spellEnd"/>
      <w:r w:rsidR="00AF24F4">
        <w:rPr>
          <w:rFonts w:ascii="Times New Roman" w:hAnsi="Times New Roman" w:cs="Times New Roman"/>
          <w:sz w:val="24"/>
          <w:szCs w:val="24"/>
        </w:rPr>
        <w:t xml:space="preserve"> individuals and 8 warmed individuals.</w:t>
      </w:r>
      <w:commentRangeEnd w:id="45"/>
      <w:r w:rsidR="008F6444">
        <w:rPr>
          <w:rStyle w:val="CommentReference"/>
        </w:rPr>
        <w:commentReference w:id="45"/>
      </w:r>
      <w:commentRangeEnd w:id="46"/>
      <w:r w:rsidR="004C18D2">
        <w:rPr>
          <w:rStyle w:val="CommentReference"/>
        </w:rPr>
        <w:commentReference w:id="46"/>
      </w:r>
    </w:p>
    <w:p w14:paraId="1B70DD6F" w14:textId="531C7109" w:rsidR="00F160ED" w:rsidRPr="00604784" w:rsidRDefault="00F160ED" w:rsidP="00604784">
      <w:pPr>
        <w:spacing w:after="0" w:line="480" w:lineRule="auto"/>
        <w:ind w:firstLine="284"/>
        <w:rPr>
          <w:rFonts w:ascii="Times New Roman" w:hAnsi="Times New Roman" w:cs="Times New Roman"/>
          <w:sz w:val="24"/>
          <w:szCs w:val="24"/>
        </w:rPr>
      </w:pPr>
      <w:r w:rsidRPr="00F160ED">
        <w:rPr>
          <w:rFonts w:ascii="Times New Roman" w:hAnsi="Times New Roman" w:cs="Times New Roman"/>
          <w:sz w:val="24"/>
          <w:szCs w:val="24"/>
        </w:rPr>
        <w:t xml:space="preserve">Trimming treatments, based on those in a similar experiment by Zhang </w:t>
      </w:r>
      <w:r w:rsidRPr="00F160ED">
        <w:rPr>
          <w:rFonts w:ascii="Times New Roman" w:hAnsi="Times New Roman" w:cs="Times New Roman"/>
          <w:i/>
          <w:iCs/>
          <w:sz w:val="24"/>
          <w:szCs w:val="24"/>
        </w:rPr>
        <w:t>et al</w:t>
      </w:r>
      <w:r w:rsidRPr="00F160ED">
        <w:rPr>
          <w:rFonts w:ascii="Times New Roman" w:hAnsi="Times New Roman" w:cs="Times New Roman"/>
          <w:sz w:val="24"/>
          <w:szCs w:val="24"/>
        </w:rPr>
        <w:t>. (2011</w:t>
      </w:r>
      <w:r w:rsidR="00414D1A">
        <w:rPr>
          <w:rFonts w:ascii="Times New Roman" w:hAnsi="Times New Roman" w:cs="Times New Roman"/>
          <w:sz w:val="24"/>
          <w:szCs w:val="24"/>
        </w:rPr>
        <w:t>a</w:t>
      </w:r>
      <w:r w:rsidRPr="00F160ED">
        <w:rPr>
          <w:rFonts w:ascii="Times New Roman" w:hAnsi="Times New Roman" w:cs="Times New Roman"/>
          <w:sz w:val="24"/>
          <w:szCs w:val="24"/>
        </w:rPr>
        <w:t>), started in May 2021 and were</w:t>
      </w:r>
      <w:r w:rsidR="00194FA5">
        <w:rPr>
          <w:rFonts w:ascii="Times New Roman" w:hAnsi="Times New Roman" w:cs="Times New Roman"/>
          <w:sz w:val="24"/>
          <w:szCs w:val="24"/>
        </w:rPr>
        <w:t xml:space="preserve"> administered</w:t>
      </w:r>
      <w:r w:rsidRPr="00F160ED">
        <w:rPr>
          <w:rFonts w:ascii="Times New Roman" w:hAnsi="Times New Roman" w:cs="Times New Roman"/>
          <w:sz w:val="24"/>
          <w:szCs w:val="24"/>
        </w:rPr>
        <w:t xml:space="preserve"> </w:t>
      </w:r>
      <w:r w:rsidR="00194FA5">
        <w:rPr>
          <w:rFonts w:ascii="Times New Roman" w:hAnsi="Times New Roman" w:cs="Times New Roman"/>
          <w:sz w:val="24"/>
          <w:szCs w:val="24"/>
        </w:rPr>
        <w:t>once a week</w:t>
      </w:r>
      <w:r w:rsidRPr="00F160ED">
        <w:rPr>
          <w:rFonts w:ascii="Times New Roman" w:hAnsi="Times New Roman" w:cs="Times New Roman"/>
          <w:sz w:val="24"/>
          <w:szCs w:val="24"/>
        </w:rPr>
        <w:t xml:space="preserve"> until December 2021 before being paused for the winter</w:t>
      </w:r>
      <w:r w:rsidR="00194FA5">
        <w:rPr>
          <w:rFonts w:ascii="Times New Roman" w:hAnsi="Times New Roman" w:cs="Times New Roman"/>
          <w:sz w:val="24"/>
          <w:szCs w:val="24"/>
        </w:rPr>
        <w:t xml:space="preserve"> due to snow cover</w:t>
      </w:r>
      <w:r w:rsidRPr="00F160ED">
        <w:rPr>
          <w:rFonts w:ascii="Times New Roman" w:hAnsi="Times New Roman" w:cs="Times New Roman"/>
          <w:sz w:val="24"/>
          <w:szCs w:val="24"/>
        </w:rPr>
        <w:t>; the</w:t>
      </w:r>
      <w:r w:rsidR="00194FA5">
        <w:rPr>
          <w:rFonts w:ascii="Times New Roman" w:hAnsi="Times New Roman" w:cs="Times New Roman"/>
          <w:sz w:val="24"/>
          <w:szCs w:val="24"/>
        </w:rPr>
        <w:t xml:space="preserve"> weekly</w:t>
      </w:r>
      <w:r w:rsidRPr="00F160ED">
        <w:rPr>
          <w:rFonts w:ascii="Times New Roman" w:hAnsi="Times New Roman" w:cs="Times New Roman"/>
          <w:sz w:val="24"/>
          <w:szCs w:val="24"/>
        </w:rPr>
        <w:t xml:space="preserve"> treatments were then resumed in May 2022 and continued until the end of the summer. </w:t>
      </w:r>
      <w:r w:rsidR="00DF4813">
        <w:rPr>
          <w:rFonts w:ascii="Times New Roman" w:hAnsi="Times New Roman" w:cs="Times New Roman"/>
          <w:sz w:val="24"/>
          <w:szCs w:val="24"/>
        </w:rPr>
        <w:t>Any v</w:t>
      </w:r>
      <w:r w:rsidRPr="00F160ED">
        <w:rPr>
          <w:rFonts w:ascii="Times New Roman" w:hAnsi="Times New Roman" w:cs="Times New Roman"/>
          <w:sz w:val="24"/>
          <w:szCs w:val="24"/>
        </w:rPr>
        <w:t xml:space="preserve">egetation surrounding the experimental individuals was also trimmed on a regular basis to </w:t>
      </w:r>
      <w:r w:rsidR="00194FA5">
        <w:rPr>
          <w:rFonts w:ascii="Times New Roman" w:hAnsi="Times New Roman" w:cs="Times New Roman"/>
          <w:sz w:val="24"/>
          <w:szCs w:val="24"/>
        </w:rPr>
        <w:t>emulate</w:t>
      </w:r>
      <w:r w:rsidRPr="00F160ED">
        <w:rPr>
          <w:rFonts w:ascii="Times New Roman" w:hAnsi="Times New Roman" w:cs="Times New Roman"/>
          <w:sz w:val="24"/>
          <w:szCs w:val="24"/>
        </w:rPr>
        <w:t xml:space="preserve"> the </w:t>
      </w:r>
      <w:proofErr w:type="gramStart"/>
      <w:r w:rsidR="00194FA5">
        <w:rPr>
          <w:rFonts w:ascii="Times New Roman" w:hAnsi="Times New Roman" w:cs="Times New Roman"/>
          <w:sz w:val="24"/>
          <w:szCs w:val="24"/>
        </w:rPr>
        <w:t>highly-</w:t>
      </w:r>
      <w:r w:rsidRPr="00F160ED">
        <w:rPr>
          <w:rFonts w:ascii="Times New Roman" w:hAnsi="Times New Roman" w:cs="Times New Roman"/>
          <w:sz w:val="24"/>
          <w:szCs w:val="24"/>
        </w:rPr>
        <w:t>disturbed</w:t>
      </w:r>
      <w:proofErr w:type="gramEnd"/>
      <w:r w:rsidRPr="00F160ED">
        <w:rPr>
          <w:rFonts w:ascii="Times New Roman" w:hAnsi="Times New Roman" w:cs="Times New Roman"/>
          <w:sz w:val="24"/>
          <w:szCs w:val="24"/>
        </w:rPr>
        <w:t xml:space="preserve"> environments in which these thistles are typically found. Each week, before trimming occurred, measurements were made on the height of </w:t>
      </w:r>
      <w:proofErr w:type="gramStart"/>
      <w:r w:rsidRPr="00F160ED">
        <w:rPr>
          <w:rFonts w:ascii="Times New Roman" w:hAnsi="Times New Roman" w:cs="Times New Roman"/>
          <w:sz w:val="24"/>
          <w:szCs w:val="24"/>
        </w:rPr>
        <w:t>each individual</w:t>
      </w:r>
      <w:proofErr w:type="gramEnd"/>
      <w:r w:rsidRPr="00F160ED">
        <w:rPr>
          <w:rFonts w:ascii="Times New Roman" w:hAnsi="Times New Roman" w:cs="Times New Roman"/>
          <w:sz w:val="24"/>
          <w:szCs w:val="24"/>
        </w:rPr>
        <w:t xml:space="preserve"> as well as the total number of main stems. The number of buds and capitula was also recorded </w:t>
      </w:r>
      <w:r w:rsidR="00194FA5">
        <w:rPr>
          <w:rFonts w:ascii="Times New Roman" w:hAnsi="Times New Roman" w:cs="Times New Roman"/>
          <w:sz w:val="24"/>
          <w:szCs w:val="24"/>
        </w:rPr>
        <w:t>on</w:t>
      </w:r>
      <w:r w:rsidRPr="00F160ED">
        <w:rPr>
          <w:rFonts w:ascii="Times New Roman" w:hAnsi="Times New Roman" w:cs="Times New Roman"/>
          <w:sz w:val="24"/>
          <w:szCs w:val="24"/>
        </w:rPr>
        <w:t xml:space="preserve"> individuals that produced them. Survival status was noted as well, with survival defined as the presence of any </w:t>
      </w:r>
      <w:r w:rsidR="00194FA5">
        <w:rPr>
          <w:rFonts w:ascii="Times New Roman" w:hAnsi="Times New Roman" w:cs="Times New Roman"/>
          <w:sz w:val="24"/>
          <w:szCs w:val="24"/>
        </w:rPr>
        <w:t>living</w:t>
      </w:r>
      <w:r w:rsidRPr="00F160ED">
        <w:rPr>
          <w:rFonts w:ascii="Times New Roman" w:hAnsi="Times New Roman" w:cs="Times New Roman"/>
          <w:sz w:val="24"/>
          <w:szCs w:val="24"/>
        </w:rPr>
        <w:t xml:space="preserve"> foliage above the soil surface.</w:t>
      </w:r>
    </w:p>
    <w:p w14:paraId="4DF19066" w14:textId="1CCDB779" w:rsidR="00E07499" w:rsidRDefault="00E07499" w:rsidP="00604784">
      <w:pPr>
        <w:spacing w:after="0" w:line="480" w:lineRule="auto"/>
        <w:rPr>
          <w:rFonts w:ascii="Times New Roman" w:hAnsi="Times New Roman" w:cs="Times New Roman"/>
          <w:b/>
          <w:bCs/>
          <w:i/>
          <w:iCs/>
          <w:sz w:val="24"/>
          <w:szCs w:val="24"/>
        </w:rPr>
      </w:pPr>
      <w:r>
        <w:rPr>
          <w:rFonts w:ascii="Times New Roman" w:hAnsi="Times New Roman" w:cs="Times New Roman"/>
          <w:b/>
          <w:bCs/>
          <w:i/>
          <w:iCs/>
          <w:sz w:val="24"/>
          <w:szCs w:val="24"/>
        </w:rPr>
        <w:t>Statistical analyses</w:t>
      </w:r>
    </w:p>
    <w:p w14:paraId="751BEBA4" w14:textId="2F4FB6EC" w:rsidR="00583947" w:rsidRDefault="00583947" w:rsidP="00583947">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 xml:space="preserve">All statistical analyses were performed in R version 4.0.3 </w:t>
      </w:r>
      <w:r w:rsidRPr="00283B6D">
        <w:rPr>
          <w:rFonts w:ascii="Times New Roman" w:hAnsi="Times New Roman" w:cs="Times New Roman"/>
          <w:sz w:val="24"/>
          <w:szCs w:val="24"/>
        </w:rPr>
        <w:t>(R Development Core Team, 2009)</w:t>
      </w:r>
      <w:r>
        <w:rPr>
          <w:rFonts w:ascii="Times New Roman" w:hAnsi="Times New Roman" w:cs="Times New Roman"/>
          <w:sz w:val="24"/>
          <w:szCs w:val="24"/>
        </w:rPr>
        <w:t>. Most d</w:t>
      </w:r>
      <w:r w:rsidR="00A54203">
        <w:rPr>
          <w:rFonts w:ascii="Times New Roman" w:hAnsi="Times New Roman" w:cs="Times New Roman"/>
          <w:sz w:val="24"/>
          <w:szCs w:val="24"/>
        </w:rPr>
        <w:t xml:space="preserve">emographic </w:t>
      </w:r>
      <w:r w:rsidR="00991349">
        <w:rPr>
          <w:rFonts w:ascii="Times New Roman" w:hAnsi="Times New Roman" w:cs="Times New Roman"/>
          <w:sz w:val="24"/>
          <w:szCs w:val="24"/>
        </w:rPr>
        <w:t>rates</w:t>
      </w:r>
      <w:r w:rsidR="00A54203">
        <w:rPr>
          <w:rFonts w:ascii="Times New Roman" w:hAnsi="Times New Roman" w:cs="Times New Roman"/>
          <w:sz w:val="24"/>
          <w:szCs w:val="24"/>
        </w:rPr>
        <w:t xml:space="preserve"> were estimated using mixed effects models from </w:t>
      </w:r>
      <w:r w:rsidR="00A54203" w:rsidRPr="00E05907">
        <w:rPr>
          <w:rFonts w:ascii="Times New Roman" w:hAnsi="Times New Roman" w:cs="Times New Roman"/>
          <w:sz w:val="24"/>
          <w:szCs w:val="24"/>
          <w:lang w:val="en-US"/>
        </w:rPr>
        <w:t xml:space="preserve">from the package </w:t>
      </w:r>
      <w:r w:rsidR="00A54203" w:rsidRPr="00E05907">
        <w:rPr>
          <w:rFonts w:ascii="Consolas" w:hAnsi="Consolas" w:cs="Times New Roman"/>
          <w:b/>
          <w:bCs/>
          <w:sz w:val="23"/>
          <w:szCs w:val="23"/>
          <w:lang w:val="en-US"/>
        </w:rPr>
        <w:t>lme4</w:t>
      </w:r>
      <w:r w:rsidR="00A54203" w:rsidRPr="00E05907">
        <w:rPr>
          <w:rFonts w:ascii="Times New Roman" w:hAnsi="Times New Roman" w:cs="Times New Roman"/>
          <w:sz w:val="24"/>
          <w:szCs w:val="24"/>
          <w:lang w:val="en-US"/>
        </w:rPr>
        <w:t xml:space="preserve"> version 1.1-31 (Bates </w:t>
      </w:r>
      <w:r w:rsidR="00A54203" w:rsidRPr="00E05907">
        <w:rPr>
          <w:rFonts w:ascii="Times New Roman" w:hAnsi="Times New Roman" w:cs="Times New Roman"/>
          <w:i/>
          <w:iCs/>
          <w:sz w:val="24"/>
          <w:szCs w:val="24"/>
          <w:lang w:val="en-US"/>
        </w:rPr>
        <w:t>et al</w:t>
      </w:r>
      <w:r w:rsidR="00A54203" w:rsidRPr="00E05907">
        <w:rPr>
          <w:rFonts w:ascii="Times New Roman" w:hAnsi="Times New Roman" w:cs="Times New Roman"/>
          <w:sz w:val="24"/>
          <w:szCs w:val="24"/>
          <w:lang w:val="en-US"/>
        </w:rPr>
        <w:t>. 2022)</w:t>
      </w:r>
      <w:r w:rsidR="00A54203">
        <w:rPr>
          <w:rFonts w:ascii="Times New Roman" w:hAnsi="Times New Roman" w:cs="Times New Roman"/>
          <w:sz w:val="24"/>
          <w:szCs w:val="24"/>
          <w:lang w:val="en-US"/>
        </w:rPr>
        <w:t>, with trimming and warming treatments each as fixed effects (including an interaction effect between the two), initial rosette size</w:t>
      </w:r>
      <w:r w:rsidR="000439B9">
        <w:rPr>
          <w:rFonts w:ascii="Times New Roman" w:hAnsi="Times New Roman" w:cs="Times New Roman"/>
          <w:sz w:val="24"/>
          <w:szCs w:val="24"/>
          <w:lang w:val="en-US"/>
        </w:rPr>
        <w:t xml:space="preserve"> (scaled against the average)</w:t>
      </w:r>
      <w:r w:rsidR="00A54203">
        <w:rPr>
          <w:rFonts w:ascii="Times New Roman" w:hAnsi="Times New Roman" w:cs="Times New Roman"/>
          <w:sz w:val="24"/>
          <w:szCs w:val="24"/>
          <w:lang w:val="en-US"/>
        </w:rPr>
        <w:t xml:space="preserve"> as a covariate, and cluster as a random effect. Models were again fit separately for each species. </w:t>
      </w:r>
      <w:r w:rsidR="005F4D58">
        <w:rPr>
          <w:rFonts w:ascii="Times New Roman" w:hAnsi="Times New Roman" w:cs="Times New Roman"/>
          <w:sz w:val="24"/>
          <w:szCs w:val="24"/>
        </w:rPr>
        <w:t xml:space="preserve">For both budding and flowering rates, models fit using the </w:t>
      </w:r>
      <w:proofErr w:type="spellStart"/>
      <w:r w:rsidR="005F4D58">
        <w:rPr>
          <w:rFonts w:ascii="Consolas" w:hAnsi="Consolas" w:cs="Times New Roman"/>
          <w:b/>
          <w:bCs/>
          <w:sz w:val="23"/>
          <w:szCs w:val="23"/>
          <w:lang w:val="en-US"/>
        </w:rPr>
        <w:t>glmer</w:t>
      </w:r>
      <w:proofErr w:type="spellEnd"/>
      <w:r w:rsidR="005F4D58">
        <w:rPr>
          <w:rFonts w:ascii="Times New Roman" w:hAnsi="Times New Roman" w:cs="Times New Roman"/>
          <w:sz w:val="24"/>
          <w:szCs w:val="24"/>
        </w:rPr>
        <w:t xml:space="preserve"> function with a logit link either failed to converge or had severely inflated standard errors due to extreme separation between two or more trimming treatment levels; as such, we simply report the observed budding and flowering rates. Models for </w:t>
      </w:r>
      <w:r w:rsidR="0081602D">
        <w:rPr>
          <w:rFonts w:ascii="Times New Roman" w:hAnsi="Times New Roman" w:cs="Times New Roman"/>
          <w:sz w:val="24"/>
          <w:szCs w:val="24"/>
        </w:rPr>
        <w:t xml:space="preserve">maximum </w:t>
      </w:r>
      <w:r w:rsidR="005F4D58">
        <w:rPr>
          <w:rFonts w:ascii="Times New Roman" w:hAnsi="Times New Roman" w:cs="Times New Roman"/>
          <w:sz w:val="24"/>
          <w:szCs w:val="24"/>
        </w:rPr>
        <w:t xml:space="preserve">bud count, maximum observed height, and maximum observed stem count were fit using the </w:t>
      </w:r>
      <w:proofErr w:type="spellStart"/>
      <w:r w:rsidR="005F4D58">
        <w:rPr>
          <w:rFonts w:ascii="Consolas" w:hAnsi="Consolas" w:cs="Times New Roman"/>
          <w:b/>
          <w:bCs/>
          <w:sz w:val="23"/>
          <w:szCs w:val="23"/>
          <w:lang w:val="en-US"/>
        </w:rPr>
        <w:t>lmer</w:t>
      </w:r>
      <w:proofErr w:type="spellEnd"/>
      <w:r w:rsidR="005F4D58">
        <w:rPr>
          <w:rFonts w:ascii="Times New Roman" w:hAnsi="Times New Roman" w:cs="Times New Roman"/>
          <w:sz w:val="24"/>
          <w:szCs w:val="24"/>
        </w:rPr>
        <w:t xml:space="preserve"> function with a Gaussian link, with the first two of these responses log-transformed to eliminate heteroskedasticity in residuals.</w:t>
      </w:r>
      <w:r w:rsidR="005270E5">
        <w:rPr>
          <w:rFonts w:ascii="Times New Roman" w:hAnsi="Times New Roman" w:cs="Times New Roman"/>
          <w:sz w:val="24"/>
          <w:szCs w:val="24"/>
        </w:rPr>
        <w:t xml:space="preserve"> In all three of these </w:t>
      </w:r>
      <w:r w:rsidR="005270E5">
        <w:rPr>
          <w:rFonts w:ascii="Times New Roman" w:hAnsi="Times New Roman" w:cs="Times New Roman"/>
          <w:sz w:val="24"/>
          <w:szCs w:val="24"/>
        </w:rPr>
        <w:lastRenderedPageBreak/>
        <w:t xml:space="preserve">models, for each species, </w:t>
      </w:r>
      <w:bookmarkStart w:id="47" w:name="_Hlk196035243"/>
      <w:r w:rsidR="0080319C">
        <w:rPr>
          <w:rFonts w:ascii="Times New Roman" w:hAnsi="Times New Roman" w:cs="Times New Roman"/>
          <w:sz w:val="24"/>
          <w:szCs w:val="24"/>
        </w:rPr>
        <w:t>an analysis of deviance</w:t>
      </w:r>
      <w:bookmarkEnd w:id="47"/>
      <w:r w:rsidR="005270E5">
        <w:rPr>
          <w:rFonts w:ascii="Times New Roman" w:hAnsi="Times New Roman" w:cs="Times New Roman"/>
          <w:sz w:val="24"/>
          <w:szCs w:val="24"/>
        </w:rPr>
        <w:t xml:space="preserve"> </w:t>
      </w:r>
      <w:r w:rsidR="00AD4FD2">
        <w:rPr>
          <w:rFonts w:ascii="Times New Roman" w:hAnsi="Times New Roman" w:cs="Times New Roman"/>
          <w:sz w:val="24"/>
          <w:szCs w:val="24"/>
        </w:rPr>
        <w:t>was</w:t>
      </w:r>
      <w:r w:rsidR="005270E5">
        <w:rPr>
          <w:rFonts w:ascii="Times New Roman" w:hAnsi="Times New Roman" w:cs="Times New Roman"/>
          <w:sz w:val="24"/>
          <w:szCs w:val="24"/>
        </w:rPr>
        <w:t xml:space="preserve"> used to</w:t>
      </w:r>
      <w:r w:rsidR="00AD4FD2">
        <w:rPr>
          <w:rFonts w:ascii="Times New Roman" w:hAnsi="Times New Roman" w:cs="Times New Roman"/>
          <w:sz w:val="24"/>
          <w:szCs w:val="24"/>
        </w:rPr>
        <w:t xml:space="preserve"> compare models with and without trimming/warming interactions</w:t>
      </w:r>
      <w:r w:rsidR="005270E5">
        <w:rPr>
          <w:rFonts w:ascii="Times New Roman" w:hAnsi="Times New Roman" w:cs="Times New Roman"/>
          <w:sz w:val="24"/>
          <w:szCs w:val="24"/>
        </w:rPr>
        <w:t xml:space="preserve"> </w:t>
      </w:r>
      <w:r w:rsidR="00AD4FD2">
        <w:rPr>
          <w:rFonts w:ascii="Times New Roman" w:hAnsi="Times New Roman" w:cs="Times New Roman"/>
          <w:sz w:val="24"/>
          <w:szCs w:val="24"/>
        </w:rPr>
        <w:t xml:space="preserve">to </w:t>
      </w:r>
      <w:r w:rsidR="005270E5">
        <w:rPr>
          <w:rFonts w:ascii="Times New Roman" w:hAnsi="Times New Roman" w:cs="Times New Roman"/>
          <w:sz w:val="24"/>
          <w:szCs w:val="24"/>
        </w:rPr>
        <w:t xml:space="preserve">test for whether </w:t>
      </w:r>
      <w:r w:rsidR="0080319C">
        <w:rPr>
          <w:rFonts w:ascii="Times New Roman" w:hAnsi="Times New Roman" w:cs="Times New Roman"/>
          <w:sz w:val="24"/>
          <w:szCs w:val="24"/>
        </w:rPr>
        <w:t>the</w:t>
      </w:r>
      <w:r w:rsidR="00897EE1">
        <w:rPr>
          <w:rFonts w:ascii="Times New Roman" w:hAnsi="Times New Roman" w:cs="Times New Roman"/>
          <w:sz w:val="24"/>
          <w:szCs w:val="24"/>
        </w:rPr>
        <w:t xml:space="preserve"> interaction should be dropped.</w:t>
      </w:r>
      <w:r w:rsidR="005F4D58">
        <w:rPr>
          <w:rFonts w:ascii="Times New Roman" w:hAnsi="Times New Roman" w:cs="Times New Roman"/>
          <w:sz w:val="24"/>
          <w:szCs w:val="24"/>
        </w:rPr>
        <w:t xml:space="preserve"> </w:t>
      </w:r>
      <w:r w:rsidR="00991349">
        <w:rPr>
          <w:rFonts w:ascii="Times New Roman" w:hAnsi="Times New Roman" w:cs="Times New Roman"/>
          <w:sz w:val="24"/>
          <w:szCs w:val="24"/>
        </w:rPr>
        <w:t xml:space="preserve">Differences in factor levels within the trimming treatment were tested on estimated marginal means with the </w:t>
      </w:r>
      <w:proofErr w:type="spellStart"/>
      <w:r w:rsidR="00991349" w:rsidRPr="00991349">
        <w:rPr>
          <w:rFonts w:ascii="Consolas" w:hAnsi="Consolas" w:cs="Times New Roman"/>
          <w:b/>
          <w:bCs/>
          <w:sz w:val="23"/>
          <w:szCs w:val="23"/>
        </w:rPr>
        <w:t>emmeans</w:t>
      </w:r>
      <w:proofErr w:type="spellEnd"/>
      <w:r w:rsidR="00991349">
        <w:rPr>
          <w:rFonts w:ascii="Times New Roman" w:hAnsi="Times New Roman" w:cs="Times New Roman"/>
          <w:sz w:val="24"/>
          <w:szCs w:val="24"/>
        </w:rPr>
        <w:t xml:space="preserve"> package version 1.8.3 (</w:t>
      </w:r>
      <w:r w:rsidR="005270E5">
        <w:rPr>
          <w:rFonts w:ascii="Times New Roman" w:hAnsi="Times New Roman" w:cs="Times New Roman"/>
          <w:sz w:val="24"/>
          <w:szCs w:val="24"/>
        </w:rPr>
        <w:t>Lenth 2022</w:t>
      </w:r>
      <w:r w:rsidR="00991349">
        <w:rPr>
          <w:rFonts w:ascii="Times New Roman" w:hAnsi="Times New Roman" w:cs="Times New Roman"/>
          <w:sz w:val="24"/>
          <w:szCs w:val="24"/>
        </w:rPr>
        <w:t>), using a Tukey adjustment for multiplicity.</w:t>
      </w:r>
    </w:p>
    <w:p w14:paraId="7894D62E" w14:textId="59CFCFAA" w:rsidR="00224B40" w:rsidRPr="00945C0A" w:rsidRDefault="00583947" w:rsidP="00583947">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To quantify survival over time, we fit a</w:t>
      </w:r>
      <w:r w:rsidR="00324508">
        <w:rPr>
          <w:rFonts w:ascii="Times New Roman" w:hAnsi="Times New Roman" w:cs="Times New Roman"/>
          <w:sz w:val="24"/>
          <w:szCs w:val="24"/>
        </w:rPr>
        <w:t xml:space="preserve"> mixed effects</w:t>
      </w:r>
      <w:r>
        <w:rPr>
          <w:rFonts w:ascii="Times New Roman" w:hAnsi="Times New Roman" w:cs="Times New Roman"/>
          <w:sz w:val="24"/>
          <w:szCs w:val="24"/>
        </w:rPr>
        <w:t xml:space="preserve"> </w:t>
      </w:r>
      <w:bookmarkStart w:id="48" w:name="_Hlk196037718"/>
      <w:r>
        <w:rPr>
          <w:rFonts w:ascii="Times New Roman" w:hAnsi="Times New Roman" w:cs="Times New Roman"/>
          <w:sz w:val="24"/>
          <w:szCs w:val="24"/>
        </w:rPr>
        <w:t xml:space="preserve">Cox proportional hazard model using the </w:t>
      </w:r>
      <w:proofErr w:type="spellStart"/>
      <w:r>
        <w:rPr>
          <w:rFonts w:ascii="Consolas" w:hAnsi="Consolas" w:cs="Times New Roman"/>
          <w:b/>
          <w:bCs/>
          <w:sz w:val="23"/>
          <w:szCs w:val="23"/>
        </w:rPr>
        <w:t>coxme</w:t>
      </w:r>
      <w:proofErr w:type="spellEnd"/>
      <w:r>
        <w:rPr>
          <w:rFonts w:ascii="Times New Roman" w:hAnsi="Times New Roman" w:cs="Times New Roman"/>
          <w:sz w:val="24"/>
          <w:szCs w:val="24"/>
        </w:rPr>
        <w:t xml:space="preserve"> function in the </w:t>
      </w:r>
      <w:proofErr w:type="spellStart"/>
      <w:r>
        <w:rPr>
          <w:rFonts w:ascii="Consolas" w:hAnsi="Consolas" w:cs="Times New Roman"/>
          <w:b/>
          <w:bCs/>
          <w:sz w:val="23"/>
          <w:szCs w:val="23"/>
        </w:rPr>
        <w:t>coxme</w:t>
      </w:r>
      <w:proofErr w:type="spellEnd"/>
      <w:r>
        <w:rPr>
          <w:rFonts w:ascii="Times New Roman" w:hAnsi="Times New Roman" w:cs="Times New Roman"/>
          <w:sz w:val="24"/>
          <w:szCs w:val="24"/>
        </w:rPr>
        <w:t xml:space="preserve"> package version 3.2-7 (</w:t>
      </w:r>
      <w:proofErr w:type="spellStart"/>
      <w:r>
        <w:rPr>
          <w:rFonts w:ascii="Times New Roman" w:hAnsi="Times New Roman" w:cs="Times New Roman"/>
          <w:sz w:val="24"/>
          <w:szCs w:val="24"/>
        </w:rPr>
        <w:t>Therneau</w:t>
      </w:r>
      <w:proofErr w:type="spellEnd"/>
      <w:r>
        <w:rPr>
          <w:rFonts w:ascii="Times New Roman" w:hAnsi="Times New Roman" w:cs="Times New Roman"/>
          <w:sz w:val="24"/>
          <w:szCs w:val="24"/>
        </w:rPr>
        <w:t xml:space="preserve"> 202</w:t>
      </w:r>
      <w:r w:rsidR="0080319C">
        <w:rPr>
          <w:rFonts w:ascii="Times New Roman" w:hAnsi="Times New Roman" w:cs="Times New Roman"/>
          <w:sz w:val="24"/>
          <w:szCs w:val="24"/>
        </w:rPr>
        <w:t>4</w:t>
      </w:r>
      <w:r>
        <w:rPr>
          <w:rFonts w:ascii="Times New Roman" w:hAnsi="Times New Roman" w:cs="Times New Roman"/>
          <w:sz w:val="24"/>
          <w:szCs w:val="24"/>
        </w:rPr>
        <w:t>)</w:t>
      </w:r>
      <w:r w:rsidR="00324508">
        <w:rPr>
          <w:rFonts w:ascii="Times New Roman" w:hAnsi="Times New Roman" w:cs="Times New Roman"/>
          <w:sz w:val="24"/>
          <w:szCs w:val="24"/>
        </w:rPr>
        <w:t>. Hazard (i.e. risk of death) was the response,</w:t>
      </w:r>
      <w:r>
        <w:rPr>
          <w:rFonts w:ascii="Times New Roman" w:hAnsi="Times New Roman" w:cs="Times New Roman"/>
          <w:sz w:val="24"/>
          <w:szCs w:val="24"/>
        </w:rPr>
        <w:t xml:space="preserve"> with warming and trimming </w:t>
      </w:r>
      <w:r w:rsidR="00324508">
        <w:rPr>
          <w:rFonts w:ascii="Times New Roman" w:hAnsi="Times New Roman" w:cs="Times New Roman"/>
          <w:sz w:val="24"/>
          <w:szCs w:val="24"/>
        </w:rPr>
        <w:t>treatments</w:t>
      </w:r>
      <w:r>
        <w:rPr>
          <w:rFonts w:ascii="Times New Roman" w:hAnsi="Times New Roman" w:cs="Times New Roman"/>
          <w:sz w:val="24"/>
          <w:szCs w:val="24"/>
        </w:rPr>
        <w:t xml:space="preserve"> as </w:t>
      </w:r>
      <w:r w:rsidR="00324508">
        <w:rPr>
          <w:rFonts w:ascii="Times New Roman" w:hAnsi="Times New Roman" w:cs="Times New Roman"/>
          <w:sz w:val="24"/>
          <w:szCs w:val="24"/>
        </w:rPr>
        <w:t>fixed effects</w:t>
      </w:r>
      <w:r>
        <w:rPr>
          <w:rFonts w:ascii="Times New Roman" w:hAnsi="Times New Roman" w:cs="Times New Roman"/>
          <w:sz w:val="24"/>
          <w:szCs w:val="24"/>
        </w:rPr>
        <w:t xml:space="preserve"> </w:t>
      </w:r>
      <w:r>
        <w:rPr>
          <w:rFonts w:ascii="Times New Roman" w:hAnsi="Times New Roman" w:cs="Times New Roman"/>
          <w:sz w:val="24"/>
          <w:szCs w:val="24"/>
          <w:lang w:val="en-US"/>
        </w:rPr>
        <w:t>(including an interaction effect between the two)</w:t>
      </w:r>
      <w:r>
        <w:rPr>
          <w:rFonts w:ascii="Times New Roman" w:hAnsi="Times New Roman" w:cs="Times New Roman"/>
          <w:sz w:val="24"/>
          <w:szCs w:val="24"/>
        </w:rPr>
        <w:t xml:space="preserve"> </w:t>
      </w:r>
      <w:r>
        <w:rPr>
          <w:rFonts w:ascii="Times New Roman" w:hAnsi="Times New Roman" w:cs="Times New Roman"/>
          <w:sz w:val="24"/>
          <w:szCs w:val="24"/>
          <w:lang w:val="en-US"/>
        </w:rPr>
        <w:t>and cluster as a random effect.</w:t>
      </w:r>
      <w:bookmarkEnd w:id="48"/>
      <w:r>
        <w:rPr>
          <w:rFonts w:ascii="Times New Roman" w:hAnsi="Times New Roman" w:cs="Times New Roman"/>
          <w:sz w:val="24"/>
          <w:szCs w:val="24"/>
          <w:lang w:val="en-US"/>
        </w:rPr>
        <w:t xml:space="preserve"> </w:t>
      </w:r>
      <w:r>
        <w:rPr>
          <w:rFonts w:ascii="Times New Roman" w:hAnsi="Times New Roman" w:cs="Times New Roman"/>
          <w:sz w:val="24"/>
          <w:szCs w:val="24"/>
        </w:rPr>
        <w:t>Models were fit separately for each species</w:t>
      </w:r>
      <w:r w:rsidR="002420F8">
        <w:rPr>
          <w:rFonts w:ascii="Times New Roman" w:hAnsi="Times New Roman" w:cs="Times New Roman"/>
          <w:sz w:val="24"/>
          <w:szCs w:val="24"/>
        </w:rPr>
        <w:t xml:space="preserve"> and for each year, with year 1 as May through December of 2021, and year 2 as May 2022 through the end of the experiment</w:t>
      </w:r>
      <w:r>
        <w:rPr>
          <w:rFonts w:ascii="Times New Roman" w:hAnsi="Times New Roman" w:cs="Times New Roman"/>
          <w:sz w:val="24"/>
          <w:szCs w:val="24"/>
        </w:rPr>
        <w:t>.</w:t>
      </w:r>
      <w:r w:rsidR="00945C0A">
        <w:rPr>
          <w:rFonts w:ascii="Times New Roman" w:hAnsi="Times New Roman" w:cs="Times New Roman"/>
          <w:sz w:val="24"/>
          <w:szCs w:val="24"/>
        </w:rPr>
        <w:t xml:space="preserve"> </w:t>
      </w:r>
      <w:bookmarkStart w:id="49" w:name="_Hlk196037936"/>
      <w:r w:rsidR="00945C0A">
        <w:rPr>
          <w:rFonts w:ascii="Times New Roman" w:hAnsi="Times New Roman" w:cs="Times New Roman"/>
          <w:sz w:val="24"/>
          <w:szCs w:val="24"/>
        </w:rPr>
        <w:t xml:space="preserve">A model was not fit for </w:t>
      </w:r>
      <w:r w:rsidR="00945C0A">
        <w:rPr>
          <w:rFonts w:ascii="Times New Roman" w:hAnsi="Times New Roman" w:cs="Times New Roman"/>
          <w:i/>
          <w:iCs/>
          <w:sz w:val="24"/>
          <w:szCs w:val="24"/>
        </w:rPr>
        <w:t>C. nutans</w:t>
      </w:r>
      <w:r w:rsidR="00945C0A">
        <w:rPr>
          <w:rFonts w:ascii="Times New Roman" w:hAnsi="Times New Roman" w:cs="Times New Roman"/>
          <w:sz w:val="24"/>
          <w:szCs w:val="24"/>
        </w:rPr>
        <w:t xml:space="preserve"> in year 2 </w:t>
      </w:r>
      <w:r w:rsidR="00324508">
        <w:rPr>
          <w:rFonts w:ascii="Times New Roman" w:hAnsi="Times New Roman" w:cs="Times New Roman"/>
          <w:sz w:val="24"/>
          <w:szCs w:val="24"/>
        </w:rPr>
        <w:t>due to insufficient sample size, as</w:t>
      </w:r>
      <w:r w:rsidR="00945C0A">
        <w:rPr>
          <w:rFonts w:ascii="Times New Roman" w:hAnsi="Times New Roman" w:cs="Times New Roman"/>
          <w:sz w:val="24"/>
          <w:szCs w:val="24"/>
        </w:rPr>
        <w:t xml:space="preserve"> there were only 2 remaining individuals</w:t>
      </w:r>
      <w:bookmarkEnd w:id="49"/>
      <w:r w:rsidR="00945C0A">
        <w:rPr>
          <w:rFonts w:ascii="Times New Roman" w:hAnsi="Times New Roman" w:cs="Times New Roman"/>
          <w:sz w:val="24"/>
          <w:szCs w:val="24"/>
        </w:rPr>
        <w:t xml:space="preserve">. </w:t>
      </w:r>
      <w:bookmarkStart w:id="50" w:name="_Hlk196037995"/>
      <w:r w:rsidR="00945C0A">
        <w:rPr>
          <w:rFonts w:ascii="Times New Roman" w:hAnsi="Times New Roman" w:cs="Times New Roman"/>
          <w:sz w:val="24"/>
          <w:szCs w:val="24"/>
        </w:rPr>
        <w:t>An analysis of deviance was used to compare models with and without trimming/warming interactions to test for whether the interaction should be dropped.</w:t>
      </w:r>
      <w:bookmarkEnd w:id="50"/>
    </w:p>
    <w:p w14:paraId="4BE89355" w14:textId="7F625A73" w:rsidR="00241967" w:rsidRPr="00583947" w:rsidRDefault="00E07499" w:rsidP="00583947">
      <w:pPr>
        <w:spacing w:after="0" w:line="480" w:lineRule="auto"/>
        <w:rPr>
          <w:rFonts w:ascii="Times New Roman" w:hAnsi="Times New Roman" w:cs="Times New Roman"/>
          <w:b/>
          <w:bCs/>
          <w:sz w:val="24"/>
          <w:szCs w:val="24"/>
        </w:rPr>
      </w:pPr>
      <w:r w:rsidRPr="00604784">
        <w:rPr>
          <w:rFonts w:ascii="Times New Roman" w:hAnsi="Times New Roman" w:cs="Times New Roman"/>
          <w:b/>
          <w:bCs/>
          <w:sz w:val="24"/>
          <w:szCs w:val="24"/>
        </w:rPr>
        <w:t>Results</w:t>
      </w:r>
    </w:p>
    <w:p w14:paraId="44DEAF33" w14:textId="77777777" w:rsidR="0081602D" w:rsidRDefault="0081602D" w:rsidP="00604784">
      <w:pPr>
        <w:spacing w:after="0" w:line="480" w:lineRule="auto"/>
        <w:rPr>
          <w:rFonts w:ascii="Times New Roman" w:hAnsi="Times New Roman" w:cs="Times New Roman"/>
          <w:b/>
          <w:bCs/>
          <w:i/>
          <w:iCs/>
          <w:sz w:val="24"/>
          <w:szCs w:val="24"/>
        </w:rPr>
      </w:pPr>
      <w:r>
        <w:rPr>
          <w:rFonts w:ascii="Times New Roman" w:hAnsi="Times New Roman" w:cs="Times New Roman"/>
          <w:b/>
          <w:bCs/>
          <w:i/>
          <w:iCs/>
          <w:sz w:val="24"/>
          <w:szCs w:val="24"/>
        </w:rPr>
        <w:t>Reproduction</w:t>
      </w:r>
    </w:p>
    <w:p w14:paraId="2DF402D5" w14:textId="29AD693F" w:rsidR="0081602D" w:rsidRPr="00C1711D" w:rsidRDefault="0081602D" w:rsidP="00604784">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Budding rates amongst untrimmed individuals were extremely high, with 100</w:t>
      </w:r>
      <w:r w:rsidR="00096EB4">
        <w:rPr>
          <w:rFonts w:ascii="Times New Roman" w:hAnsi="Times New Roman" w:cs="Times New Roman"/>
          <w:sz w:val="24"/>
          <w:szCs w:val="24"/>
        </w:rPr>
        <w:t>.0</w:t>
      </w:r>
      <w:r>
        <w:rPr>
          <w:rFonts w:ascii="Times New Roman" w:hAnsi="Times New Roman" w:cs="Times New Roman"/>
          <w:sz w:val="24"/>
          <w:szCs w:val="24"/>
        </w:rPr>
        <w:t xml:space="preserve">% of </w:t>
      </w:r>
      <w:r>
        <w:rPr>
          <w:rFonts w:ascii="Times New Roman" w:hAnsi="Times New Roman" w:cs="Times New Roman"/>
          <w:i/>
          <w:iCs/>
          <w:sz w:val="24"/>
          <w:szCs w:val="24"/>
        </w:rPr>
        <w:t>C. nutans</w:t>
      </w:r>
      <w:r>
        <w:rPr>
          <w:rFonts w:ascii="Times New Roman" w:hAnsi="Times New Roman" w:cs="Times New Roman"/>
          <w:sz w:val="24"/>
          <w:szCs w:val="24"/>
        </w:rPr>
        <w:t xml:space="preserve"> and 8</w:t>
      </w:r>
      <w:r w:rsidR="00096EB4">
        <w:rPr>
          <w:rFonts w:ascii="Times New Roman" w:hAnsi="Times New Roman" w:cs="Times New Roman"/>
          <w:sz w:val="24"/>
          <w:szCs w:val="24"/>
        </w:rPr>
        <w:t>6.7</w:t>
      </w:r>
      <w:r>
        <w:rPr>
          <w:rFonts w:ascii="Times New Roman" w:hAnsi="Times New Roman" w:cs="Times New Roman"/>
          <w:sz w:val="24"/>
          <w:szCs w:val="24"/>
        </w:rPr>
        <w:t xml:space="preserve">% of </w:t>
      </w:r>
      <w:r>
        <w:rPr>
          <w:rFonts w:ascii="Times New Roman" w:hAnsi="Times New Roman" w:cs="Times New Roman"/>
          <w:i/>
          <w:iCs/>
          <w:sz w:val="24"/>
          <w:szCs w:val="24"/>
        </w:rPr>
        <w:t xml:space="preserve">C. </w:t>
      </w:r>
      <w:proofErr w:type="spellStart"/>
      <w:r>
        <w:rPr>
          <w:rFonts w:ascii="Times New Roman" w:hAnsi="Times New Roman" w:cs="Times New Roman"/>
          <w:i/>
          <w:iCs/>
          <w:sz w:val="24"/>
          <w:szCs w:val="24"/>
        </w:rPr>
        <w:t>acanthoides</w:t>
      </w:r>
      <w:proofErr w:type="spellEnd"/>
      <w:r>
        <w:rPr>
          <w:rFonts w:ascii="Times New Roman" w:hAnsi="Times New Roman" w:cs="Times New Roman"/>
          <w:sz w:val="24"/>
          <w:szCs w:val="24"/>
        </w:rPr>
        <w:t xml:space="preserve"> producing at least one flower bud. However, budding was surprisingly common in trimmed individuals as well; for </w:t>
      </w:r>
      <w:r>
        <w:rPr>
          <w:rFonts w:ascii="Times New Roman" w:hAnsi="Times New Roman" w:cs="Times New Roman"/>
          <w:i/>
          <w:iCs/>
          <w:sz w:val="24"/>
          <w:szCs w:val="24"/>
        </w:rPr>
        <w:t>C. nutans</w:t>
      </w:r>
      <w:r>
        <w:rPr>
          <w:rFonts w:ascii="Times New Roman" w:hAnsi="Times New Roman" w:cs="Times New Roman"/>
          <w:sz w:val="24"/>
          <w:szCs w:val="24"/>
        </w:rPr>
        <w:t>, 8</w:t>
      </w:r>
      <w:r w:rsidR="00096EB4">
        <w:rPr>
          <w:rFonts w:ascii="Times New Roman" w:hAnsi="Times New Roman" w:cs="Times New Roman"/>
          <w:sz w:val="24"/>
          <w:szCs w:val="24"/>
        </w:rPr>
        <w:t>6.7</w:t>
      </w:r>
      <w:r>
        <w:rPr>
          <w:rFonts w:ascii="Times New Roman" w:hAnsi="Times New Roman" w:cs="Times New Roman"/>
          <w:sz w:val="24"/>
          <w:szCs w:val="24"/>
        </w:rPr>
        <w:t>% of individuals trimmed down to 10 cm and 60</w:t>
      </w:r>
      <w:r w:rsidR="00096EB4">
        <w:rPr>
          <w:rFonts w:ascii="Times New Roman" w:hAnsi="Times New Roman" w:cs="Times New Roman"/>
          <w:sz w:val="24"/>
          <w:szCs w:val="24"/>
        </w:rPr>
        <w:t>.0</w:t>
      </w:r>
      <w:r>
        <w:rPr>
          <w:rFonts w:ascii="Times New Roman" w:hAnsi="Times New Roman" w:cs="Times New Roman"/>
          <w:sz w:val="24"/>
          <w:szCs w:val="24"/>
        </w:rPr>
        <w:t xml:space="preserve">% of those trimmed down to 5 cm produced at least one bud, while for </w:t>
      </w:r>
      <w:r>
        <w:rPr>
          <w:rFonts w:ascii="Times New Roman" w:hAnsi="Times New Roman" w:cs="Times New Roman"/>
          <w:i/>
          <w:iCs/>
          <w:sz w:val="24"/>
          <w:szCs w:val="24"/>
        </w:rPr>
        <w:t xml:space="preserve">C. </w:t>
      </w:r>
      <w:proofErr w:type="spellStart"/>
      <w:r>
        <w:rPr>
          <w:rFonts w:ascii="Times New Roman" w:hAnsi="Times New Roman" w:cs="Times New Roman"/>
          <w:i/>
          <w:iCs/>
          <w:sz w:val="24"/>
          <w:szCs w:val="24"/>
        </w:rPr>
        <w:t>acanthoides</w:t>
      </w:r>
      <w:proofErr w:type="spellEnd"/>
      <w:r>
        <w:rPr>
          <w:rFonts w:ascii="Times New Roman" w:hAnsi="Times New Roman" w:cs="Times New Roman"/>
          <w:sz w:val="24"/>
          <w:szCs w:val="24"/>
        </w:rPr>
        <w:t>, the respective rates were 53</w:t>
      </w:r>
      <w:r w:rsidR="00096EB4">
        <w:rPr>
          <w:rFonts w:ascii="Times New Roman" w:hAnsi="Times New Roman" w:cs="Times New Roman"/>
          <w:sz w:val="24"/>
          <w:szCs w:val="24"/>
        </w:rPr>
        <w:t>.3</w:t>
      </w:r>
      <w:r>
        <w:rPr>
          <w:rFonts w:ascii="Times New Roman" w:hAnsi="Times New Roman" w:cs="Times New Roman"/>
          <w:sz w:val="24"/>
          <w:szCs w:val="24"/>
        </w:rPr>
        <w:t>% and 20</w:t>
      </w:r>
      <w:r w:rsidR="00096EB4">
        <w:rPr>
          <w:rFonts w:ascii="Times New Roman" w:hAnsi="Times New Roman" w:cs="Times New Roman"/>
          <w:sz w:val="24"/>
          <w:szCs w:val="24"/>
        </w:rPr>
        <w:t>.0</w:t>
      </w:r>
      <w:r>
        <w:rPr>
          <w:rFonts w:ascii="Times New Roman" w:hAnsi="Times New Roman" w:cs="Times New Roman"/>
          <w:sz w:val="24"/>
          <w:szCs w:val="24"/>
        </w:rPr>
        <w:t xml:space="preserve">%. None of the individuals trimmed down to </w:t>
      </w:r>
      <w:r w:rsidR="009730BC">
        <w:rPr>
          <w:rFonts w:ascii="Times New Roman" w:hAnsi="Times New Roman" w:cs="Times New Roman"/>
          <w:sz w:val="24"/>
          <w:szCs w:val="24"/>
        </w:rPr>
        <w:t>0 cm</w:t>
      </w:r>
      <w:r>
        <w:rPr>
          <w:rFonts w:ascii="Times New Roman" w:hAnsi="Times New Roman" w:cs="Times New Roman"/>
          <w:sz w:val="24"/>
          <w:szCs w:val="24"/>
        </w:rPr>
        <w:t xml:space="preserve"> produced any buds. A </w:t>
      </w:r>
      <w:r w:rsidR="009730BC">
        <w:rPr>
          <w:rFonts w:ascii="Times New Roman" w:hAnsi="Times New Roman" w:cs="Times New Roman"/>
          <w:sz w:val="24"/>
          <w:szCs w:val="24"/>
        </w:rPr>
        <w:t xml:space="preserve">more </w:t>
      </w:r>
      <w:r>
        <w:rPr>
          <w:rFonts w:ascii="Times New Roman" w:hAnsi="Times New Roman" w:cs="Times New Roman"/>
          <w:sz w:val="24"/>
          <w:szCs w:val="24"/>
        </w:rPr>
        <w:t>detailed breakout of these rates by both trimming and warming treatments can be found in Appendix S1</w:t>
      </w:r>
      <w:r w:rsidR="009730BC">
        <w:rPr>
          <w:rFonts w:ascii="Times New Roman" w:hAnsi="Times New Roman" w:cs="Times New Roman"/>
          <w:sz w:val="24"/>
          <w:szCs w:val="24"/>
        </w:rPr>
        <w:t xml:space="preserve">, Table </w:t>
      </w:r>
      <w:r w:rsidR="009730BC" w:rsidRPr="00096EB4">
        <w:rPr>
          <w:rFonts w:ascii="Times New Roman" w:hAnsi="Times New Roman" w:cs="Times New Roman"/>
          <w:sz w:val="24"/>
          <w:szCs w:val="24"/>
        </w:rPr>
        <w:t>S</w:t>
      </w:r>
      <w:r w:rsidR="00096EB4" w:rsidRPr="00096EB4">
        <w:rPr>
          <w:rFonts w:ascii="Times New Roman" w:hAnsi="Times New Roman" w:cs="Times New Roman"/>
          <w:sz w:val="24"/>
          <w:szCs w:val="24"/>
        </w:rPr>
        <w:t>1</w:t>
      </w:r>
      <w:r>
        <w:rPr>
          <w:rFonts w:ascii="Times New Roman" w:hAnsi="Times New Roman" w:cs="Times New Roman"/>
          <w:sz w:val="24"/>
          <w:szCs w:val="24"/>
        </w:rPr>
        <w:t>.</w:t>
      </w:r>
      <w:r w:rsidR="009730BC">
        <w:rPr>
          <w:rFonts w:ascii="Times New Roman" w:hAnsi="Times New Roman" w:cs="Times New Roman"/>
          <w:sz w:val="24"/>
          <w:szCs w:val="24"/>
        </w:rPr>
        <w:t xml:space="preserve"> </w:t>
      </w:r>
      <w:r w:rsidR="00996A4A">
        <w:rPr>
          <w:rFonts w:ascii="Times New Roman" w:hAnsi="Times New Roman" w:cs="Times New Roman"/>
          <w:sz w:val="24"/>
          <w:szCs w:val="24"/>
        </w:rPr>
        <w:t>The effects of w</w:t>
      </w:r>
      <w:r w:rsidR="009730BC">
        <w:rPr>
          <w:rFonts w:ascii="Times New Roman" w:hAnsi="Times New Roman" w:cs="Times New Roman"/>
          <w:sz w:val="24"/>
          <w:szCs w:val="24"/>
        </w:rPr>
        <w:t>arming</w:t>
      </w:r>
      <w:r w:rsidR="00AD4FD2">
        <w:rPr>
          <w:rFonts w:ascii="Times New Roman" w:hAnsi="Times New Roman" w:cs="Times New Roman"/>
          <w:sz w:val="24"/>
          <w:szCs w:val="24"/>
        </w:rPr>
        <w:t>/</w:t>
      </w:r>
      <w:r w:rsidR="009730BC">
        <w:rPr>
          <w:rFonts w:ascii="Times New Roman" w:hAnsi="Times New Roman" w:cs="Times New Roman"/>
          <w:sz w:val="24"/>
          <w:szCs w:val="24"/>
        </w:rPr>
        <w:t>trimming interactions</w:t>
      </w:r>
      <w:r w:rsidR="00996A4A">
        <w:rPr>
          <w:rFonts w:ascii="Times New Roman" w:hAnsi="Times New Roman" w:cs="Times New Roman"/>
          <w:sz w:val="24"/>
          <w:szCs w:val="24"/>
        </w:rPr>
        <w:t xml:space="preserve"> on</w:t>
      </w:r>
      <w:r w:rsidR="00826B08">
        <w:rPr>
          <w:rFonts w:ascii="Times New Roman" w:hAnsi="Times New Roman" w:cs="Times New Roman"/>
          <w:sz w:val="24"/>
          <w:szCs w:val="24"/>
        </w:rPr>
        <w:t xml:space="preserve"> average</w:t>
      </w:r>
      <w:r w:rsidR="00996A4A">
        <w:rPr>
          <w:rFonts w:ascii="Times New Roman" w:hAnsi="Times New Roman" w:cs="Times New Roman"/>
          <w:sz w:val="24"/>
          <w:szCs w:val="24"/>
        </w:rPr>
        <w:t xml:space="preserve"> maximum bud counts</w:t>
      </w:r>
      <w:r w:rsidR="009730BC">
        <w:rPr>
          <w:rFonts w:ascii="Times New Roman" w:hAnsi="Times New Roman" w:cs="Times New Roman"/>
          <w:sz w:val="24"/>
          <w:szCs w:val="24"/>
        </w:rPr>
        <w:t xml:space="preserve"> were not significant for </w:t>
      </w:r>
      <w:r w:rsidR="009730BC">
        <w:rPr>
          <w:rFonts w:ascii="Times New Roman" w:hAnsi="Times New Roman" w:cs="Times New Roman"/>
          <w:i/>
          <w:iCs/>
          <w:sz w:val="24"/>
          <w:szCs w:val="24"/>
        </w:rPr>
        <w:t xml:space="preserve">C. </w:t>
      </w:r>
      <w:r w:rsidR="009730BC" w:rsidRPr="009730BC">
        <w:rPr>
          <w:rFonts w:ascii="Times New Roman" w:hAnsi="Times New Roman" w:cs="Times New Roman"/>
          <w:i/>
          <w:iCs/>
          <w:sz w:val="24"/>
          <w:szCs w:val="24"/>
        </w:rPr>
        <w:lastRenderedPageBreak/>
        <w:t>nutans</w:t>
      </w:r>
      <w:r w:rsidR="009730BC">
        <w:rPr>
          <w:rFonts w:ascii="Times New Roman" w:hAnsi="Times New Roman" w:cs="Times New Roman"/>
          <w:sz w:val="24"/>
          <w:szCs w:val="24"/>
        </w:rPr>
        <w:t xml:space="preserve"> (</w:t>
      </w:r>
      <w:proofErr w:type="spellStart"/>
      <w:r w:rsidR="00096EB4">
        <w:rPr>
          <w:rFonts w:ascii="Times New Roman" w:hAnsi="Times New Roman" w:cs="Times New Roman"/>
          <w:sz w:val="24"/>
          <w:szCs w:val="24"/>
          <w:lang w:val="en-US"/>
        </w:rPr>
        <w:t>d.f.</w:t>
      </w:r>
      <w:proofErr w:type="spellEnd"/>
      <w:r w:rsidR="00096EB4">
        <w:rPr>
          <w:rFonts w:ascii="Times New Roman" w:hAnsi="Times New Roman" w:cs="Times New Roman"/>
          <w:sz w:val="24"/>
          <w:szCs w:val="24"/>
          <w:lang w:val="en-US"/>
        </w:rPr>
        <w:t xml:space="preserve"> = 2</w:t>
      </w:r>
      <w:r w:rsidR="009730BC" w:rsidRPr="00E05907">
        <w:rPr>
          <w:rFonts w:ascii="Times New Roman" w:hAnsi="Times New Roman" w:cs="Times New Roman"/>
          <w:sz w:val="24"/>
          <w:szCs w:val="24"/>
          <w:lang w:val="en-US"/>
        </w:rPr>
        <w:t xml:space="preserve">, </w:t>
      </w:r>
      <w:r w:rsidR="00096EB4">
        <w:rPr>
          <w:rFonts w:ascii="Times New Roman" w:hAnsi="Times New Roman" w:cs="Times New Roman"/>
          <w:i/>
          <w:iCs/>
          <w:sz w:val="24"/>
          <w:szCs w:val="24"/>
          <w:lang w:val="en-US"/>
        </w:rPr>
        <w:t>χ</w:t>
      </w:r>
      <w:r w:rsidR="00096EB4">
        <w:rPr>
          <w:rFonts w:ascii="Times New Roman" w:hAnsi="Times New Roman" w:cs="Times New Roman"/>
          <w:i/>
          <w:iCs/>
          <w:sz w:val="24"/>
          <w:szCs w:val="24"/>
          <w:vertAlign w:val="superscript"/>
          <w:lang w:val="en-US"/>
        </w:rPr>
        <w:t>2</w:t>
      </w:r>
      <w:r w:rsidR="009730BC" w:rsidRPr="00E05907">
        <w:rPr>
          <w:rFonts w:ascii="Times New Roman" w:hAnsi="Times New Roman" w:cs="Times New Roman"/>
          <w:sz w:val="24"/>
          <w:szCs w:val="24"/>
          <w:lang w:val="en-US"/>
        </w:rPr>
        <w:t xml:space="preserve"> = </w:t>
      </w:r>
      <w:r w:rsidR="00096EB4">
        <w:rPr>
          <w:rFonts w:ascii="Times New Roman" w:hAnsi="Times New Roman" w:cs="Times New Roman"/>
          <w:sz w:val="24"/>
          <w:szCs w:val="24"/>
          <w:lang w:val="en-US"/>
        </w:rPr>
        <w:t>1.126</w:t>
      </w:r>
      <w:r w:rsidR="009730BC" w:rsidRPr="00E05907">
        <w:rPr>
          <w:rFonts w:ascii="Times New Roman" w:hAnsi="Times New Roman" w:cs="Times New Roman"/>
          <w:sz w:val="24"/>
          <w:szCs w:val="24"/>
          <w:lang w:val="en-US"/>
        </w:rPr>
        <w:t xml:space="preserve">, </w:t>
      </w:r>
      <w:r w:rsidR="009730BC" w:rsidRPr="00E05907">
        <w:rPr>
          <w:rFonts w:ascii="Times New Roman" w:hAnsi="Times New Roman" w:cs="Times New Roman"/>
          <w:i/>
          <w:iCs/>
          <w:sz w:val="24"/>
          <w:szCs w:val="24"/>
          <w:lang w:val="en-US"/>
        </w:rPr>
        <w:t>p</w:t>
      </w:r>
      <w:r w:rsidR="009730BC" w:rsidRPr="00E05907">
        <w:rPr>
          <w:rFonts w:ascii="Times New Roman" w:hAnsi="Times New Roman" w:cs="Times New Roman"/>
          <w:sz w:val="24"/>
          <w:szCs w:val="24"/>
          <w:lang w:val="en-US"/>
        </w:rPr>
        <w:t xml:space="preserve"> = 0.</w:t>
      </w:r>
      <w:r w:rsidR="00096EB4">
        <w:rPr>
          <w:rFonts w:ascii="Times New Roman" w:hAnsi="Times New Roman" w:cs="Times New Roman"/>
          <w:sz w:val="24"/>
          <w:szCs w:val="24"/>
          <w:lang w:val="en-US"/>
        </w:rPr>
        <w:t>569</w:t>
      </w:r>
      <w:r w:rsidR="009730BC">
        <w:rPr>
          <w:rFonts w:ascii="Times New Roman" w:hAnsi="Times New Roman" w:cs="Times New Roman"/>
          <w:sz w:val="24"/>
          <w:szCs w:val="24"/>
        </w:rPr>
        <w:t xml:space="preserve">) </w:t>
      </w:r>
      <w:r w:rsidR="00996A4A">
        <w:rPr>
          <w:rFonts w:ascii="Times New Roman" w:hAnsi="Times New Roman" w:cs="Times New Roman"/>
          <w:sz w:val="24"/>
          <w:szCs w:val="24"/>
        </w:rPr>
        <w:t>or</w:t>
      </w:r>
      <w:r w:rsidR="009730BC">
        <w:rPr>
          <w:rFonts w:ascii="Times New Roman" w:hAnsi="Times New Roman" w:cs="Times New Roman"/>
          <w:sz w:val="24"/>
          <w:szCs w:val="24"/>
        </w:rPr>
        <w:t xml:space="preserve"> </w:t>
      </w:r>
      <w:r w:rsidR="009730BC">
        <w:rPr>
          <w:rFonts w:ascii="Times New Roman" w:hAnsi="Times New Roman" w:cs="Times New Roman"/>
          <w:i/>
          <w:iCs/>
          <w:sz w:val="24"/>
          <w:szCs w:val="24"/>
        </w:rPr>
        <w:t xml:space="preserve">C. </w:t>
      </w:r>
      <w:proofErr w:type="spellStart"/>
      <w:r w:rsidR="009730BC" w:rsidRPr="009730BC">
        <w:rPr>
          <w:rFonts w:ascii="Times New Roman" w:hAnsi="Times New Roman" w:cs="Times New Roman"/>
          <w:i/>
          <w:iCs/>
          <w:sz w:val="24"/>
          <w:szCs w:val="24"/>
        </w:rPr>
        <w:t>acanthoides</w:t>
      </w:r>
      <w:proofErr w:type="spellEnd"/>
      <w:r w:rsidR="009730BC">
        <w:rPr>
          <w:rFonts w:ascii="Times New Roman" w:hAnsi="Times New Roman" w:cs="Times New Roman"/>
          <w:sz w:val="24"/>
          <w:szCs w:val="24"/>
        </w:rPr>
        <w:t xml:space="preserve"> (</w:t>
      </w:r>
      <w:proofErr w:type="spellStart"/>
      <w:r w:rsidR="00C43A02">
        <w:rPr>
          <w:rFonts w:ascii="Times New Roman" w:hAnsi="Times New Roman" w:cs="Times New Roman"/>
          <w:sz w:val="24"/>
          <w:szCs w:val="24"/>
          <w:lang w:val="en-US"/>
        </w:rPr>
        <w:t>d.f.</w:t>
      </w:r>
      <w:proofErr w:type="spellEnd"/>
      <w:r w:rsidR="00C43A02">
        <w:rPr>
          <w:rFonts w:ascii="Times New Roman" w:hAnsi="Times New Roman" w:cs="Times New Roman"/>
          <w:sz w:val="24"/>
          <w:szCs w:val="24"/>
          <w:lang w:val="en-US"/>
        </w:rPr>
        <w:t xml:space="preserve"> = 2</w:t>
      </w:r>
      <w:r w:rsidR="00C43A02" w:rsidRPr="00E05907">
        <w:rPr>
          <w:rFonts w:ascii="Times New Roman" w:hAnsi="Times New Roman" w:cs="Times New Roman"/>
          <w:sz w:val="24"/>
          <w:szCs w:val="24"/>
          <w:lang w:val="en-US"/>
        </w:rPr>
        <w:t xml:space="preserve">, </w:t>
      </w:r>
      <w:r w:rsidR="00C43A02">
        <w:rPr>
          <w:rFonts w:ascii="Times New Roman" w:hAnsi="Times New Roman" w:cs="Times New Roman"/>
          <w:i/>
          <w:iCs/>
          <w:sz w:val="24"/>
          <w:szCs w:val="24"/>
          <w:lang w:val="en-US"/>
        </w:rPr>
        <w:t>χ</w:t>
      </w:r>
      <w:r w:rsidR="00C43A02">
        <w:rPr>
          <w:rFonts w:ascii="Times New Roman" w:hAnsi="Times New Roman" w:cs="Times New Roman"/>
          <w:i/>
          <w:iCs/>
          <w:sz w:val="24"/>
          <w:szCs w:val="24"/>
          <w:vertAlign w:val="superscript"/>
          <w:lang w:val="en-US"/>
        </w:rPr>
        <w:t>2</w:t>
      </w:r>
      <w:r w:rsidR="00C43A02" w:rsidRPr="00E05907">
        <w:rPr>
          <w:rFonts w:ascii="Times New Roman" w:hAnsi="Times New Roman" w:cs="Times New Roman"/>
          <w:sz w:val="24"/>
          <w:szCs w:val="24"/>
          <w:lang w:val="en-US"/>
        </w:rPr>
        <w:t xml:space="preserve"> = </w:t>
      </w:r>
      <w:r w:rsidR="00C43A02">
        <w:rPr>
          <w:rFonts w:ascii="Times New Roman" w:hAnsi="Times New Roman" w:cs="Times New Roman"/>
          <w:sz w:val="24"/>
          <w:szCs w:val="24"/>
          <w:lang w:val="en-US"/>
        </w:rPr>
        <w:t>1.063</w:t>
      </w:r>
      <w:r w:rsidR="00C43A02" w:rsidRPr="00E05907">
        <w:rPr>
          <w:rFonts w:ascii="Times New Roman" w:hAnsi="Times New Roman" w:cs="Times New Roman"/>
          <w:sz w:val="24"/>
          <w:szCs w:val="24"/>
          <w:lang w:val="en-US"/>
        </w:rPr>
        <w:t xml:space="preserve">, </w:t>
      </w:r>
      <w:r w:rsidR="00C43A02" w:rsidRPr="00E05907">
        <w:rPr>
          <w:rFonts w:ascii="Times New Roman" w:hAnsi="Times New Roman" w:cs="Times New Roman"/>
          <w:i/>
          <w:iCs/>
          <w:sz w:val="24"/>
          <w:szCs w:val="24"/>
          <w:lang w:val="en-US"/>
        </w:rPr>
        <w:t>p</w:t>
      </w:r>
      <w:r w:rsidR="00C43A02" w:rsidRPr="00E05907">
        <w:rPr>
          <w:rFonts w:ascii="Times New Roman" w:hAnsi="Times New Roman" w:cs="Times New Roman"/>
          <w:sz w:val="24"/>
          <w:szCs w:val="24"/>
          <w:lang w:val="en-US"/>
        </w:rPr>
        <w:t xml:space="preserve"> = 0.</w:t>
      </w:r>
      <w:r w:rsidR="00C43A02">
        <w:rPr>
          <w:rFonts w:ascii="Times New Roman" w:hAnsi="Times New Roman" w:cs="Times New Roman"/>
          <w:sz w:val="24"/>
          <w:szCs w:val="24"/>
          <w:lang w:val="en-US"/>
        </w:rPr>
        <w:t>588</w:t>
      </w:r>
      <w:r w:rsidR="009730BC">
        <w:rPr>
          <w:rFonts w:ascii="Times New Roman" w:hAnsi="Times New Roman" w:cs="Times New Roman"/>
          <w:sz w:val="24"/>
          <w:szCs w:val="24"/>
        </w:rPr>
        <w:t xml:space="preserve">) and were dropped from the final model. </w:t>
      </w:r>
      <w:r w:rsidRPr="009730BC">
        <w:rPr>
          <w:rFonts w:ascii="Times New Roman" w:hAnsi="Times New Roman" w:cs="Times New Roman"/>
          <w:sz w:val="24"/>
          <w:szCs w:val="24"/>
        </w:rPr>
        <w:t>In</w:t>
      </w:r>
      <w:r>
        <w:rPr>
          <w:rFonts w:ascii="Times New Roman" w:hAnsi="Times New Roman" w:cs="Times New Roman"/>
          <w:sz w:val="24"/>
          <w:szCs w:val="24"/>
        </w:rPr>
        <w:t xml:space="preserve"> both species, of the individuals that produced at least one flower bud, trimming down to 10 cm </w:t>
      </w:r>
      <w:r w:rsidR="009730BC">
        <w:rPr>
          <w:rFonts w:ascii="Times New Roman" w:hAnsi="Times New Roman" w:cs="Times New Roman"/>
          <w:sz w:val="24"/>
          <w:szCs w:val="24"/>
        </w:rPr>
        <w:t xml:space="preserve">and 5 cm </w:t>
      </w:r>
      <w:r>
        <w:rPr>
          <w:rFonts w:ascii="Times New Roman" w:hAnsi="Times New Roman" w:cs="Times New Roman"/>
          <w:sz w:val="24"/>
          <w:szCs w:val="24"/>
        </w:rPr>
        <w:t xml:space="preserve">resulted in </w:t>
      </w:r>
      <w:r w:rsidR="00BB37EA">
        <w:rPr>
          <w:rFonts w:ascii="Times New Roman" w:hAnsi="Times New Roman" w:cs="Times New Roman"/>
          <w:sz w:val="24"/>
          <w:szCs w:val="24"/>
        </w:rPr>
        <w:t xml:space="preserve">a </w:t>
      </w:r>
      <w:r>
        <w:rPr>
          <w:rFonts w:ascii="Times New Roman" w:hAnsi="Times New Roman" w:cs="Times New Roman"/>
          <w:sz w:val="24"/>
          <w:szCs w:val="24"/>
        </w:rPr>
        <w:t xml:space="preserve">significantly </w:t>
      </w:r>
      <w:r w:rsidR="00BB37EA">
        <w:rPr>
          <w:rFonts w:ascii="Times New Roman" w:hAnsi="Times New Roman" w:cs="Times New Roman"/>
          <w:sz w:val="24"/>
          <w:szCs w:val="24"/>
        </w:rPr>
        <w:t>lower maximum bud count compared to the control</w:t>
      </w:r>
      <w:r w:rsidR="009730BC">
        <w:rPr>
          <w:rFonts w:ascii="Times New Roman" w:hAnsi="Times New Roman" w:cs="Times New Roman"/>
          <w:sz w:val="24"/>
          <w:szCs w:val="24"/>
        </w:rPr>
        <w:t>, though w</w:t>
      </w:r>
      <w:r>
        <w:rPr>
          <w:rFonts w:ascii="Times New Roman" w:hAnsi="Times New Roman" w:cs="Times New Roman"/>
          <w:sz w:val="24"/>
          <w:szCs w:val="24"/>
        </w:rPr>
        <w:t xml:space="preserve">arming had no significant effect on </w:t>
      </w:r>
      <w:r w:rsidR="00826B08">
        <w:rPr>
          <w:rFonts w:ascii="Times New Roman" w:hAnsi="Times New Roman" w:cs="Times New Roman"/>
          <w:sz w:val="24"/>
          <w:szCs w:val="24"/>
        </w:rPr>
        <w:t xml:space="preserve">average </w:t>
      </w:r>
      <w:r w:rsidR="00996A4A">
        <w:rPr>
          <w:rFonts w:ascii="Times New Roman" w:hAnsi="Times New Roman" w:cs="Times New Roman"/>
          <w:sz w:val="24"/>
          <w:szCs w:val="24"/>
        </w:rPr>
        <w:t xml:space="preserve">maximum bud count </w:t>
      </w:r>
      <w:r w:rsidR="009730BC">
        <w:rPr>
          <w:rFonts w:ascii="Times New Roman" w:hAnsi="Times New Roman" w:cs="Times New Roman"/>
          <w:sz w:val="24"/>
          <w:szCs w:val="24"/>
        </w:rPr>
        <w:t>(Table 1).</w:t>
      </w:r>
      <w:r>
        <w:rPr>
          <w:rFonts w:ascii="Times New Roman" w:hAnsi="Times New Roman" w:cs="Times New Roman"/>
          <w:sz w:val="24"/>
          <w:szCs w:val="24"/>
        </w:rPr>
        <w:t xml:space="preserve"> </w:t>
      </w:r>
      <w:r w:rsidR="00BB37EA">
        <w:rPr>
          <w:rFonts w:ascii="Times New Roman" w:hAnsi="Times New Roman" w:cs="Times New Roman"/>
          <w:sz w:val="24"/>
          <w:szCs w:val="24"/>
        </w:rPr>
        <w:t>No significant differences in</w:t>
      </w:r>
      <w:r w:rsidR="00826B08">
        <w:rPr>
          <w:rFonts w:ascii="Times New Roman" w:hAnsi="Times New Roman" w:cs="Times New Roman"/>
          <w:sz w:val="24"/>
          <w:szCs w:val="24"/>
        </w:rPr>
        <w:t xml:space="preserve"> average</w:t>
      </w:r>
      <w:r w:rsidR="00BB37EA">
        <w:rPr>
          <w:rFonts w:ascii="Times New Roman" w:hAnsi="Times New Roman" w:cs="Times New Roman"/>
          <w:sz w:val="24"/>
          <w:szCs w:val="24"/>
        </w:rPr>
        <w:t xml:space="preserve"> maximum bud count were observed between individuals trimmed down to 10 cm and those trimmed down to 5 cm (Table 2).</w:t>
      </w:r>
    </w:p>
    <w:p w14:paraId="57F09DB3" w14:textId="20EE4FBB" w:rsidR="0081602D" w:rsidRPr="00604784" w:rsidRDefault="0081602D" w:rsidP="00C43A02">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 xml:space="preserve">Repeated trimming proved extremely effective at preventing flowering, and thus reproduction, in both </w:t>
      </w:r>
      <w:commentRangeStart w:id="51"/>
      <w:commentRangeStart w:id="52"/>
      <w:r>
        <w:rPr>
          <w:rFonts w:ascii="Times New Roman" w:hAnsi="Times New Roman" w:cs="Times New Roman"/>
          <w:sz w:val="24"/>
          <w:szCs w:val="24"/>
        </w:rPr>
        <w:t>species</w:t>
      </w:r>
      <w:commentRangeEnd w:id="51"/>
      <w:r w:rsidR="008F6444">
        <w:rPr>
          <w:rStyle w:val="CommentReference"/>
        </w:rPr>
        <w:commentReference w:id="51"/>
      </w:r>
      <w:commentRangeEnd w:id="52"/>
      <w:r w:rsidR="004C18D2">
        <w:rPr>
          <w:rStyle w:val="CommentReference"/>
        </w:rPr>
        <w:commentReference w:id="52"/>
      </w:r>
      <w:r>
        <w:rPr>
          <w:rFonts w:ascii="Times New Roman" w:hAnsi="Times New Roman" w:cs="Times New Roman"/>
          <w:sz w:val="24"/>
          <w:szCs w:val="24"/>
        </w:rPr>
        <w:t xml:space="preserve">. Out of the 45 trimmed </w:t>
      </w:r>
      <w:r>
        <w:rPr>
          <w:rFonts w:ascii="Times New Roman" w:hAnsi="Times New Roman" w:cs="Times New Roman"/>
          <w:i/>
          <w:iCs/>
          <w:sz w:val="24"/>
          <w:szCs w:val="24"/>
        </w:rPr>
        <w:t>C. nutans</w:t>
      </w:r>
      <w:r>
        <w:rPr>
          <w:rFonts w:ascii="Times New Roman" w:hAnsi="Times New Roman" w:cs="Times New Roman"/>
          <w:sz w:val="24"/>
          <w:szCs w:val="24"/>
        </w:rPr>
        <w:t xml:space="preserve">, only one individual produced a single flower, which was subsequently destroyed by trimming one week later. Out of the same number of trimmed </w:t>
      </w:r>
      <w:r>
        <w:rPr>
          <w:rFonts w:ascii="Times New Roman" w:hAnsi="Times New Roman" w:cs="Times New Roman"/>
          <w:i/>
          <w:iCs/>
          <w:sz w:val="24"/>
          <w:szCs w:val="24"/>
        </w:rPr>
        <w:t xml:space="preserve">C. </w:t>
      </w:r>
      <w:proofErr w:type="spellStart"/>
      <w:r>
        <w:rPr>
          <w:rFonts w:ascii="Times New Roman" w:hAnsi="Times New Roman" w:cs="Times New Roman"/>
          <w:i/>
          <w:iCs/>
          <w:sz w:val="24"/>
          <w:szCs w:val="24"/>
        </w:rPr>
        <w:t>acanthoides</w:t>
      </w:r>
      <w:proofErr w:type="spellEnd"/>
      <w:r>
        <w:rPr>
          <w:rFonts w:ascii="Times New Roman" w:hAnsi="Times New Roman" w:cs="Times New Roman"/>
          <w:sz w:val="24"/>
          <w:szCs w:val="24"/>
        </w:rPr>
        <w:t xml:space="preserve">, </w:t>
      </w:r>
      <w:r w:rsidR="00C43A02">
        <w:rPr>
          <w:rFonts w:ascii="Times New Roman" w:hAnsi="Times New Roman" w:cs="Times New Roman"/>
          <w:sz w:val="24"/>
          <w:szCs w:val="24"/>
        </w:rPr>
        <w:t>there were no</w:t>
      </w:r>
      <w:r>
        <w:rPr>
          <w:rFonts w:ascii="Times New Roman" w:hAnsi="Times New Roman" w:cs="Times New Roman"/>
          <w:sz w:val="24"/>
          <w:szCs w:val="24"/>
        </w:rPr>
        <w:t xml:space="preserve"> individuals</w:t>
      </w:r>
      <w:r w:rsidR="00C43A02">
        <w:rPr>
          <w:rFonts w:ascii="Times New Roman" w:hAnsi="Times New Roman" w:cs="Times New Roman"/>
          <w:sz w:val="24"/>
          <w:szCs w:val="24"/>
        </w:rPr>
        <w:t xml:space="preserve"> that</w:t>
      </w:r>
      <w:r>
        <w:rPr>
          <w:rFonts w:ascii="Times New Roman" w:hAnsi="Times New Roman" w:cs="Times New Roman"/>
          <w:sz w:val="24"/>
          <w:szCs w:val="24"/>
        </w:rPr>
        <w:t xml:space="preserve"> produced any flowers. In contrast, untrimmed individuals flowered at extremely high rates, with 100% of </w:t>
      </w:r>
      <w:r>
        <w:rPr>
          <w:rFonts w:ascii="Times New Roman" w:hAnsi="Times New Roman" w:cs="Times New Roman"/>
          <w:i/>
          <w:iCs/>
          <w:sz w:val="24"/>
          <w:szCs w:val="24"/>
        </w:rPr>
        <w:t>C. nutans</w:t>
      </w:r>
      <w:r>
        <w:rPr>
          <w:rFonts w:ascii="Times New Roman" w:hAnsi="Times New Roman" w:cs="Times New Roman"/>
          <w:sz w:val="24"/>
          <w:szCs w:val="24"/>
        </w:rPr>
        <w:t xml:space="preserve"> and 80% of </w:t>
      </w:r>
      <w:r>
        <w:rPr>
          <w:rFonts w:ascii="Times New Roman" w:hAnsi="Times New Roman" w:cs="Times New Roman"/>
          <w:i/>
          <w:iCs/>
          <w:sz w:val="24"/>
          <w:szCs w:val="24"/>
        </w:rPr>
        <w:t xml:space="preserve">C. </w:t>
      </w:r>
      <w:proofErr w:type="spellStart"/>
      <w:r>
        <w:rPr>
          <w:rFonts w:ascii="Times New Roman" w:hAnsi="Times New Roman" w:cs="Times New Roman"/>
          <w:i/>
          <w:iCs/>
          <w:sz w:val="24"/>
          <w:szCs w:val="24"/>
        </w:rPr>
        <w:t>acanthoides</w:t>
      </w:r>
      <w:proofErr w:type="spellEnd"/>
      <w:r>
        <w:rPr>
          <w:rFonts w:ascii="Times New Roman" w:hAnsi="Times New Roman" w:cs="Times New Roman"/>
          <w:sz w:val="24"/>
          <w:szCs w:val="24"/>
        </w:rPr>
        <w:t xml:space="preserve"> producing at least one flower.</w:t>
      </w:r>
    </w:p>
    <w:p w14:paraId="796728F6" w14:textId="1DB23038" w:rsidR="00241967" w:rsidRDefault="00241967" w:rsidP="00604784">
      <w:pPr>
        <w:spacing w:after="0" w:line="480" w:lineRule="auto"/>
        <w:rPr>
          <w:rFonts w:ascii="Times New Roman" w:hAnsi="Times New Roman" w:cs="Times New Roman"/>
          <w:b/>
          <w:bCs/>
          <w:i/>
          <w:iCs/>
          <w:sz w:val="24"/>
          <w:szCs w:val="24"/>
        </w:rPr>
      </w:pPr>
      <w:r>
        <w:rPr>
          <w:rFonts w:ascii="Times New Roman" w:hAnsi="Times New Roman" w:cs="Times New Roman"/>
          <w:b/>
          <w:bCs/>
          <w:i/>
          <w:iCs/>
          <w:sz w:val="24"/>
          <w:szCs w:val="24"/>
        </w:rPr>
        <w:t>Regrowth</w:t>
      </w:r>
    </w:p>
    <w:p w14:paraId="3C27BE84" w14:textId="4A3291EA" w:rsidR="00241967" w:rsidRDefault="00A5148F" w:rsidP="00604784">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 xml:space="preserve">Unsurprisingly, trimming </w:t>
      </w:r>
      <w:r w:rsidR="009827EF">
        <w:rPr>
          <w:rFonts w:ascii="Times New Roman" w:hAnsi="Times New Roman" w:cs="Times New Roman"/>
          <w:sz w:val="24"/>
          <w:szCs w:val="24"/>
        </w:rPr>
        <w:t>down to</w:t>
      </w:r>
      <w:r>
        <w:rPr>
          <w:rFonts w:ascii="Times New Roman" w:hAnsi="Times New Roman" w:cs="Times New Roman"/>
          <w:sz w:val="24"/>
          <w:szCs w:val="24"/>
        </w:rPr>
        <w:t xml:space="preserve"> 10 cm, 5 cm, </w:t>
      </w:r>
      <w:r w:rsidR="009827EF">
        <w:rPr>
          <w:rFonts w:ascii="Times New Roman" w:hAnsi="Times New Roman" w:cs="Times New Roman"/>
          <w:sz w:val="24"/>
          <w:szCs w:val="24"/>
        </w:rPr>
        <w:t>or</w:t>
      </w:r>
      <w:r>
        <w:rPr>
          <w:rFonts w:ascii="Times New Roman" w:hAnsi="Times New Roman" w:cs="Times New Roman"/>
          <w:sz w:val="24"/>
          <w:szCs w:val="24"/>
        </w:rPr>
        <w:t xml:space="preserve"> </w:t>
      </w:r>
      <w:r w:rsidR="005F62CA">
        <w:rPr>
          <w:rFonts w:ascii="Times New Roman" w:hAnsi="Times New Roman" w:cs="Times New Roman"/>
          <w:sz w:val="24"/>
          <w:szCs w:val="24"/>
        </w:rPr>
        <w:t>0 cm</w:t>
      </w:r>
      <w:r>
        <w:rPr>
          <w:rFonts w:ascii="Times New Roman" w:hAnsi="Times New Roman" w:cs="Times New Roman"/>
          <w:sz w:val="24"/>
          <w:szCs w:val="24"/>
        </w:rPr>
        <w:t xml:space="preserve"> significantly suppressed the </w:t>
      </w:r>
      <w:r w:rsidR="00826B08">
        <w:rPr>
          <w:rFonts w:ascii="Times New Roman" w:hAnsi="Times New Roman" w:cs="Times New Roman"/>
          <w:sz w:val="24"/>
          <w:szCs w:val="24"/>
        </w:rPr>
        <w:t xml:space="preserve">average </w:t>
      </w:r>
      <w:r>
        <w:rPr>
          <w:rFonts w:ascii="Times New Roman" w:hAnsi="Times New Roman" w:cs="Times New Roman"/>
          <w:sz w:val="24"/>
          <w:szCs w:val="24"/>
        </w:rPr>
        <w:t xml:space="preserve">maximum height that </w:t>
      </w:r>
      <w:r w:rsidR="001E08AE">
        <w:rPr>
          <w:rFonts w:ascii="Times New Roman" w:hAnsi="Times New Roman" w:cs="Times New Roman"/>
          <w:sz w:val="24"/>
          <w:szCs w:val="24"/>
        </w:rPr>
        <w:t xml:space="preserve">individuals of </w:t>
      </w:r>
      <w:r>
        <w:rPr>
          <w:rFonts w:ascii="Times New Roman" w:hAnsi="Times New Roman" w:cs="Times New Roman"/>
          <w:sz w:val="24"/>
          <w:szCs w:val="24"/>
        </w:rPr>
        <w:t>both species were able to grow to</w:t>
      </w:r>
      <w:r w:rsidR="009827EF">
        <w:rPr>
          <w:rFonts w:ascii="Times New Roman" w:hAnsi="Times New Roman" w:cs="Times New Roman"/>
          <w:sz w:val="24"/>
          <w:szCs w:val="24"/>
        </w:rPr>
        <w:t xml:space="preserve">; warming </w:t>
      </w:r>
      <w:r w:rsidR="001E08AE">
        <w:rPr>
          <w:rFonts w:ascii="Times New Roman" w:hAnsi="Times New Roman" w:cs="Times New Roman"/>
          <w:sz w:val="24"/>
          <w:szCs w:val="24"/>
        </w:rPr>
        <w:t xml:space="preserve">had the opposite effect, </w:t>
      </w:r>
      <w:r w:rsidR="009827EF">
        <w:rPr>
          <w:rFonts w:ascii="Times New Roman" w:hAnsi="Times New Roman" w:cs="Times New Roman"/>
          <w:sz w:val="24"/>
          <w:szCs w:val="24"/>
        </w:rPr>
        <w:t>result</w:t>
      </w:r>
      <w:r w:rsidR="001E08AE">
        <w:rPr>
          <w:rFonts w:ascii="Times New Roman" w:hAnsi="Times New Roman" w:cs="Times New Roman"/>
          <w:sz w:val="24"/>
          <w:szCs w:val="24"/>
        </w:rPr>
        <w:t>ing</w:t>
      </w:r>
      <w:r w:rsidR="009827EF">
        <w:rPr>
          <w:rFonts w:ascii="Times New Roman" w:hAnsi="Times New Roman" w:cs="Times New Roman"/>
          <w:sz w:val="24"/>
          <w:szCs w:val="24"/>
        </w:rPr>
        <w:t xml:space="preserve"> in a significant increase in </w:t>
      </w:r>
      <w:r w:rsidR="00826B08">
        <w:rPr>
          <w:rFonts w:ascii="Times New Roman" w:hAnsi="Times New Roman" w:cs="Times New Roman"/>
          <w:sz w:val="24"/>
          <w:szCs w:val="24"/>
        </w:rPr>
        <w:t xml:space="preserve">average </w:t>
      </w:r>
      <w:r w:rsidR="009827EF">
        <w:rPr>
          <w:rFonts w:ascii="Times New Roman" w:hAnsi="Times New Roman" w:cs="Times New Roman"/>
          <w:sz w:val="24"/>
          <w:szCs w:val="24"/>
        </w:rPr>
        <w:t>maximum height</w:t>
      </w:r>
      <w:r w:rsidR="004B2664">
        <w:rPr>
          <w:rFonts w:ascii="Times New Roman" w:hAnsi="Times New Roman" w:cs="Times New Roman"/>
          <w:sz w:val="24"/>
          <w:szCs w:val="24"/>
        </w:rPr>
        <w:t xml:space="preserve"> </w:t>
      </w:r>
      <w:r>
        <w:rPr>
          <w:rFonts w:ascii="Times New Roman" w:hAnsi="Times New Roman" w:cs="Times New Roman"/>
          <w:sz w:val="24"/>
          <w:szCs w:val="24"/>
        </w:rPr>
        <w:t>(Table 1).</w:t>
      </w:r>
      <w:r w:rsidR="00E44190">
        <w:rPr>
          <w:rFonts w:ascii="Times New Roman" w:hAnsi="Times New Roman" w:cs="Times New Roman"/>
          <w:sz w:val="24"/>
          <w:szCs w:val="24"/>
        </w:rPr>
        <w:t xml:space="preserve"> The effects of warming</w:t>
      </w:r>
      <w:r w:rsidR="00AD4FD2">
        <w:rPr>
          <w:rFonts w:ascii="Times New Roman" w:hAnsi="Times New Roman" w:cs="Times New Roman"/>
          <w:sz w:val="24"/>
          <w:szCs w:val="24"/>
        </w:rPr>
        <w:t>/</w:t>
      </w:r>
      <w:r w:rsidR="00E44190">
        <w:rPr>
          <w:rFonts w:ascii="Times New Roman" w:hAnsi="Times New Roman" w:cs="Times New Roman"/>
          <w:sz w:val="24"/>
          <w:szCs w:val="24"/>
        </w:rPr>
        <w:t xml:space="preserve">trimming interactions on </w:t>
      </w:r>
      <w:r w:rsidR="00826B08">
        <w:rPr>
          <w:rFonts w:ascii="Times New Roman" w:hAnsi="Times New Roman" w:cs="Times New Roman"/>
          <w:sz w:val="24"/>
          <w:szCs w:val="24"/>
        </w:rPr>
        <w:t xml:space="preserve">average </w:t>
      </w:r>
      <w:r w:rsidR="00E44190">
        <w:rPr>
          <w:rFonts w:ascii="Times New Roman" w:hAnsi="Times New Roman" w:cs="Times New Roman"/>
          <w:sz w:val="24"/>
          <w:szCs w:val="24"/>
        </w:rPr>
        <w:t xml:space="preserve">maximum height were not significant for </w:t>
      </w:r>
      <w:r w:rsidR="00E44190">
        <w:rPr>
          <w:rFonts w:ascii="Times New Roman" w:hAnsi="Times New Roman" w:cs="Times New Roman"/>
          <w:i/>
          <w:iCs/>
          <w:sz w:val="24"/>
          <w:szCs w:val="24"/>
        </w:rPr>
        <w:t xml:space="preserve">C. </w:t>
      </w:r>
      <w:r w:rsidR="00E44190" w:rsidRPr="009730BC">
        <w:rPr>
          <w:rFonts w:ascii="Times New Roman" w:hAnsi="Times New Roman" w:cs="Times New Roman"/>
          <w:i/>
          <w:iCs/>
          <w:sz w:val="24"/>
          <w:szCs w:val="24"/>
        </w:rPr>
        <w:t>nutans</w:t>
      </w:r>
      <w:r w:rsidR="00E44190">
        <w:rPr>
          <w:rFonts w:ascii="Times New Roman" w:hAnsi="Times New Roman" w:cs="Times New Roman"/>
          <w:sz w:val="24"/>
          <w:szCs w:val="24"/>
        </w:rPr>
        <w:t xml:space="preserve"> (</w:t>
      </w:r>
      <w:proofErr w:type="spellStart"/>
      <w:r w:rsidR="00E47DC3">
        <w:rPr>
          <w:rFonts w:ascii="Times New Roman" w:hAnsi="Times New Roman" w:cs="Times New Roman"/>
          <w:sz w:val="24"/>
          <w:szCs w:val="24"/>
          <w:lang w:val="en-US"/>
        </w:rPr>
        <w:t>d.f.</w:t>
      </w:r>
      <w:proofErr w:type="spellEnd"/>
      <w:r w:rsidR="00E47DC3">
        <w:rPr>
          <w:rFonts w:ascii="Times New Roman" w:hAnsi="Times New Roman" w:cs="Times New Roman"/>
          <w:sz w:val="24"/>
          <w:szCs w:val="24"/>
          <w:lang w:val="en-US"/>
        </w:rPr>
        <w:t xml:space="preserve"> = 3</w:t>
      </w:r>
      <w:r w:rsidR="00E47DC3" w:rsidRPr="00E05907">
        <w:rPr>
          <w:rFonts w:ascii="Times New Roman" w:hAnsi="Times New Roman" w:cs="Times New Roman"/>
          <w:sz w:val="24"/>
          <w:szCs w:val="24"/>
          <w:lang w:val="en-US"/>
        </w:rPr>
        <w:t xml:space="preserve">, </w:t>
      </w:r>
      <w:r w:rsidR="00E47DC3">
        <w:rPr>
          <w:rFonts w:ascii="Times New Roman" w:hAnsi="Times New Roman" w:cs="Times New Roman"/>
          <w:i/>
          <w:iCs/>
          <w:sz w:val="24"/>
          <w:szCs w:val="24"/>
          <w:lang w:val="en-US"/>
        </w:rPr>
        <w:t>χ</w:t>
      </w:r>
      <w:r w:rsidR="00E47DC3">
        <w:rPr>
          <w:rFonts w:ascii="Times New Roman" w:hAnsi="Times New Roman" w:cs="Times New Roman"/>
          <w:i/>
          <w:iCs/>
          <w:sz w:val="24"/>
          <w:szCs w:val="24"/>
          <w:vertAlign w:val="superscript"/>
          <w:lang w:val="en-US"/>
        </w:rPr>
        <w:t>2</w:t>
      </w:r>
      <w:r w:rsidR="00E47DC3" w:rsidRPr="00E05907">
        <w:rPr>
          <w:rFonts w:ascii="Times New Roman" w:hAnsi="Times New Roman" w:cs="Times New Roman"/>
          <w:sz w:val="24"/>
          <w:szCs w:val="24"/>
          <w:lang w:val="en-US"/>
        </w:rPr>
        <w:t xml:space="preserve"> = </w:t>
      </w:r>
      <w:r w:rsidR="00E47DC3">
        <w:rPr>
          <w:rFonts w:ascii="Times New Roman" w:hAnsi="Times New Roman" w:cs="Times New Roman"/>
          <w:sz w:val="24"/>
          <w:szCs w:val="24"/>
          <w:lang w:val="en-US"/>
        </w:rPr>
        <w:t>5.182</w:t>
      </w:r>
      <w:r w:rsidR="00E47DC3" w:rsidRPr="00E05907">
        <w:rPr>
          <w:rFonts w:ascii="Times New Roman" w:hAnsi="Times New Roman" w:cs="Times New Roman"/>
          <w:sz w:val="24"/>
          <w:szCs w:val="24"/>
          <w:lang w:val="en-US"/>
        </w:rPr>
        <w:t xml:space="preserve">, </w:t>
      </w:r>
      <w:r w:rsidR="00E47DC3" w:rsidRPr="00E05907">
        <w:rPr>
          <w:rFonts w:ascii="Times New Roman" w:hAnsi="Times New Roman" w:cs="Times New Roman"/>
          <w:i/>
          <w:iCs/>
          <w:sz w:val="24"/>
          <w:szCs w:val="24"/>
          <w:lang w:val="en-US"/>
        </w:rPr>
        <w:t>p</w:t>
      </w:r>
      <w:r w:rsidR="00E47DC3" w:rsidRPr="00E05907">
        <w:rPr>
          <w:rFonts w:ascii="Times New Roman" w:hAnsi="Times New Roman" w:cs="Times New Roman"/>
          <w:sz w:val="24"/>
          <w:szCs w:val="24"/>
          <w:lang w:val="en-US"/>
        </w:rPr>
        <w:t xml:space="preserve"> = 0.</w:t>
      </w:r>
      <w:r w:rsidR="00E47DC3">
        <w:rPr>
          <w:rFonts w:ascii="Times New Roman" w:hAnsi="Times New Roman" w:cs="Times New Roman"/>
          <w:sz w:val="24"/>
          <w:szCs w:val="24"/>
          <w:lang w:val="en-US"/>
        </w:rPr>
        <w:t>159</w:t>
      </w:r>
      <w:r w:rsidR="00E44190">
        <w:rPr>
          <w:rFonts w:ascii="Times New Roman" w:hAnsi="Times New Roman" w:cs="Times New Roman"/>
          <w:sz w:val="24"/>
          <w:szCs w:val="24"/>
        </w:rPr>
        <w:t xml:space="preserve">) or </w:t>
      </w:r>
      <w:r w:rsidR="00E44190">
        <w:rPr>
          <w:rFonts w:ascii="Times New Roman" w:hAnsi="Times New Roman" w:cs="Times New Roman"/>
          <w:i/>
          <w:iCs/>
          <w:sz w:val="24"/>
          <w:szCs w:val="24"/>
        </w:rPr>
        <w:t xml:space="preserve">C. </w:t>
      </w:r>
      <w:proofErr w:type="spellStart"/>
      <w:r w:rsidR="00E44190" w:rsidRPr="009730BC">
        <w:rPr>
          <w:rFonts w:ascii="Times New Roman" w:hAnsi="Times New Roman" w:cs="Times New Roman"/>
          <w:i/>
          <w:iCs/>
          <w:sz w:val="24"/>
          <w:szCs w:val="24"/>
        </w:rPr>
        <w:t>acanthoides</w:t>
      </w:r>
      <w:proofErr w:type="spellEnd"/>
      <w:r w:rsidR="00E44190">
        <w:rPr>
          <w:rFonts w:ascii="Times New Roman" w:hAnsi="Times New Roman" w:cs="Times New Roman"/>
          <w:sz w:val="24"/>
          <w:szCs w:val="24"/>
        </w:rPr>
        <w:t xml:space="preserve"> (</w:t>
      </w:r>
      <w:proofErr w:type="spellStart"/>
      <w:r w:rsidR="00E47DC3">
        <w:rPr>
          <w:rFonts w:ascii="Times New Roman" w:hAnsi="Times New Roman" w:cs="Times New Roman"/>
          <w:sz w:val="24"/>
          <w:szCs w:val="24"/>
          <w:lang w:val="en-US"/>
        </w:rPr>
        <w:t>d.f.</w:t>
      </w:r>
      <w:proofErr w:type="spellEnd"/>
      <w:r w:rsidR="00E47DC3">
        <w:rPr>
          <w:rFonts w:ascii="Times New Roman" w:hAnsi="Times New Roman" w:cs="Times New Roman"/>
          <w:sz w:val="24"/>
          <w:szCs w:val="24"/>
          <w:lang w:val="en-US"/>
        </w:rPr>
        <w:t xml:space="preserve"> = 3</w:t>
      </w:r>
      <w:r w:rsidR="00E47DC3" w:rsidRPr="00E05907">
        <w:rPr>
          <w:rFonts w:ascii="Times New Roman" w:hAnsi="Times New Roman" w:cs="Times New Roman"/>
          <w:sz w:val="24"/>
          <w:szCs w:val="24"/>
          <w:lang w:val="en-US"/>
        </w:rPr>
        <w:t xml:space="preserve">, </w:t>
      </w:r>
      <w:r w:rsidR="00E47DC3">
        <w:rPr>
          <w:rFonts w:ascii="Times New Roman" w:hAnsi="Times New Roman" w:cs="Times New Roman"/>
          <w:i/>
          <w:iCs/>
          <w:sz w:val="24"/>
          <w:szCs w:val="24"/>
          <w:lang w:val="en-US"/>
        </w:rPr>
        <w:t>χ</w:t>
      </w:r>
      <w:r w:rsidR="00E47DC3">
        <w:rPr>
          <w:rFonts w:ascii="Times New Roman" w:hAnsi="Times New Roman" w:cs="Times New Roman"/>
          <w:i/>
          <w:iCs/>
          <w:sz w:val="24"/>
          <w:szCs w:val="24"/>
          <w:vertAlign w:val="superscript"/>
          <w:lang w:val="en-US"/>
        </w:rPr>
        <w:t>2</w:t>
      </w:r>
      <w:r w:rsidR="00E47DC3" w:rsidRPr="00E05907">
        <w:rPr>
          <w:rFonts w:ascii="Times New Roman" w:hAnsi="Times New Roman" w:cs="Times New Roman"/>
          <w:sz w:val="24"/>
          <w:szCs w:val="24"/>
          <w:lang w:val="en-US"/>
        </w:rPr>
        <w:t xml:space="preserve"> = </w:t>
      </w:r>
      <w:r w:rsidR="00E47DC3">
        <w:rPr>
          <w:rFonts w:ascii="Times New Roman" w:hAnsi="Times New Roman" w:cs="Times New Roman"/>
          <w:sz w:val="24"/>
          <w:szCs w:val="24"/>
          <w:lang w:val="en-US"/>
        </w:rPr>
        <w:t>7.803</w:t>
      </w:r>
      <w:r w:rsidR="00E47DC3" w:rsidRPr="00E05907">
        <w:rPr>
          <w:rFonts w:ascii="Times New Roman" w:hAnsi="Times New Roman" w:cs="Times New Roman"/>
          <w:sz w:val="24"/>
          <w:szCs w:val="24"/>
          <w:lang w:val="en-US"/>
        </w:rPr>
        <w:t xml:space="preserve">, </w:t>
      </w:r>
      <w:r w:rsidR="00E47DC3" w:rsidRPr="00E05907">
        <w:rPr>
          <w:rFonts w:ascii="Times New Roman" w:hAnsi="Times New Roman" w:cs="Times New Roman"/>
          <w:i/>
          <w:iCs/>
          <w:sz w:val="24"/>
          <w:szCs w:val="24"/>
          <w:lang w:val="en-US"/>
        </w:rPr>
        <w:t>p</w:t>
      </w:r>
      <w:r w:rsidR="00E47DC3" w:rsidRPr="00E05907">
        <w:rPr>
          <w:rFonts w:ascii="Times New Roman" w:hAnsi="Times New Roman" w:cs="Times New Roman"/>
          <w:sz w:val="24"/>
          <w:szCs w:val="24"/>
          <w:lang w:val="en-US"/>
        </w:rPr>
        <w:t xml:space="preserve"> = 0.</w:t>
      </w:r>
      <w:r w:rsidR="00E47DC3">
        <w:rPr>
          <w:rFonts w:ascii="Times New Roman" w:hAnsi="Times New Roman" w:cs="Times New Roman"/>
          <w:sz w:val="24"/>
          <w:szCs w:val="24"/>
          <w:lang w:val="en-US"/>
        </w:rPr>
        <w:t>051</w:t>
      </w:r>
      <w:r w:rsidR="00E44190">
        <w:rPr>
          <w:rFonts w:ascii="Times New Roman" w:hAnsi="Times New Roman" w:cs="Times New Roman"/>
          <w:sz w:val="24"/>
          <w:szCs w:val="24"/>
        </w:rPr>
        <w:t>) and were dropped from the final model.</w:t>
      </w:r>
      <w:r w:rsidR="004B2664">
        <w:rPr>
          <w:rFonts w:ascii="Times New Roman" w:hAnsi="Times New Roman" w:cs="Times New Roman"/>
          <w:sz w:val="24"/>
          <w:szCs w:val="24"/>
        </w:rPr>
        <w:t xml:space="preserve"> Comparison of marginal means between non-control </w:t>
      </w:r>
      <w:r w:rsidR="009827EF">
        <w:rPr>
          <w:rFonts w:ascii="Times New Roman" w:hAnsi="Times New Roman" w:cs="Times New Roman"/>
          <w:sz w:val="24"/>
          <w:szCs w:val="24"/>
        </w:rPr>
        <w:t>trimming</w:t>
      </w:r>
      <w:r w:rsidR="004B2664">
        <w:rPr>
          <w:rFonts w:ascii="Times New Roman" w:hAnsi="Times New Roman" w:cs="Times New Roman"/>
          <w:sz w:val="24"/>
          <w:szCs w:val="24"/>
        </w:rPr>
        <w:t xml:space="preserve"> treatments for </w:t>
      </w:r>
      <w:r w:rsidR="004B2664">
        <w:rPr>
          <w:rFonts w:ascii="Times New Roman" w:hAnsi="Times New Roman" w:cs="Times New Roman"/>
          <w:i/>
          <w:iCs/>
          <w:sz w:val="24"/>
          <w:szCs w:val="24"/>
        </w:rPr>
        <w:t>C. nutans</w:t>
      </w:r>
      <w:r w:rsidR="004B2664">
        <w:rPr>
          <w:rFonts w:ascii="Times New Roman" w:hAnsi="Times New Roman" w:cs="Times New Roman"/>
          <w:sz w:val="24"/>
          <w:szCs w:val="24"/>
        </w:rPr>
        <w:t xml:space="preserve"> showed no significant differences in </w:t>
      </w:r>
      <w:r w:rsidR="00826B08">
        <w:rPr>
          <w:rFonts w:ascii="Times New Roman" w:hAnsi="Times New Roman" w:cs="Times New Roman"/>
          <w:sz w:val="24"/>
          <w:szCs w:val="24"/>
        </w:rPr>
        <w:t xml:space="preserve">average </w:t>
      </w:r>
      <w:r w:rsidR="009827EF">
        <w:rPr>
          <w:rFonts w:ascii="Times New Roman" w:hAnsi="Times New Roman" w:cs="Times New Roman"/>
          <w:sz w:val="24"/>
          <w:szCs w:val="24"/>
        </w:rPr>
        <w:t xml:space="preserve">maximum </w:t>
      </w:r>
      <w:r w:rsidR="004B2664">
        <w:rPr>
          <w:rFonts w:ascii="Times New Roman" w:hAnsi="Times New Roman" w:cs="Times New Roman"/>
          <w:sz w:val="24"/>
          <w:szCs w:val="24"/>
        </w:rPr>
        <w:t>height between the 10 cm and 0 cm trims</w:t>
      </w:r>
      <w:r w:rsidR="005F62CA">
        <w:rPr>
          <w:rFonts w:ascii="Times New Roman" w:hAnsi="Times New Roman" w:cs="Times New Roman"/>
          <w:sz w:val="24"/>
          <w:szCs w:val="24"/>
        </w:rPr>
        <w:t>,</w:t>
      </w:r>
      <w:r w:rsidR="004B2664">
        <w:rPr>
          <w:rFonts w:ascii="Times New Roman" w:hAnsi="Times New Roman" w:cs="Times New Roman"/>
          <w:sz w:val="24"/>
          <w:szCs w:val="24"/>
        </w:rPr>
        <w:t xml:space="preserve"> or</w:t>
      </w:r>
      <w:r w:rsidR="005F62CA">
        <w:rPr>
          <w:rFonts w:ascii="Times New Roman" w:hAnsi="Times New Roman" w:cs="Times New Roman"/>
          <w:sz w:val="24"/>
          <w:szCs w:val="24"/>
        </w:rPr>
        <w:t xml:space="preserve"> between</w:t>
      </w:r>
      <w:r w:rsidR="004B2664">
        <w:rPr>
          <w:rFonts w:ascii="Times New Roman" w:hAnsi="Times New Roman" w:cs="Times New Roman"/>
          <w:sz w:val="24"/>
          <w:szCs w:val="24"/>
        </w:rPr>
        <w:t xml:space="preserve"> the 5 cm and 0 cm trims</w:t>
      </w:r>
      <w:r w:rsidR="005F62CA">
        <w:rPr>
          <w:rFonts w:ascii="Times New Roman" w:hAnsi="Times New Roman" w:cs="Times New Roman"/>
          <w:sz w:val="24"/>
          <w:szCs w:val="24"/>
        </w:rPr>
        <w:t>, but did show that individuals trimmed down to 10 cm had larger</w:t>
      </w:r>
      <w:r w:rsidR="00826B08" w:rsidRPr="00826B08">
        <w:rPr>
          <w:rFonts w:ascii="Times New Roman" w:hAnsi="Times New Roman" w:cs="Times New Roman"/>
          <w:sz w:val="24"/>
          <w:szCs w:val="24"/>
        </w:rPr>
        <w:t xml:space="preserve"> </w:t>
      </w:r>
      <w:r w:rsidR="00826B08">
        <w:rPr>
          <w:rFonts w:ascii="Times New Roman" w:hAnsi="Times New Roman" w:cs="Times New Roman"/>
          <w:sz w:val="24"/>
          <w:szCs w:val="24"/>
        </w:rPr>
        <w:t>average</w:t>
      </w:r>
      <w:r w:rsidR="005F62CA">
        <w:rPr>
          <w:rFonts w:ascii="Times New Roman" w:hAnsi="Times New Roman" w:cs="Times New Roman"/>
          <w:sz w:val="24"/>
          <w:szCs w:val="24"/>
        </w:rPr>
        <w:t xml:space="preserve"> max</w:t>
      </w:r>
      <w:r w:rsidR="00E44190">
        <w:rPr>
          <w:rFonts w:ascii="Times New Roman" w:hAnsi="Times New Roman" w:cs="Times New Roman"/>
          <w:sz w:val="24"/>
          <w:szCs w:val="24"/>
        </w:rPr>
        <w:t>imum</w:t>
      </w:r>
      <w:r w:rsidR="005F62CA">
        <w:rPr>
          <w:rFonts w:ascii="Times New Roman" w:hAnsi="Times New Roman" w:cs="Times New Roman"/>
          <w:sz w:val="24"/>
          <w:szCs w:val="24"/>
        </w:rPr>
        <w:t xml:space="preserve"> heights than those trimmed to 5 cm</w:t>
      </w:r>
      <w:r w:rsidR="00072BD1">
        <w:rPr>
          <w:rFonts w:ascii="Times New Roman" w:hAnsi="Times New Roman" w:cs="Times New Roman"/>
          <w:sz w:val="24"/>
          <w:szCs w:val="24"/>
        </w:rPr>
        <w:t>; s</w:t>
      </w:r>
      <w:r w:rsidR="005F62CA">
        <w:rPr>
          <w:rFonts w:ascii="Times New Roman" w:hAnsi="Times New Roman" w:cs="Times New Roman"/>
          <w:sz w:val="24"/>
          <w:szCs w:val="24"/>
        </w:rPr>
        <w:t xml:space="preserve">imilar comparisons for </w:t>
      </w:r>
      <w:r w:rsidR="005F62CA">
        <w:rPr>
          <w:rFonts w:ascii="Times New Roman" w:hAnsi="Times New Roman" w:cs="Times New Roman"/>
          <w:i/>
          <w:iCs/>
          <w:sz w:val="24"/>
          <w:szCs w:val="24"/>
        </w:rPr>
        <w:t xml:space="preserve">C. </w:t>
      </w:r>
      <w:proofErr w:type="spellStart"/>
      <w:r w:rsidR="005F62CA" w:rsidRPr="005F62CA">
        <w:rPr>
          <w:rFonts w:ascii="Times New Roman" w:hAnsi="Times New Roman" w:cs="Times New Roman"/>
          <w:i/>
          <w:iCs/>
          <w:sz w:val="24"/>
          <w:szCs w:val="24"/>
        </w:rPr>
        <w:t>acanthoides</w:t>
      </w:r>
      <w:proofErr w:type="spellEnd"/>
      <w:r w:rsidR="005F62CA">
        <w:rPr>
          <w:rFonts w:ascii="Times New Roman" w:hAnsi="Times New Roman" w:cs="Times New Roman"/>
          <w:sz w:val="24"/>
          <w:szCs w:val="24"/>
        </w:rPr>
        <w:t xml:space="preserve"> showed no significant differences between the 10 cm and </w:t>
      </w:r>
      <w:r w:rsidR="005F62CA">
        <w:rPr>
          <w:rFonts w:ascii="Times New Roman" w:hAnsi="Times New Roman" w:cs="Times New Roman"/>
          <w:sz w:val="24"/>
          <w:szCs w:val="24"/>
        </w:rPr>
        <w:lastRenderedPageBreak/>
        <w:t xml:space="preserve">5 cm trims, or between the 5 cm and 0 cm trims, but did show that individuals trimmed down to 10 cm had larger </w:t>
      </w:r>
      <w:r w:rsidR="00826B08">
        <w:rPr>
          <w:rFonts w:ascii="Times New Roman" w:hAnsi="Times New Roman" w:cs="Times New Roman"/>
          <w:sz w:val="24"/>
          <w:szCs w:val="24"/>
        </w:rPr>
        <w:t xml:space="preserve">average </w:t>
      </w:r>
      <w:r w:rsidR="005F62CA">
        <w:rPr>
          <w:rFonts w:ascii="Times New Roman" w:hAnsi="Times New Roman" w:cs="Times New Roman"/>
          <w:sz w:val="24"/>
          <w:szCs w:val="24"/>
        </w:rPr>
        <w:t>max</w:t>
      </w:r>
      <w:r w:rsidR="00E44190">
        <w:rPr>
          <w:rFonts w:ascii="Times New Roman" w:hAnsi="Times New Roman" w:cs="Times New Roman"/>
          <w:sz w:val="24"/>
          <w:szCs w:val="24"/>
        </w:rPr>
        <w:t>imum</w:t>
      </w:r>
      <w:r w:rsidR="005F62CA">
        <w:rPr>
          <w:rFonts w:ascii="Times New Roman" w:hAnsi="Times New Roman" w:cs="Times New Roman"/>
          <w:sz w:val="24"/>
          <w:szCs w:val="24"/>
        </w:rPr>
        <w:t xml:space="preserve"> heights than those trimmed to 0 cm</w:t>
      </w:r>
      <w:r w:rsidR="00072BD1">
        <w:rPr>
          <w:rFonts w:ascii="Times New Roman" w:hAnsi="Times New Roman" w:cs="Times New Roman"/>
          <w:sz w:val="24"/>
          <w:szCs w:val="24"/>
        </w:rPr>
        <w:t xml:space="preserve"> (Table 2)</w:t>
      </w:r>
      <w:r w:rsidR="005F62CA">
        <w:rPr>
          <w:rFonts w:ascii="Times New Roman" w:hAnsi="Times New Roman" w:cs="Times New Roman"/>
          <w:sz w:val="24"/>
          <w:szCs w:val="24"/>
        </w:rPr>
        <w:t>.</w:t>
      </w:r>
    </w:p>
    <w:p w14:paraId="29357AE4" w14:textId="08FC7D37" w:rsidR="00724679" w:rsidRPr="00E02777" w:rsidRDefault="005F62CA" w:rsidP="00604784">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 xml:space="preserve">Trimming </w:t>
      </w:r>
      <w:r w:rsidR="00072BD1">
        <w:rPr>
          <w:rFonts w:ascii="Times New Roman" w:hAnsi="Times New Roman" w:cs="Times New Roman"/>
          <w:sz w:val="24"/>
          <w:szCs w:val="24"/>
        </w:rPr>
        <w:t>down to</w:t>
      </w:r>
      <w:r>
        <w:rPr>
          <w:rFonts w:ascii="Times New Roman" w:hAnsi="Times New Roman" w:cs="Times New Roman"/>
          <w:sz w:val="24"/>
          <w:szCs w:val="24"/>
        </w:rPr>
        <w:t xml:space="preserve"> 10 cm, 5 cm, </w:t>
      </w:r>
      <w:r w:rsidR="00072BD1">
        <w:rPr>
          <w:rFonts w:ascii="Times New Roman" w:hAnsi="Times New Roman" w:cs="Times New Roman"/>
          <w:sz w:val="24"/>
          <w:szCs w:val="24"/>
        </w:rPr>
        <w:t>or</w:t>
      </w:r>
      <w:r>
        <w:rPr>
          <w:rFonts w:ascii="Times New Roman" w:hAnsi="Times New Roman" w:cs="Times New Roman"/>
          <w:sz w:val="24"/>
          <w:szCs w:val="24"/>
        </w:rPr>
        <w:t xml:space="preserve"> 0 cm also</w:t>
      </w:r>
      <w:r w:rsidR="00AD4FD2">
        <w:rPr>
          <w:rFonts w:ascii="Times New Roman" w:hAnsi="Times New Roman" w:cs="Times New Roman"/>
          <w:sz w:val="24"/>
          <w:szCs w:val="24"/>
        </w:rPr>
        <w:t xml:space="preserve"> strongly</w:t>
      </w:r>
      <w:r>
        <w:rPr>
          <w:rFonts w:ascii="Times New Roman" w:hAnsi="Times New Roman" w:cs="Times New Roman"/>
          <w:sz w:val="24"/>
          <w:szCs w:val="24"/>
        </w:rPr>
        <w:t xml:space="preserve"> disrupted apical dominance,</w:t>
      </w:r>
      <w:r w:rsidR="00072BD1">
        <w:rPr>
          <w:rFonts w:ascii="Times New Roman" w:hAnsi="Times New Roman" w:cs="Times New Roman"/>
          <w:sz w:val="24"/>
          <w:szCs w:val="24"/>
        </w:rPr>
        <w:t xml:space="preserve"> which</w:t>
      </w:r>
      <w:r>
        <w:rPr>
          <w:rFonts w:ascii="Times New Roman" w:hAnsi="Times New Roman" w:cs="Times New Roman"/>
          <w:sz w:val="24"/>
          <w:szCs w:val="24"/>
        </w:rPr>
        <w:t xml:space="preserve"> </w:t>
      </w:r>
      <w:r w:rsidR="00072BD1">
        <w:rPr>
          <w:rFonts w:ascii="Times New Roman" w:hAnsi="Times New Roman" w:cs="Times New Roman"/>
          <w:sz w:val="24"/>
          <w:szCs w:val="24"/>
        </w:rPr>
        <w:t>resulted in</w:t>
      </w:r>
      <w:r>
        <w:rPr>
          <w:rFonts w:ascii="Times New Roman" w:hAnsi="Times New Roman" w:cs="Times New Roman"/>
          <w:sz w:val="24"/>
          <w:szCs w:val="24"/>
        </w:rPr>
        <w:t xml:space="preserve"> a significantly higher </w:t>
      </w:r>
      <w:r w:rsidR="00826B08">
        <w:rPr>
          <w:rFonts w:ascii="Times New Roman" w:hAnsi="Times New Roman" w:cs="Times New Roman"/>
          <w:sz w:val="24"/>
          <w:szCs w:val="24"/>
        </w:rPr>
        <w:t xml:space="preserve">average </w:t>
      </w:r>
      <w:r w:rsidR="00E44190">
        <w:rPr>
          <w:rFonts w:ascii="Times New Roman" w:hAnsi="Times New Roman" w:cs="Times New Roman"/>
          <w:sz w:val="24"/>
          <w:szCs w:val="24"/>
        </w:rPr>
        <w:t>maximum stem count</w:t>
      </w:r>
      <w:r>
        <w:rPr>
          <w:rFonts w:ascii="Times New Roman" w:hAnsi="Times New Roman" w:cs="Times New Roman"/>
          <w:sz w:val="24"/>
          <w:szCs w:val="24"/>
        </w:rPr>
        <w:t xml:space="preserve"> compared to untrimmed individuals</w:t>
      </w:r>
      <w:r w:rsidR="00072BD1">
        <w:rPr>
          <w:rFonts w:ascii="Times New Roman" w:hAnsi="Times New Roman" w:cs="Times New Roman"/>
          <w:sz w:val="24"/>
          <w:szCs w:val="24"/>
        </w:rPr>
        <w:t>; however, warming had no</w:t>
      </w:r>
      <w:r w:rsidR="00E44190">
        <w:rPr>
          <w:rFonts w:ascii="Times New Roman" w:hAnsi="Times New Roman" w:cs="Times New Roman"/>
          <w:sz w:val="24"/>
          <w:szCs w:val="24"/>
        </w:rPr>
        <w:t xml:space="preserve"> significant</w:t>
      </w:r>
      <w:r w:rsidR="00072BD1">
        <w:rPr>
          <w:rFonts w:ascii="Times New Roman" w:hAnsi="Times New Roman" w:cs="Times New Roman"/>
          <w:sz w:val="24"/>
          <w:szCs w:val="24"/>
        </w:rPr>
        <w:t xml:space="preserve"> effect</w:t>
      </w:r>
      <w:r>
        <w:rPr>
          <w:rFonts w:ascii="Times New Roman" w:hAnsi="Times New Roman" w:cs="Times New Roman"/>
          <w:sz w:val="24"/>
          <w:szCs w:val="24"/>
        </w:rPr>
        <w:t xml:space="preserve"> (Table </w:t>
      </w:r>
      <w:r w:rsidR="00E44190">
        <w:rPr>
          <w:rFonts w:ascii="Times New Roman" w:hAnsi="Times New Roman" w:cs="Times New Roman"/>
          <w:sz w:val="24"/>
          <w:szCs w:val="24"/>
        </w:rPr>
        <w:t>1</w:t>
      </w:r>
      <w:r>
        <w:rPr>
          <w:rFonts w:ascii="Times New Roman" w:hAnsi="Times New Roman" w:cs="Times New Roman"/>
          <w:sz w:val="24"/>
          <w:szCs w:val="24"/>
        </w:rPr>
        <w:t>).</w:t>
      </w:r>
      <w:r w:rsidR="00E44190">
        <w:rPr>
          <w:rFonts w:ascii="Times New Roman" w:hAnsi="Times New Roman" w:cs="Times New Roman"/>
          <w:sz w:val="24"/>
          <w:szCs w:val="24"/>
        </w:rPr>
        <w:t xml:space="preserve"> Again, because the effects of warming</w:t>
      </w:r>
      <w:r w:rsidR="00AD4FD2">
        <w:rPr>
          <w:rFonts w:ascii="Times New Roman" w:hAnsi="Times New Roman" w:cs="Times New Roman"/>
          <w:sz w:val="24"/>
          <w:szCs w:val="24"/>
        </w:rPr>
        <w:t>/</w:t>
      </w:r>
      <w:r w:rsidR="00E44190">
        <w:rPr>
          <w:rFonts w:ascii="Times New Roman" w:hAnsi="Times New Roman" w:cs="Times New Roman"/>
          <w:sz w:val="24"/>
          <w:szCs w:val="24"/>
        </w:rPr>
        <w:t xml:space="preserve">trimming interactions on </w:t>
      </w:r>
      <w:r w:rsidR="00826B08">
        <w:rPr>
          <w:rFonts w:ascii="Times New Roman" w:hAnsi="Times New Roman" w:cs="Times New Roman"/>
          <w:sz w:val="24"/>
          <w:szCs w:val="24"/>
        </w:rPr>
        <w:t xml:space="preserve">average </w:t>
      </w:r>
      <w:r w:rsidR="00E44190">
        <w:rPr>
          <w:rFonts w:ascii="Times New Roman" w:hAnsi="Times New Roman" w:cs="Times New Roman"/>
          <w:sz w:val="24"/>
          <w:szCs w:val="24"/>
        </w:rPr>
        <w:t xml:space="preserve">maximum </w:t>
      </w:r>
      <w:r w:rsidR="00F44FEB">
        <w:rPr>
          <w:rFonts w:ascii="Times New Roman" w:hAnsi="Times New Roman" w:cs="Times New Roman"/>
          <w:sz w:val="24"/>
          <w:szCs w:val="24"/>
        </w:rPr>
        <w:t>stem count</w:t>
      </w:r>
      <w:r w:rsidR="00E44190">
        <w:rPr>
          <w:rFonts w:ascii="Times New Roman" w:hAnsi="Times New Roman" w:cs="Times New Roman"/>
          <w:sz w:val="24"/>
          <w:szCs w:val="24"/>
        </w:rPr>
        <w:t xml:space="preserve"> were not significant for </w:t>
      </w:r>
      <w:r w:rsidR="00E44190">
        <w:rPr>
          <w:rFonts w:ascii="Times New Roman" w:hAnsi="Times New Roman" w:cs="Times New Roman"/>
          <w:i/>
          <w:iCs/>
          <w:sz w:val="24"/>
          <w:szCs w:val="24"/>
        </w:rPr>
        <w:t xml:space="preserve">C. </w:t>
      </w:r>
      <w:r w:rsidR="00E44190" w:rsidRPr="009730BC">
        <w:rPr>
          <w:rFonts w:ascii="Times New Roman" w:hAnsi="Times New Roman" w:cs="Times New Roman"/>
          <w:i/>
          <w:iCs/>
          <w:sz w:val="24"/>
          <w:szCs w:val="24"/>
        </w:rPr>
        <w:t>nutans</w:t>
      </w:r>
      <w:r w:rsidR="00E44190">
        <w:rPr>
          <w:rFonts w:ascii="Times New Roman" w:hAnsi="Times New Roman" w:cs="Times New Roman"/>
          <w:sz w:val="24"/>
          <w:szCs w:val="24"/>
        </w:rPr>
        <w:t xml:space="preserve"> (</w:t>
      </w:r>
      <w:proofErr w:type="spellStart"/>
      <w:r w:rsidR="00AD4FD2">
        <w:rPr>
          <w:rFonts w:ascii="Times New Roman" w:hAnsi="Times New Roman" w:cs="Times New Roman"/>
          <w:sz w:val="24"/>
          <w:szCs w:val="24"/>
          <w:lang w:val="en-US"/>
        </w:rPr>
        <w:t>d.f.</w:t>
      </w:r>
      <w:proofErr w:type="spellEnd"/>
      <w:r w:rsidR="00AD4FD2">
        <w:rPr>
          <w:rFonts w:ascii="Times New Roman" w:hAnsi="Times New Roman" w:cs="Times New Roman"/>
          <w:sz w:val="24"/>
          <w:szCs w:val="24"/>
          <w:lang w:val="en-US"/>
        </w:rPr>
        <w:t xml:space="preserve"> = 3</w:t>
      </w:r>
      <w:r w:rsidR="00AD4FD2" w:rsidRPr="00E05907">
        <w:rPr>
          <w:rFonts w:ascii="Times New Roman" w:hAnsi="Times New Roman" w:cs="Times New Roman"/>
          <w:sz w:val="24"/>
          <w:szCs w:val="24"/>
          <w:lang w:val="en-US"/>
        </w:rPr>
        <w:t xml:space="preserve">, </w:t>
      </w:r>
      <w:r w:rsidR="00AD4FD2">
        <w:rPr>
          <w:rFonts w:ascii="Times New Roman" w:hAnsi="Times New Roman" w:cs="Times New Roman"/>
          <w:i/>
          <w:iCs/>
          <w:sz w:val="24"/>
          <w:szCs w:val="24"/>
          <w:lang w:val="en-US"/>
        </w:rPr>
        <w:t>χ</w:t>
      </w:r>
      <w:r w:rsidR="00AD4FD2">
        <w:rPr>
          <w:rFonts w:ascii="Times New Roman" w:hAnsi="Times New Roman" w:cs="Times New Roman"/>
          <w:i/>
          <w:iCs/>
          <w:sz w:val="24"/>
          <w:szCs w:val="24"/>
          <w:vertAlign w:val="superscript"/>
          <w:lang w:val="en-US"/>
        </w:rPr>
        <w:t>2</w:t>
      </w:r>
      <w:r w:rsidR="00AD4FD2" w:rsidRPr="00E05907">
        <w:rPr>
          <w:rFonts w:ascii="Times New Roman" w:hAnsi="Times New Roman" w:cs="Times New Roman"/>
          <w:sz w:val="24"/>
          <w:szCs w:val="24"/>
          <w:lang w:val="en-US"/>
        </w:rPr>
        <w:t xml:space="preserve"> = </w:t>
      </w:r>
      <w:r w:rsidR="00AD4FD2">
        <w:rPr>
          <w:rFonts w:ascii="Times New Roman" w:hAnsi="Times New Roman" w:cs="Times New Roman"/>
          <w:sz w:val="24"/>
          <w:szCs w:val="24"/>
          <w:lang w:val="en-US"/>
        </w:rPr>
        <w:t>4.538</w:t>
      </w:r>
      <w:r w:rsidR="00AD4FD2" w:rsidRPr="00E05907">
        <w:rPr>
          <w:rFonts w:ascii="Times New Roman" w:hAnsi="Times New Roman" w:cs="Times New Roman"/>
          <w:sz w:val="24"/>
          <w:szCs w:val="24"/>
          <w:lang w:val="en-US"/>
        </w:rPr>
        <w:t xml:space="preserve">, </w:t>
      </w:r>
      <w:r w:rsidR="00AD4FD2" w:rsidRPr="00E05907">
        <w:rPr>
          <w:rFonts w:ascii="Times New Roman" w:hAnsi="Times New Roman" w:cs="Times New Roman"/>
          <w:i/>
          <w:iCs/>
          <w:sz w:val="24"/>
          <w:szCs w:val="24"/>
          <w:lang w:val="en-US"/>
        </w:rPr>
        <w:t>p</w:t>
      </w:r>
      <w:r w:rsidR="00AD4FD2" w:rsidRPr="00E05907">
        <w:rPr>
          <w:rFonts w:ascii="Times New Roman" w:hAnsi="Times New Roman" w:cs="Times New Roman"/>
          <w:sz w:val="24"/>
          <w:szCs w:val="24"/>
          <w:lang w:val="en-US"/>
        </w:rPr>
        <w:t xml:space="preserve"> = 0.</w:t>
      </w:r>
      <w:r w:rsidR="00AD4FD2">
        <w:rPr>
          <w:rFonts w:ascii="Times New Roman" w:hAnsi="Times New Roman" w:cs="Times New Roman"/>
          <w:sz w:val="24"/>
          <w:szCs w:val="24"/>
          <w:lang w:val="en-US"/>
        </w:rPr>
        <w:t>209</w:t>
      </w:r>
      <w:r w:rsidR="00E44190">
        <w:rPr>
          <w:rFonts w:ascii="Times New Roman" w:hAnsi="Times New Roman" w:cs="Times New Roman"/>
          <w:sz w:val="24"/>
          <w:szCs w:val="24"/>
        </w:rPr>
        <w:t xml:space="preserve">) or </w:t>
      </w:r>
      <w:r w:rsidR="00E44190">
        <w:rPr>
          <w:rFonts w:ascii="Times New Roman" w:hAnsi="Times New Roman" w:cs="Times New Roman"/>
          <w:i/>
          <w:iCs/>
          <w:sz w:val="24"/>
          <w:szCs w:val="24"/>
        </w:rPr>
        <w:t xml:space="preserve">C. </w:t>
      </w:r>
      <w:proofErr w:type="spellStart"/>
      <w:r w:rsidR="00E44190" w:rsidRPr="009730BC">
        <w:rPr>
          <w:rFonts w:ascii="Times New Roman" w:hAnsi="Times New Roman" w:cs="Times New Roman"/>
          <w:i/>
          <w:iCs/>
          <w:sz w:val="24"/>
          <w:szCs w:val="24"/>
        </w:rPr>
        <w:t>acanthoides</w:t>
      </w:r>
      <w:proofErr w:type="spellEnd"/>
      <w:r w:rsidR="00E44190">
        <w:rPr>
          <w:rFonts w:ascii="Times New Roman" w:hAnsi="Times New Roman" w:cs="Times New Roman"/>
          <w:sz w:val="24"/>
          <w:szCs w:val="24"/>
        </w:rPr>
        <w:t xml:space="preserve"> (</w:t>
      </w:r>
      <w:proofErr w:type="spellStart"/>
      <w:r w:rsidR="00AD4FD2">
        <w:rPr>
          <w:rFonts w:ascii="Times New Roman" w:hAnsi="Times New Roman" w:cs="Times New Roman"/>
          <w:sz w:val="24"/>
          <w:szCs w:val="24"/>
          <w:lang w:val="en-US"/>
        </w:rPr>
        <w:t>d.f.</w:t>
      </w:r>
      <w:proofErr w:type="spellEnd"/>
      <w:r w:rsidR="00AD4FD2">
        <w:rPr>
          <w:rFonts w:ascii="Times New Roman" w:hAnsi="Times New Roman" w:cs="Times New Roman"/>
          <w:sz w:val="24"/>
          <w:szCs w:val="24"/>
          <w:lang w:val="en-US"/>
        </w:rPr>
        <w:t xml:space="preserve"> = 3</w:t>
      </w:r>
      <w:r w:rsidR="00AD4FD2" w:rsidRPr="00E05907">
        <w:rPr>
          <w:rFonts w:ascii="Times New Roman" w:hAnsi="Times New Roman" w:cs="Times New Roman"/>
          <w:sz w:val="24"/>
          <w:szCs w:val="24"/>
          <w:lang w:val="en-US"/>
        </w:rPr>
        <w:t xml:space="preserve">, </w:t>
      </w:r>
      <w:r w:rsidR="00AD4FD2">
        <w:rPr>
          <w:rFonts w:ascii="Times New Roman" w:hAnsi="Times New Roman" w:cs="Times New Roman"/>
          <w:i/>
          <w:iCs/>
          <w:sz w:val="24"/>
          <w:szCs w:val="24"/>
          <w:lang w:val="en-US"/>
        </w:rPr>
        <w:t>χ</w:t>
      </w:r>
      <w:r w:rsidR="00AD4FD2">
        <w:rPr>
          <w:rFonts w:ascii="Times New Roman" w:hAnsi="Times New Roman" w:cs="Times New Roman"/>
          <w:i/>
          <w:iCs/>
          <w:sz w:val="24"/>
          <w:szCs w:val="24"/>
          <w:vertAlign w:val="superscript"/>
          <w:lang w:val="en-US"/>
        </w:rPr>
        <w:t>2</w:t>
      </w:r>
      <w:r w:rsidR="00AD4FD2" w:rsidRPr="00E05907">
        <w:rPr>
          <w:rFonts w:ascii="Times New Roman" w:hAnsi="Times New Roman" w:cs="Times New Roman"/>
          <w:sz w:val="24"/>
          <w:szCs w:val="24"/>
          <w:lang w:val="en-US"/>
        </w:rPr>
        <w:t xml:space="preserve"> = </w:t>
      </w:r>
      <w:r w:rsidR="00AD4FD2">
        <w:rPr>
          <w:rFonts w:ascii="Times New Roman" w:hAnsi="Times New Roman" w:cs="Times New Roman"/>
          <w:sz w:val="24"/>
          <w:szCs w:val="24"/>
          <w:lang w:val="en-US"/>
        </w:rPr>
        <w:t>0.638</w:t>
      </w:r>
      <w:r w:rsidR="00AD4FD2" w:rsidRPr="00E05907">
        <w:rPr>
          <w:rFonts w:ascii="Times New Roman" w:hAnsi="Times New Roman" w:cs="Times New Roman"/>
          <w:sz w:val="24"/>
          <w:szCs w:val="24"/>
          <w:lang w:val="en-US"/>
        </w:rPr>
        <w:t xml:space="preserve">, </w:t>
      </w:r>
      <w:r w:rsidR="00AD4FD2" w:rsidRPr="00E05907">
        <w:rPr>
          <w:rFonts w:ascii="Times New Roman" w:hAnsi="Times New Roman" w:cs="Times New Roman"/>
          <w:i/>
          <w:iCs/>
          <w:sz w:val="24"/>
          <w:szCs w:val="24"/>
          <w:lang w:val="en-US"/>
        </w:rPr>
        <w:t>p</w:t>
      </w:r>
      <w:r w:rsidR="00AD4FD2" w:rsidRPr="00E05907">
        <w:rPr>
          <w:rFonts w:ascii="Times New Roman" w:hAnsi="Times New Roman" w:cs="Times New Roman"/>
          <w:sz w:val="24"/>
          <w:szCs w:val="24"/>
          <w:lang w:val="en-US"/>
        </w:rPr>
        <w:t xml:space="preserve"> = 0.</w:t>
      </w:r>
      <w:r w:rsidR="00AD4FD2">
        <w:rPr>
          <w:rFonts w:ascii="Times New Roman" w:hAnsi="Times New Roman" w:cs="Times New Roman"/>
          <w:sz w:val="24"/>
          <w:szCs w:val="24"/>
          <w:lang w:val="en-US"/>
        </w:rPr>
        <w:t>888</w:t>
      </w:r>
      <w:r w:rsidR="00E44190">
        <w:rPr>
          <w:rFonts w:ascii="Times New Roman" w:hAnsi="Times New Roman" w:cs="Times New Roman"/>
          <w:sz w:val="24"/>
          <w:szCs w:val="24"/>
        </w:rPr>
        <w:t>)</w:t>
      </w:r>
      <w:r w:rsidR="00AD4FD2">
        <w:rPr>
          <w:rFonts w:ascii="Times New Roman" w:hAnsi="Times New Roman" w:cs="Times New Roman"/>
          <w:sz w:val="24"/>
          <w:szCs w:val="24"/>
        </w:rPr>
        <w:t>,</w:t>
      </w:r>
      <w:r w:rsidR="00E44190">
        <w:rPr>
          <w:rFonts w:ascii="Times New Roman" w:hAnsi="Times New Roman" w:cs="Times New Roman"/>
          <w:sz w:val="24"/>
          <w:szCs w:val="24"/>
        </w:rPr>
        <w:t xml:space="preserve"> they were dropped from the final model.</w:t>
      </w:r>
      <w:r>
        <w:rPr>
          <w:rFonts w:ascii="Times New Roman" w:hAnsi="Times New Roman" w:cs="Times New Roman"/>
          <w:sz w:val="24"/>
          <w:szCs w:val="24"/>
        </w:rPr>
        <w:t xml:space="preserve"> </w:t>
      </w:r>
      <w:r w:rsidR="009827EF">
        <w:rPr>
          <w:rFonts w:ascii="Times New Roman" w:hAnsi="Times New Roman" w:cs="Times New Roman"/>
          <w:sz w:val="24"/>
          <w:szCs w:val="24"/>
        </w:rPr>
        <w:t xml:space="preserve">Comparison of marginal means between non-control </w:t>
      </w:r>
      <w:r w:rsidR="00072BD1">
        <w:rPr>
          <w:rFonts w:ascii="Times New Roman" w:hAnsi="Times New Roman" w:cs="Times New Roman"/>
          <w:sz w:val="24"/>
          <w:szCs w:val="24"/>
        </w:rPr>
        <w:t>trimming</w:t>
      </w:r>
      <w:r w:rsidR="009827EF">
        <w:rPr>
          <w:rFonts w:ascii="Times New Roman" w:hAnsi="Times New Roman" w:cs="Times New Roman"/>
          <w:sz w:val="24"/>
          <w:szCs w:val="24"/>
        </w:rPr>
        <w:t xml:space="preserve"> treatments showed that, for </w:t>
      </w:r>
      <w:r w:rsidR="00072BD1">
        <w:rPr>
          <w:rFonts w:ascii="Times New Roman" w:hAnsi="Times New Roman" w:cs="Times New Roman"/>
          <w:sz w:val="24"/>
          <w:szCs w:val="24"/>
        </w:rPr>
        <w:t>both</w:t>
      </w:r>
      <w:r w:rsidR="009827EF">
        <w:rPr>
          <w:rFonts w:ascii="Times New Roman" w:hAnsi="Times New Roman" w:cs="Times New Roman"/>
          <w:sz w:val="24"/>
          <w:szCs w:val="24"/>
        </w:rPr>
        <w:t xml:space="preserve"> species, the severity of trimming did not result in meaningful differences in the </w:t>
      </w:r>
      <w:r w:rsidR="00826B08">
        <w:rPr>
          <w:rFonts w:ascii="Times New Roman" w:hAnsi="Times New Roman" w:cs="Times New Roman"/>
          <w:sz w:val="24"/>
          <w:szCs w:val="24"/>
        </w:rPr>
        <w:t xml:space="preserve">average </w:t>
      </w:r>
      <w:r w:rsidR="009827EF">
        <w:rPr>
          <w:rFonts w:ascii="Times New Roman" w:hAnsi="Times New Roman" w:cs="Times New Roman"/>
          <w:sz w:val="24"/>
          <w:szCs w:val="24"/>
        </w:rPr>
        <w:t>maximum number of stems</w:t>
      </w:r>
      <w:r w:rsidR="004742E4">
        <w:rPr>
          <w:rFonts w:ascii="Times New Roman" w:hAnsi="Times New Roman" w:cs="Times New Roman"/>
          <w:sz w:val="24"/>
          <w:szCs w:val="24"/>
        </w:rPr>
        <w:t xml:space="preserve"> (Table </w:t>
      </w:r>
      <w:r w:rsidR="00E44190">
        <w:rPr>
          <w:rFonts w:ascii="Times New Roman" w:hAnsi="Times New Roman" w:cs="Times New Roman"/>
          <w:sz w:val="24"/>
          <w:szCs w:val="24"/>
        </w:rPr>
        <w:t>2</w:t>
      </w:r>
      <w:r w:rsidR="004742E4">
        <w:rPr>
          <w:rFonts w:ascii="Times New Roman" w:hAnsi="Times New Roman" w:cs="Times New Roman"/>
          <w:sz w:val="24"/>
          <w:szCs w:val="24"/>
        </w:rPr>
        <w:t>)</w:t>
      </w:r>
      <w:r w:rsidR="009827EF">
        <w:rPr>
          <w:rFonts w:ascii="Times New Roman" w:hAnsi="Times New Roman" w:cs="Times New Roman"/>
          <w:sz w:val="24"/>
          <w:szCs w:val="24"/>
        </w:rPr>
        <w:t>.</w:t>
      </w:r>
    </w:p>
    <w:p w14:paraId="3750D53F" w14:textId="77777777" w:rsidR="00583947" w:rsidRDefault="00583947" w:rsidP="00583947">
      <w:pPr>
        <w:spacing w:after="0" w:line="480" w:lineRule="auto"/>
        <w:rPr>
          <w:rFonts w:ascii="Times New Roman" w:hAnsi="Times New Roman" w:cs="Times New Roman"/>
          <w:b/>
          <w:bCs/>
          <w:i/>
          <w:iCs/>
          <w:sz w:val="24"/>
          <w:szCs w:val="24"/>
        </w:rPr>
      </w:pPr>
      <w:r>
        <w:rPr>
          <w:rFonts w:ascii="Times New Roman" w:hAnsi="Times New Roman" w:cs="Times New Roman"/>
          <w:b/>
          <w:bCs/>
          <w:i/>
          <w:iCs/>
          <w:sz w:val="24"/>
          <w:szCs w:val="24"/>
        </w:rPr>
        <w:t>Survival</w:t>
      </w:r>
    </w:p>
    <w:p w14:paraId="0924DBC0" w14:textId="5867A1C1" w:rsidR="005B5899" w:rsidRDefault="00D1429E" w:rsidP="00583947">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 xml:space="preserve">As can be seen in Figures 1 and 2, </w:t>
      </w:r>
      <w:r w:rsidR="00A8384D">
        <w:rPr>
          <w:rFonts w:ascii="Times New Roman" w:hAnsi="Times New Roman" w:cs="Times New Roman"/>
          <w:i/>
          <w:iCs/>
          <w:sz w:val="24"/>
          <w:szCs w:val="24"/>
        </w:rPr>
        <w:t xml:space="preserve">C. nutans </w:t>
      </w:r>
      <w:r w:rsidR="00A8384D">
        <w:rPr>
          <w:rFonts w:ascii="Times New Roman" w:hAnsi="Times New Roman" w:cs="Times New Roman"/>
          <w:sz w:val="24"/>
          <w:szCs w:val="24"/>
        </w:rPr>
        <w:t xml:space="preserve">and </w:t>
      </w:r>
      <w:r w:rsidR="00A8384D">
        <w:rPr>
          <w:rFonts w:ascii="Times New Roman" w:hAnsi="Times New Roman" w:cs="Times New Roman"/>
          <w:i/>
          <w:iCs/>
          <w:sz w:val="24"/>
          <w:szCs w:val="24"/>
        </w:rPr>
        <w:t xml:space="preserve">C. </w:t>
      </w:r>
      <w:proofErr w:type="spellStart"/>
      <w:r w:rsidR="00A8384D">
        <w:rPr>
          <w:rFonts w:ascii="Times New Roman" w:hAnsi="Times New Roman" w:cs="Times New Roman"/>
          <w:i/>
          <w:iCs/>
          <w:sz w:val="24"/>
          <w:szCs w:val="24"/>
        </w:rPr>
        <w:t>acanthoides</w:t>
      </w:r>
      <w:proofErr w:type="spellEnd"/>
      <w:r w:rsidR="00A8384D">
        <w:rPr>
          <w:rFonts w:ascii="Times New Roman" w:hAnsi="Times New Roman" w:cs="Times New Roman"/>
          <w:sz w:val="24"/>
          <w:szCs w:val="24"/>
        </w:rPr>
        <w:t xml:space="preserve"> displayed diverging behaviour in terms of survival. Only</w:t>
      </w:r>
      <w:r w:rsidR="007814FC">
        <w:rPr>
          <w:rFonts w:ascii="Times New Roman" w:hAnsi="Times New Roman" w:cs="Times New Roman"/>
          <w:sz w:val="24"/>
          <w:szCs w:val="24"/>
        </w:rPr>
        <w:t xml:space="preserve"> 2 out of 60</w:t>
      </w:r>
      <w:r w:rsidR="00A8384D">
        <w:rPr>
          <w:rFonts w:ascii="Times New Roman" w:hAnsi="Times New Roman" w:cs="Times New Roman"/>
          <w:sz w:val="24"/>
          <w:szCs w:val="24"/>
        </w:rPr>
        <w:t xml:space="preserve"> </w:t>
      </w:r>
      <w:r w:rsidR="007814FC">
        <w:rPr>
          <w:rFonts w:ascii="Times New Roman" w:hAnsi="Times New Roman" w:cs="Times New Roman"/>
          <w:sz w:val="24"/>
          <w:szCs w:val="24"/>
        </w:rPr>
        <w:t>(</w:t>
      </w:r>
      <w:r w:rsidR="00A8384D">
        <w:rPr>
          <w:rFonts w:ascii="Times New Roman" w:hAnsi="Times New Roman" w:cs="Times New Roman"/>
          <w:sz w:val="24"/>
          <w:szCs w:val="24"/>
        </w:rPr>
        <w:t>3.3%</w:t>
      </w:r>
      <w:r w:rsidR="007814FC">
        <w:rPr>
          <w:rFonts w:ascii="Times New Roman" w:hAnsi="Times New Roman" w:cs="Times New Roman"/>
          <w:sz w:val="24"/>
          <w:szCs w:val="24"/>
        </w:rPr>
        <w:t>)</w:t>
      </w:r>
      <w:r w:rsidR="00A8384D">
        <w:rPr>
          <w:rFonts w:ascii="Times New Roman" w:hAnsi="Times New Roman" w:cs="Times New Roman"/>
          <w:sz w:val="24"/>
          <w:szCs w:val="24"/>
        </w:rPr>
        <w:t xml:space="preserve"> </w:t>
      </w:r>
      <w:r w:rsidR="00A8384D">
        <w:rPr>
          <w:rFonts w:ascii="Times New Roman" w:hAnsi="Times New Roman" w:cs="Times New Roman"/>
          <w:i/>
          <w:iCs/>
          <w:sz w:val="24"/>
          <w:szCs w:val="24"/>
        </w:rPr>
        <w:t>C. nutans</w:t>
      </w:r>
      <w:r w:rsidR="00A8384D">
        <w:rPr>
          <w:rFonts w:ascii="Times New Roman" w:hAnsi="Times New Roman" w:cs="Times New Roman"/>
          <w:sz w:val="24"/>
          <w:szCs w:val="24"/>
        </w:rPr>
        <w:t xml:space="preserve"> individuals survived until </w:t>
      </w:r>
      <w:r w:rsidR="00590BD6">
        <w:rPr>
          <w:rFonts w:ascii="Times New Roman" w:hAnsi="Times New Roman" w:cs="Times New Roman"/>
          <w:sz w:val="24"/>
          <w:szCs w:val="24"/>
        </w:rPr>
        <w:t>the end of year 1</w:t>
      </w:r>
      <w:r w:rsidR="00067CE0">
        <w:rPr>
          <w:rFonts w:ascii="Times New Roman" w:hAnsi="Times New Roman" w:cs="Times New Roman"/>
          <w:sz w:val="24"/>
          <w:szCs w:val="24"/>
        </w:rPr>
        <w:t>,</w:t>
      </w:r>
      <w:r w:rsidR="007814FC">
        <w:rPr>
          <w:rFonts w:ascii="Times New Roman" w:hAnsi="Times New Roman" w:cs="Times New Roman"/>
          <w:sz w:val="24"/>
          <w:szCs w:val="24"/>
        </w:rPr>
        <w:t xml:space="preserve"> and with no overwinter deaths, those remaining individuals survived until the end of year 2.</w:t>
      </w:r>
      <w:r w:rsidR="00590BD6">
        <w:rPr>
          <w:rFonts w:ascii="Times New Roman" w:hAnsi="Times New Roman" w:cs="Times New Roman"/>
          <w:sz w:val="24"/>
          <w:szCs w:val="24"/>
        </w:rPr>
        <w:t xml:space="preserve"> </w:t>
      </w:r>
      <w:r w:rsidR="00067CE0">
        <w:rPr>
          <w:rFonts w:ascii="Times New Roman" w:hAnsi="Times New Roman" w:cs="Times New Roman"/>
          <w:sz w:val="24"/>
          <w:szCs w:val="24"/>
        </w:rPr>
        <w:t xml:space="preserve">A much higher proportion of </w:t>
      </w:r>
      <w:r w:rsidR="00067CE0">
        <w:rPr>
          <w:rFonts w:ascii="Times New Roman" w:hAnsi="Times New Roman" w:cs="Times New Roman"/>
          <w:i/>
          <w:iCs/>
          <w:sz w:val="24"/>
          <w:szCs w:val="24"/>
        </w:rPr>
        <w:t xml:space="preserve">C. </w:t>
      </w:r>
      <w:proofErr w:type="spellStart"/>
      <w:r w:rsidR="00067CE0">
        <w:rPr>
          <w:rFonts w:ascii="Times New Roman" w:hAnsi="Times New Roman" w:cs="Times New Roman"/>
          <w:i/>
          <w:iCs/>
          <w:sz w:val="24"/>
          <w:szCs w:val="24"/>
        </w:rPr>
        <w:t>acanthoides</w:t>
      </w:r>
      <w:proofErr w:type="spellEnd"/>
      <w:r w:rsidR="00067CE0">
        <w:rPr>
          <w:rFonts w:ascii="Times New Roman" w:hAnsi="Times New Roman" w:cs="Times New Roman"/>
          <w:sz w:val="24"/>
          <w:szCs w:val="24"/>
        </w:rPr>
        <w:t xml:space="preserve"> (23 out 60, or </w:t>
      </w:r>
      <w:r w:rsidR="00A8384D">
        <w:rPr>
          <w:rFonts w:ascii="Times New Roman" w:hAnsi="Times New Roman" w:cs="Times New Roman"/>
          <w:sz w:val="24"/>
          <w:szCs w:val="24"/>
        </w:rPr>
        <w:t>3</w:t>
      </w:r>
      <w:r w:rsidR="00067CE0">
        <w:rPr>
          <w:rFonts w:ascii="Times New Roman" w:hAnsi="Times New Roman" w:cs="Times New Roman"/>
          <w:sz w:val="24"/>
          <w:szCs w:val="24"/>
        </w:rPr>
        <w:t>8.3</w:t>
      </w:r>
      <w:r w:rsidR="00A8384D">
        <w:rPr>
          <w:rFonts w:ascii="Times New Roman" w:hAnsi="Times New Roman" w:cs="Times New Roman"/>
          <w:sz w:val="24"/>
          <w:szCs w:val="24"/>
        </w:rPr>
        <w:t>%</w:t>
      </w:r>
      <w:r w:rsidR="00067CE0">
        <w:rPr>
          <w:rFonts w:ascii="Times New Roman" w:hAnsi="Times New Roman" w:cs="Times New Roman"/>
          <w:sz w:val="24"/>
          <w:szCs w:val="24"/>
        </w:rPr>
        <w:t>)</w:t>
      </w:r>
      <w:r w:rsidR="00A8384D">
        <w:rPr>
          <w:rFonts w:ascii="Times New Roman" w:hAnsi="Times New Roman" w:cs="Times New Roman"/>
          <w:sz w:val="24"/>
          <w:szCs w:val="24"/>
        </w:rPr>
        <w:t xml:space="preserve"> </w:t>
      </w:r>
      <w:r w:rsidR="00067CE0">
        <w:rPr>
          <w:rFonts w:ascii="Times New Roman" w:hAnsi="Times New Roman" w:cs="Times New Roman"/>
          <w:sz w:val="24"/>
          <w:szCs w:val="24"/>
        </w:rPr>
        <w:t>survived year 1</w:t>
      </w:r>
      <w:r w:rsidR="007814FC">
        <w:rPr>
          <w:rFonts w:ascii="Times New Roman" w:hAnsi="Times New Roman" w:cs="Times New Roman"/>
          <w:sz w:val="24"/>
          <w:szCs w:val="24"/>
        </w:rPr>
        <w:t xml:space="preserve">; </w:t>
      </w:r>
      <w:r w:rsidR="00067CE0">
        <w:rPr>
          <w:rFonts w:ascii="Times New Roman" w:hAnsi="Times New Roman" w:cs="Times New Roman"/>
          <w:sz w:val="24"/>
          <w:szCs w:val="24"/>
        </w:rPr>
        <w:t>82.6% of those individuals survived over the winter, and 52.6% of the remaining 19</w:t>
      </w:r>
      <w:r w:rsidR="007814FC">
        <w:rPr>
          <w:rFonts w:ascii="Times New Roman" w:hAnsi="Times New Roman" w:cs="Times New Roman"/>
          <w:sz w:val="24"/>
          <w:szCs w:val="24"/>
        </w:rPr>
        <w:t xml:space="preserve"> </w:t>
      </w:r>
      <w:r w:rsidR="00067CE0">
        <w:rPr>
          <w:rFonts w:ascii="Times New Roman" w:hAnsi="Times New Roman" w:cs="Times New Roman"/>
          <w:sz w:val="24"/>
          <w:szCs w:val="24"/>
        </w:rPr>
        <w:t>individuals survived until the end of</w:t>
      </w:r>
      <w:r w:rsidR="007814FC">
        <w:rPr>
          <w:rFonts w:ascii="Times New Roman" w:hAnsi="Times New Roman" w:cs="Times New Roman"/>
          <w:sz w:val="24"/>
          <w:szCs w:val="24"/>
        </w:rPr>
        <w:t xml:space="preserve"> year 2</w:t>
      </w:r>
      <w:r w:rsidR="00A8384D">
        <w:rPr>
          <w:rFonts w:ascii="Times New Roman" w:hAnsi="Times New Roman" w:cs="Times New Roman"/>
          <w:sz w:val="24"/>
          <w:szCs w:val="24"/>
        </w:rPr>
        <w:t>.</w:t>
      </w:r>
      <w:r w:rsidR="00067CE0">
        <w:rPr>
          <w:rFonts w:ascii="Times New Roman" w:hAnsi="Times New Roman" w:cs="Times New Roman"/>
          <w:sz w:val="24"/>
          <w:szCs w:val="24"/>
        </w:rPr>
        <w:t xml:space="preserve"> A more detailed breakout of these </w:t>
      </w:r>
      <w:r w:rsidR="00324508">
        <w:rPr>
          <w:rFonts w:ascii="Times New Roman" w:hAnsi="Times New Roman" w:cs="Times New Roman"/>
          <w:sz w:val="24"/>
          <w:szCs w:val="24"/>
        </w:rPr>
        <w:t xml:space="preserve">survival </w:t>
      </w:r>
      <w:r w:rsidR="00067CE0">
        <w:rPr>
          <w:rFonts w:ascii="Times New Roman" w:hAnsi="Times New Roman" w:cs="Times New Roman"/>
          <w:sz w:val="24"/>
          <w:szCs w:val="24"/>
        </w:rPr>
        <w:t xml:space="preserve">rates by both trimming and warming treatments can be found in Appendix S1, Table </w:t>
      </w:r>
      <w:r w:rsidR="00067CE0" w:rsidRPr="00096EB4">
        <w:rPr>
          <w:rFonts w:ascii="Times New Roman" w:hAnsi="Times New Roman" w:cs="Times New Roman"/>
          <w:sz w:val="24"/>
          <w:szCs w:val="24"/>
        </w:rPr>
        <w:t>S</w:t>
      </w:r>
      <w:r w:rsidR="00067CE0">
        <w:rPr>
          <w:rFonts w:ascii="Times New Roman" w:hAnsi="Times New Roman" w:cs="Times New Roman"/>
          <w:sz w:val="24"/>
          <w:szCs w:val="24"/>
        </w:rPr>
        <w:t>2.</w:t>
      </w:r>
    </w:p>
    <w:p w14:paraId="13D8674F" w14:textId="22E1DFA5" w:rsidR="005B5899" w:rsidRDefault="00E02777" w:rsidP="00583947">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 xml:space="preserve">For </w:t>
      </w:r>
      <w:r>
        <w:rPr>
          <w:rFonts w:ascii="Times New Roman" w:hAnsi="Times New Roman" w:cs="Times New Roman"/>
          <w:i/>
          <w:iCs/>
          <w:sz w:val="24"/>
          <w:szCs w:val="24"/>
        </w:rPr>
        <w:t>C. nutans</w:t>
      </w:r>
      <w:r w:rsidR="00EA6683">
        <w:rPr>
          <w:rFonts w:ascii="Times New Roman" w:hAnsi="Times New Roman" w:cs="Times New Roman"/>
          <w:sz w:val="24"/>
          <w:szCs w:val="24"/>
        </w:rPr>
        <w:t xml:space="preserve"> in year 1</w:t>
      </w:r>
      <w:r>
        <w:rPr>
          <w:rFonts w:ascii="Times New Roman" w:hAnsi="Times New Roman" w:cs="Times New Roman"/>
          <w:sz w:val="24"/>
          <w:szCs w:val="24"/>
        </w:rPr>
        <w:t>, t</w:t>
      </w:r>
      <w:r w:rsidRPr="00E02777">
        <w:rPr>
          <w:rFonts w:ascii="Times New Roman" w:hAnsi="Times New Roman" w:cs="Times New Roman"/>
          <w:sz w:val="24"/>
          <w:szCs w:val="24"/>
        </w:rPr>
        <w:t xml:space="preserve">he effects of warming/trimming interactions on </w:t>
      </w:r>
      <w:r>
        <w:rPr>
          <w:rFonts w:ascii="Times New Roman" w:hAnsi="Times New Roman" w:cs="Times New Roman"/>
          <w:sz w:val="24"/>
          <w:szCs w:val="24"/>
        </w:rPr>
        <w:t>the risk of death</w:t>
      </w:r>
      <w:r w:rsidRPr="00E02777">
        <w:rPr>
          <w:rFonts w:ascii="Times New Roman" w:hAnsi="Times New Roman" w:cs="Times New Roman"/>
          <w:sz w:val="24"/>
          <w:szCs w:val="24"/>
        </w:rPr>
        <w:t xml:space="preserve"> were not significant</w:t>
      </w:r>
      <w:r>
        <w:rPr>
          <w:rFonts w:ascii="Times New Roman" w:hAnsi="Times New Roman" w:cs="Times New Roman"/>
          <w:sz w:val="24"/>
          <w:szCs w:val="24"/>
        </w:rPr>
        <w:t xml:space="preserve"> (</w:t>
      </w:r>
      <w:proofErr w:type="spellStart"/>
      <w:r>
        <w:rPr>
          <w:rFonts w:ascii="Times New Roman" w:hAnsi="Times New Roman" w:cs="Times New Roman"/>
          <w:sz w:val="24"/>
          <w:szCs w:val="24"/>
          <w:lang w:val="en-US"/>
        </w:rPr>
        <w:t>d.f.</w:t>
      </w:r>
      <w:proofErr w:type="spellEnd"/>
      <w:r>
        <w:rPr>
          <w:rFonts w:ascii="Times New Roman" w:hAnsi="Times New Roman" w:cs="Times New Roman"/>
          <w:sz w:val="24"/>
          <w:szCs w:val="24"/>
          <w:lang w:val="en-US"/>
        </w:rPr>
        <w:t xml:space="preserve"> = 3</w:t>
      </w:r>
      <w:r w:rsidRPr="00E05907">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χ</w:t>
      </w:r>
      <w:r>
        <w:rPr>
          <w:rFonts w:ascii="Times New Roman" w:hAnsi="Times New Roman" w:cs="Times New Roman"/>
          <w:i/>
          <w:iCs/>
          <w:sz w:val="24"/>
          <w:szCs w:val="24"/>
          <w:vertAlign w:val="superscript"/>
          <w:lang w:val="en-US"/>
        </w:rPr>
        <w:t>2</w:t>
      </w:r>
      <w:r w:rsidRPr="00E05907">
        <w:rPr>
          <w:rFonts w:ascii="Times New Roman" w:hAnsi="Times New Roman" w:cs="Times New Roman"/>
          <w:sz w:val="24"/>
          <w:szCs w:val="24"/>
          <w:lang w:val="en-US"/>
        </w:rPr>
        <w:t xml:space="preserve"> = </w:t>
      </w:r>
      <w:r>
        <w:rPr>
          <w:rFonts w:ascii="Times New Roman" w:hAnsi="Times New Roman" w:cs="Times New Roman"/>
          <w:sz w:val="24"/>
          <w:szCs w:val="24"/>
          <w:lang w:val="en-US"/>
        </w:rPr>
        <w:t>5.18</w:t>
      </w:r>
      <w:r w:rsidR="00D1429E">
        <w:rPr>
          <w:rFonts w:ascii="Times New Roman" w:hAnsi="Times New Roman" w:cs="Times New Roman"/>
          <w:sz w:val="24"/>
          <w:szCs w:val="24"/>
          <w:lang w:val="en-US"/>
        </w:rPr>
        <w:t>5</w:t>
      </w:r>
      <w:r w:rsidRPr="00E05907">
        <w:rPr>
          <w:rFonts w:ascii="Times New Roman" w:hAnsi="Times New Roman" w:cs="Times New Roman"/>
          <w:sz w:val="24"/>
          <w:szCs w:val="24"/>
          <w:lang w:val="en-US"/>
        </w:rPr>
        <w:t xml:space="preserve">, </w:t>
      </w:r>
      <w:r w:rsidRPr="00E05907">
        <w:rPr>
          <w:rFonts w:ascii="Times New Roman" w:hAnsi="Times New Roman" w:cs="Times New Roman"/>
          <w:i/>
          <w:iCs/>
          <w:sz w:val="24"/>
          <w:szCs w:val="24"/>
          <w:lang w:val="en-US"/>
        </w:rPr>
        <w:t>p</w:t>
      </w:r>
      <w:r w:rsidRPr="00E05907">
        <w:rPr>
          <w:rFonts w:ascii="Times New Roman" w:hAnsi="Times New Roman" w:cs="Times New Roman"/>
          <w:sz w:val="24"/>
          <w:szCs w:val="24"/>
          <w:lang w:val="en-US"/>
        </w:rPr>
        <w:t xml:space="preserve"> = 0.</w:t>
      </w:r>
      <w:r>
        <w:rPr>
          <w:rFonts w:ascii="Times New Roman" w:hAnsi="Times New Roman" w:cs="Times New Roman"/>
          <w:sz w:val="24"/>
          <w:szCs w:val="24"/>
          <w:lang w:val="en-US"/>
        </w:rPr>
        <w:t>159</w:t>
      </w:r>
      <w:r>
        <w:rPr>
          <w:rFonts w:ascii="Times New Roman" w:hAnsi="Times New Roman" w:cs="Times New Roman"/>
          <w:sz w:val="24"/>
          <w:szCs w:val="24"/>
        </w:rPr>
        <w:t xml:space="preserve">) and were dropped. </w:t>
      </w:r>
      <w:r w:rsidR="00D1429E">
        <w:rPr>
          <w:rFonts w:ascii="Times New Roman" w:hAnsi="Times New Roman" w:cs="Times New Roman"/>
          <w:sz w:val="24"/>
          <w:szCs w:val="24"/>
        </w:rPr>
        <w:t>T</w:t>
      </w:r>
      <w:r>
        <w:rPr>
          <w:rFonts w:ascii="Times New Roman" w:hAnsi="Times New Roman" w:cs="Times New Roman"/>
          <w:sz w:val="24"/>
          <w:szCs w:val="24"/>
        </w:rPr>
        <w:t xml:space="preserve">rimming to 10 cm </w:t>
      </w:r>
      <w:r w:rsidR="00D1429E">
        <w:rPr>
          <w:rFonts w:ascii="Times New Roman" w:hAnsi="Times New Roman" w:cs="Times New Roman"/>
          <w:sz w:val="24"/>
          <w:szCs w:val="24"/>
        </w:rPr>
        <w:t xml:space="preserve">did not </w:t>
      </w:r>
      <w:r>
        <w:rPr>
          <w:rFonts w:ascii="Times New Roman" w:hAnsi="Times New Roman" w:cs="Times New Roman"/>
          <w:sz w:val="24"/>
          <w:szCs w:val="24"/>
        </w:rPr>
        <w:t>significantly affec</w:t>
      </w:r>
      <w:r w:rsidR="00D1429E">
        <w:rPr>
          <w:rFonts w:ascii="Times New Roman" w:hAnsi="Times New Roman" w:cs="Times New Roman"/>
          <w:sz w:val="24"/>
          <w:szCs w:val="24"/>
        </w:rPr>
        <w:t>t</w:t>
      </w:r>
      <w:r>
        <w:rPr>
          <w:rFonts w:ascii="Times New Roman" w:hAnsi="Times New Roman" w:cs="Times New Roman"/>
          <w:sz w:val="24"/>
          <w:szCs w:val="24"/>
        </w:rPr>
        <w:t xml:space="preserve"> the risk of death,</w:t>
      </w:r>
      <w:r w:rsidR="00D1429E">
        <w:rPr>
          <w:rFonts w:ascii="Times New Roman" w:hAnsi="Times New Roman" w:cs="Times New Roman"/>
          <w:sz w:val="24"/>
          <w:szCs w:val="24"/>
        </w:rPr>
        <w:t xml:space="preserve"> </w:t>
      </w:r>
      <w:commentRangeStart w:id="53"/>
      <w:commentRangeStart w:id="54"/>
      <w:r w:rsidR="00D1429E">
        <w:rPr>
          <w:rFonts w:ascii="Times New Roman" w:hAnsi="Times New Roman" w:cs="Times New Roman"/>
          <w:sz w:val="24"/>
          <w:szCs w:val="24"/>
        </w:rPr>
        <w:t>though</w:t>
      </w:r>
      <w:r>
        <w:rPr>
          <w:rFonts w:ascii="Times New Roman" w:hAnsi="Times New Roman" w:cs="Times New Roman"/>
          <w:sz w:val="24"/>
          <w:szCs w:val="24"/>
        </w:rPr>
        <w:t xml:space="preserve"> trimming to 5 cm </w:t>
      </w:r>
      <w:proofErr w:type="gramStart"/>
      <w:r>
        <w:rPr>
          <w:rFonts w:ascii="Times New Roman" w:hAnsi="Times New Roman" w:cs="Times New Roman"/>
          <w:sz w:val="24"/>
          <w:szCs w:val="24"/>
        </w:rPr>
        <w:t xml:space="preserve">actually </w:t>
      </w:r>
      <w:r>
        <w:rPr>
          <w:rFonts w:ascii="Times New Roman" w:hAnsi="Times New Roman" w:cs="Times New Roman"/>
          <w:i/>
          <w:iCs/>
          <w:sz w:val="24"/>
          <w:szCs w:val="24"/>
        </w:rPr>
        <w:t>decreased</w:t>
      </w:r>
      <w:proofErr w:type="gramEnd"/>
      <w:r>
        <w:rPr>
          <w:rFonts w:ascii="Times New Roman" w:hAnsi="Times New Roman" w:cs="Times New Roman"/>
          <w:sz w:val="24"/>
          <w:szCs w:val="24"/>
        </w:rPr>
        <w:t xml:space="preserve"> risk of death</w:t>
      </w:r>
      <w:commentRangeEnd w:id="53"/>
      <w:r w:rsidR="008F6444">
        <w:rPr>
          <w:rStyle w:val="CommentReference"/>
        </w:rPr>
        <w:commentReference w:id="53"/>
      </w:r>
      <w:commentRangeEnd w:id="54"/>
      <w:r w:rsidR="004C18D2">
        <w:rPr>
          <w:rStyle w:val="CommentReference"/>
        </w:rPr>
        <w:commentReference w:id="54"/>
      </w:r>
      <w:r w:rsidR="005B5899">
        <w:rPr>
          <w:rFonts w:ascii="Times New Roman" w:hAnsi="Times New Roman" w:cs="Times New Roman"/>
          <w:sz w:val="24"/>
          <w:szCs w:val="24"/>
        </w:rPr>
        <w:t>.</w:t>
      </w:r>
      <w:r w:rsidR="00D1429E">
        <w:rPr>
          <w:rFonts w:ascii="Times New Roman" w:hAnsi="Times New Roman" w:cs="Times New Roman"/>
          <w:sz w:val="24"/>
          <w:szCs w:val="24"/>
        </w:rPr>
        <w:t xml:space="preserve"> </w:t>
      </w:r>
      <w:r w:rsidR="005B5899">
        <w:rPr>
          <w:rFonts w:ascii="Times New Roman" w:hAnsi="Times New Roman" w:cs="Times New Roman"/>
          <w:sz w:val="24"/>
          <w:szCs w:val="24"/>
        </w:rPr>
        <w:t>T</w:t>
      </w:r>
      <w:r w:rsidR="00D1429E">
        <w:rPr>
          <w:rFonts w:ascii="Times New Roman" w:hAnsi="Times New Roman" w:cs="Times New Roman"/>
          <w:sz w:val="24"/>
          <w:szCs w:val="24"/>
        </w:rPr>
        <w:t xml:space="preserve">rimming to 0 cm </w:t>
      </w:r>
      <w:r w:rsidR="005B5899">
        <w:rPr>
          <w:rFonts w:ascii="Times New Roman" w:hAnsi="Times New Roman" w:cs="Times New Roman"/>
          <w:sz w:val="24"/>
          <w:szCs w:val="24"/>
        </w:rPr>
        <w:t>significantly</w:t>
      </w:r>
      <w:r w:rsidR="00D1429E">
        <w:rPr>
          <w:rFonts w:ascii="Times New Roman" w:hAnsi="Times New Roman" w:cs="Times New Roman"/>
          <w:sz w:val="24"/>
          <w:szCs w:val="24"/>
        </w:rPr>
        <w:t xml:space="preserve"> increased risk of death</w:t>
      </w:r>
      <w:r w:rsidR="00854A91">
        <w:rPr>
          <w:rFonts w:ascii="Times New Roman" w:hAnsi="Times New Roman" w:cs="Times New Roman"/>
          <w:sz w:val="24"/>
          <w:szCs w:val="24"/>
        </w:rPr>
        <w:t xml:space="preserve">; this is clearly illustrated in Figure </w:t>
      </w:r>
      <w:r w:rsidR="00854A91">
        <w:rPr>
          <w:rFonts w:ascii="Times New Roman" w:hAnsi="Times New Roman" w:cs="Times New Roman"/>
          <w:sz w:val="24"/>
          <w:szCs w:val="24"/>
        </w:rPr>
        <w:lastRenderedPageBreak/>
        <w:t>1</w:t>
      </w:r>
      <w:r w:rsidR="005B5899">
        <w:rPr>
          <w:rFonts w:ascii="Times New Roman" w:hAnsi="Times New Roman" w:cs="Times New Roman"/>
          <w:sz w:val="24"/>
          <w:szCs w:val="24"/>
        </w:rPr>
        <w:t xml:space="preserve">, </w:t>
      </w:r>
      <w:r w:rsidR="00854A91">
        <w:rPr>
          <w:rFonts w:ascii="Times New Roman" w:hAnsi="Times New Roman" w:cs="Times New Roman"/>
          <w:sz w:val="24"/>
          <w:szCs w:val="24"/>
        </w:rPr>
        <w:t>where</w:t>
      </w:r>
      <w:r w:rsidR="005B5899">
        <w:rPr>
          <w:rFonts w:ascii="Times New Roman" w:hAnsi="Times New Roman" w:cs="Times New Roman"/>
          <w:sz w:val="24"/>
          <w:szCs w:val="24"/>
        </w:rPr>
        <w:t xml:space="preserve"> no</w:t>
      </w:r>
      <w:r w:rsidR="00854A91">
        <w:rPr>
          <w:rFonts w:ascii="Times New Roman" w:hAnsi="Times New Roman" w:cs="Times New Roman"/>
          <w:sz w:val="24"/>
          <w:szCs w:val="24"/>
        </w:rPr>
        <w:t>ne of</w:t>
      </w:r>
      <w:r w:rsidR="005B5899">
        <w:rPr>
          <w:rFonts w:ascii="Times New Roman" w:hAnsi="Times New Roman" w:cs="Times New Roman"/>
          <w:sz w:val="24"/>
          <w:szCs w:val="24"/>
        </w:rPr>
        <w:t xml:space="preserve"> individuals </w:t>
      </w:r>
      <w:r w:rsidR="00854A91">
        <w:rPr>
          <w:rFonts w:ascii="Times New Roman" w:hAnsi="Times New Roman" w:cs="Times New Roman"/>
          <w:sz w:val="24"/>
          <w:szCs w:val="24"/>
        </w:rPr>
        <w:t>trimmed to 0 cm survived</w:t>
      </w:r>
      <w:r w:rsidR="005B5899">
        <w:rPr>
          <w:rFonts w:ascii="Times New Roman" w:hAnsi="Times New Roman" w:cs="Times New Roman"/>
          <w:sz w:val="24"/>
          <w:szCs w:val="24"/>
        </w:rPr>
        <w:t xml:space="preserve"> beyond 5 weeks</w:t>
      </w:r>
      <w:r w:rsidR="00D1429E">
        <w:rPr>
          <w:rFonts w:ascii="Times New Roman" w:hAnsi="Times New Roman" w:cs="Times New Roman"/>
          <w:sz w:val="24"/>
          <w:szCs w:val="24"/>
        </w:rPr>
        <w:t>. Warming did not have a significant effect on risk of death.</w:t>
      </w:r>
    </w:p>
    <w:p w14:paraId="62C1F6DC" w14:textId="16C8566A" w:rsidR="00583947" w:rsidRPr="00D1429E" w:rsidRDefault="00D1429E" w:rsidP="00583947">
      <w:pPr>
        <w:spacing w:after="0" w:line="480" w:lineRule="auto"/>
        <w:ind w:firstLine="284"/>
        <w:rPr>
          <w:rFonts w:ascii="Times New Roman" w:hAnsi="Times New Roman" w:cs="Times New Roman"/>
          <w:b/>
          <w:bCs/>
          <w:sz w:val="24"/>
          <w:szCs w:val="24"/>
          <w:u w:val="single"/>
        </w:rPr>
      </w:pPr>
      <w:r>
        <w:rPr>
          <w:rFonts w:ascii="Times New Roman" w:hAnsi="Times New Roman" w:cs="Times New Roman"/>
          <w:sz w:val="24"/>
          <w:szCs w:val="24"/>
        </w:rPr>
        <w:t xml:space="preserve">For </w:t>
      </w:r>
      <w:r>
        <w:rPr>
          <w:rFonts w:ascii="Times New Roman" w:hAnsi="Times New Roman" w:cs="Times New Roman"/>
          <w:i/>
          <w:iCs/>
          <w:sz w:val="24"/>
          <w:szCs w:val="24"/>
        </w:rPr>
        <w:t xml:space="preserve">C. </w:t>
      </w:r>
      <w:proofErr w:type="spellStart"/>
      <w:r>
        <w:rPr>
          <w:rFonts w:ascii="Times New Roman" w:hAnsi="Times New Roman" w:cs="Times New Roman"/>
          <w:i/>
          <w:iCs/>
          <w:sz w:val="24"/>
          <w:szCs w:val="24"/>
        </w:rPr>
        <w:t>acanthoides</w:t>
      </w:r>
      <w:proofErr w:type="spellEnd"/>
      <w:r w:rsidR="0045143F">
        <w:rPr>
          <w:rFonts w:ascii="Times New Roman" w:hAnsi="Times New Roman" w:cs="Times New Roman"/>
          <w:sz w:val="24"/>
          <w:szCs w:val="24"/>
        </w:rPr>
        <w:t xml:space="preserve"> in year 1</w:t>
      </w:r>
      <w:r>
        <w:rPr>
          <w:rFonts w:ascii="Times New Roman" w:hAnsi="Times New Roman" w:cs="Times New Roman"/>
          <w:sz w:val="24"/>
          <w:szCs w:val="24"/>
        </w:rPr>
        <w:t>, the</w:t>
      </w:r>
      <w:r w:rsidR="00EA6683">
        <w:rPr>
          <w:rFonts w:ascii="Times New Roman" w:hAnsi="Times New Roman" w:cs="Times New Roman"/>
          <w:sz w:val="24"/>
          <w:szCs w:val="24"/>
        </w:rPr>
        <w:t xml:space="preserve"> </w:t>
      </w:r>
      <w:r w:rsidR="00EA6683" w:rsidRPr="00E02777">
        <w:rPr>
          <w:rFonts w:ascii="Times New Roman" w:hAnsi="Times New Roman" w:cs="Times New Roman"/>
          <w:sz w:val="24"/>
          <w:szCs w:val="24"/>
        </w:rPr>
        <w:t>warming/trimming</w:t>
      </w:r>
      <w:r>
        <w:rPr>
          <w:rFonts w:ascii="Times New Roman" w:hAnsi="Times New Roman" w:cs="Times New Roman"/>
          <w:sz w:val="24"/>
          <w:szCs w:val="24"/>
        </w:rPr>
        <w:t xml:space="preserve"> interaction term as a whole was significant (</w:t>
      </w:r>
      <w:proofErr w:type="spellStart"/>
      <w:r>
        <w:rPr>
          <w:rFonts w:ascii="Times New Roman" w:hAnsi="Times New Roman" w:cs="Times New Roman"/>
          <w:sz w:val="24"/>
          <w:szCs w:val="24"/>
          <w:lang w:val="en-US"/>
        </w:rPr>
        <w:t>d.f.</w:t>
      </w:r>
      <w:proofErr w:type="spellEnd"/>
      <w:r>
        <w:rPr>
          <w:rFonts w:ascii="Times New Roman" w:hAnsi="Times New Roman" w:cs="Times New Roman"/>
          <w:sz w:val="24"/>
          <w:szCs w:val="24"/>
          <w:lang w:val="en-US"/>
        </w:rPr>
        <w:t xml:space="preserve"> = 3</w:t>
      </w:r>
      <w:r w:rsidRPr="00E05907">
        <w:rPr>
          <w:rFonts w:ascii="Times New Roman" w:hAnsi="Times New Roman" w:cs="Times New Roman"/>
          <w:sz w:val="24"/>
          <w:szCs w:val="24"/>
          <w:lang w:val="en-US"/>
        </w:rPr>
        <w:t xml:space="preserve">, </w:t>
      </w:r>
      <w:r>
        <w:rPr>
          <w:rFonts w:ascii="Times New Roman" w:hAnsi="Times New Roman" w:cs="Times New Roman"/>
          <w:i/>
          <w:iCs/>
          <w:sz w:val="24"/>
          <w:szCs w:val="24"/>
          <w:lang w:val="en-US"/>
        </w:rPr>
        <w:t>χ</w:t>
      </w:r>
      <w:r>
        <w:rPr>
          <w:rFonts w:ascii="Times New Roman" w:hAnsi="Times New Roman" w:cs="Times New Roman"/>
          <w:i/>
          <w:iCs/>
          <w:sz w:val="24"/>
          <w:szCs w:val="24"/>
          <w:vertAlign w:val="superscript"/>
          <w:lang w:val="en-US"/>
        </w:rPr>
        <w:t>2</w:t>
      </w:r>
      <w:r w:rsidRPr="00E05907">
        <w:rPr>
          <w:rFonts w:ascii="Times New Roman" w:hAnsi="Times New Roman" w:cs="Times New Roman"/>
          <w:sz w:val="24"/>
          <w:szCs w:val="24"/>
          <w:lang w:val="en-US"/>
        </w:rPr>
        <w:t xml:space="preserve"> = </w:t>
      </w:r>
      <w:r>
        <w:rPr>
          <w:rFonts w:ascii="Times New Roman" w:hAnsi="Times New Roman" w:cs="Times New Roman"/>
          <w:sz w:val="24"/>
          <w:szCs w:val="24"/>
          <w:lang w:val="en-US"/>
        </w:rPr>
        <w:t>9.295</w:t>
      </w:r>
      <w:r w:rsidRPr="00E05907">
        <w:rPr>
          <w:rFonts w:ascii="Times New Roman" w:hAnsi="Times New Roman" w:cs="Times New Roman"/>
          <w:sz w:val="24"/>
          <w:szCs w:val="24"/>
          <w:lang w:val="en-US"/>
        </w:rPr>
        <w:t xml:space="preserve">, </w:t>
      </w:r>
      <w:r w:rsidRPr="00E05907">
        <w:rPr>
          <w:rFonts w:ascii="Times New Roman" w:hAnsi="Times New Roman" w:cs="Times New Roman"/>
          <w:i/>
          <w:iCs/>
          <w:sz w:val="24"/>
          <w:szCs w:val="24"/>
          <w:lang w:val="en-US"/>
        </w:rPr>
        <w:t>p</w:t>
      </w:r>
      <w:r w:rsidRPr="00E05907">
        <w:rPr>
          <w:rFonts w:ascii="Times New Roman" w:hAnsi="Times New Roman" w:cs="Times New Roman"/>
          <w:sz w:val="24"/>
          <w:szCs w:val="24"/>
          <w:lang w:val="en-US"/>
        </w:rPr>
        <w:t xml:space="preserve"> = 0.</w:t>
      </w:r>
      <w:r>
        <w:rPr>
          <w:rFonts w:ascii="Times New Roman" w:hAnsi="Times New Roman" w:cs="Times New Roman"/>
          <w:sz w:val="24"/>
          <w:szCs w:val="24"/>
          <w:lang w:val="en-US"/>
        </w:rPr>
        <w:t>026</w:t>
      </w:r>
      <w:r>
        <w:rPr>
          <w:rFonts w:ascii="Times New Roman" w:hAnsi="Times New Roman" w:cs="Times New Roman"/>
          <w:sz w:val="24"/>
          <w:szCs w:val="24"/>
        </w:rPr>
        <w:t>), though when looking how warming interacted with specific trimming treatments, the only significant interaction was with the 10 cm trim</w:t>
      </w:r>
      <w:r w:rsidR="0045143F">
        <w:rPr>
          <w:rFonts w:ascii="Times New Roman" w:hAnsi="Times New Roman" w:cs="Times New Roman"/>
          <w:sz w:val="24"/>
          <w:szCs w:val="24"/>
        </w:rPr>
        <w:t xml:space="preserve">; that is, comparing warmed vs </w:t>
      </w:r>
      <w:proofErr w:type="spellStart"/>
      <w:r w:rsidR="0045143F">
        <w:rPr>
          <w:rFonts w:ascii="Times New Roman" w:hAnsi="Times New Roman" w:cs="Times New Roman"/>
          <w:sz w:val="24"/>
          <w:szCs w:val="24"/>
        </w:rPr>
        <w:t>unwarmed</w:t>
      </w:r>
      <w:proofErr w:type="spellEnd"/>
      <w:r w:rsidR="0045143F">
        <w:rPr>
          <w:rFonts w:ascii="Times New Roman" w:hAnsi="Times New Roman" w:cs="Times New Roman"/>
          <w:sz w:val="24"/>
          <w:szCs w:val="24"/>
        </w:rPr>
        <w:t xml:space="preserve"> individuals both trimmed to 10 cm, warming decreased the risk of death. In the absence of warming, trimming to neither 10 nor 5 cm significantly affected risk of death</w:t>
      </w:r>
      <w:r w:rsidR="005B5899">
        <w:rPr>
          <w:rFonts w:ascii="Times New Roman" w:hAnsi="Times New Roman" w:cs="Times New Roman"/>
          <w:sz w:val="24"/>
          <w:szCs w:val="24"/>
        </w:rPr>
        <w:t>. T</w:t>
      </w:r>
      <w:r w:rsidR="0045143F">
        <w:rPr>
          <w:rFonts w:ascii="Times New Roman" w:hAnsi="Times New Roman" w:cs="Times New Roman"/>
          <w:sz w:val="24"/>
          <w:szCs w:val="24"/>
        </w:rPr>
        <w:t xml:space="preserve">rimming to 0 cm </w:t>
      </w:r>
      <w:r w:rsidR="005B5899">
        <w:rPr>
          <w:rFonts w:ascii="Times New Roman" w:hAnsi="Times New Roman" w:cs="Times New Roman"/>
          <w:sz w:val="24"/>
          <w:szCs w:val="24"/>
        </w:rPr>
        <w:t xml:space="preserve">again </w:t>
      </w:r>
      <w:r w:rsidR="0045143F">
        <w:rPr>
          <w:rFonts w:ascii="Times New Roman" w:hAnsi="Times New Roman" w:cs="Times New Roman"/>
          <w:sz w:val="24"/>
          <w:szCs w:val="24"/>
        </w:rPr>
        <w:t>substantially increased risk of death</w:t>
      </w:r>
      <w:r w:rsidR="005B5899">
        <w:rPr>
          <w:rFonts w:ascii="Times New Roman" w:hAnsi="Times New Roman" w:cs="Times New Roman"/>
          <w:sz w:val="24"/>
          <w:szCs w:val="24"/>
        </w:rPr>
        <w:t>, with no</w:t>
      </w:r>
      <w:r w:rsidR="008A2BDB">
        <w:rPr>
          <w:rFonts w:ascii="Times New Roman" w:hAnsi="Times New Roman" w:cs="Times New Roman"/>
          <w:sz w:val="24"/>
          <w:szCs w:val="24"/>
        </w:rPr>
        <w:t>ne of the</w:t>
      </w:r>
      <w:r w:rsidR="005B5899">
        <w:rPr>
          <w:rFonts w:ascii="Times New Roman" w:hAnsi="Times New Roman" w:cs="Times New Roman"/>
          <w:sz w:val="24"/>
          <w:szCs w:val="24"/>
        </w:rPr>
        <w:t xml:space="preserve"> individuals </w:t>
      </w:r>
      <w:r w:rsidR="008A2BDB">
        <w:rPr>
          <w:rFonts w:ascii="Times New Roman" w:hAnsi="Times New Roman" w:cs="Times New Roman"/>
          <w:sz w:val="24"/>
          <w:szCs w:val="24"/>
        </w:rPr>
        <w:t xml:space="preserve">that experienced this treatment </w:t>
      </w:r>
      <w:r w:rsidR="005B5899">
        <w:rPr>
          <w:rFonts w:ascii="Times New Roman" w:hAnsi="Times New Roman" w:cs="Times New Roman"/>
          <w:sz w:val="24"/>
          <w:szCs w:val="24"/>
        </w:rPr>
        <w:t>surviving beyond 6 weeks</w:t>
      </w:r>
      <w:r w:rsidR="0045143F">
        <w:rPr>
          <w:rFonts w:ascii="Times New Roman" w:hAnsi="Times New Roman" w:cs="Times New Roman"/>
          <w:sz w:val="24"/>
          <w:szCs w:val="24"/>
        </w:rPr>
        <w:t xml:space="preserve">. For </w:t>
      </w:r>
      <w:r w:rsidR="0045143F">
        <w:rPr>
          <w:rFonts w:ascii="Times New Roman" w:hAnsi="Times New Roman" w:cs="Times New Roman"/>
          <w:i/>
          <w:iCs/>
          <w:sz w:val="24"/>
          <w:szCs w:val="24"/>
        </w:rPr>
        <w:t xml:space="preserve">C. </w:t>
      </w:r>
      <w:proofErr w:type="spellStart"/>
      <w:r w:rsidR="0045143F">
        <w:rPr>
          <w:rFonts w:ascii="Times New Roman" w:hAnsi="Times New Roman" w:cs="Times New Roman"/>
          <w:i/>
          <w:iCs/>
          <w:sz w:val="24"/>
          <w:szCs w:val="24"/>
        </w:rPr>
        <w:t>acanthoides</w:t>
      </w:r>
      <w:proofErr w:type="spellEnd"/>
      <w:r w:rsidR="0045143F">
        <w:rPr>
          <w:rFonts w:ascii="Times New Roman" w:hAnsi="Times New Roman" w:cs="Times New Roman"/>
          <w:sz w:val="24"/>
          <w:szCs w:val="24"/>
        </w:rPr>
        <w:t xml:space="preserve"> in year 2, </w:t>
      </w:r>
      <w:r w:rsidR="00EA6683">
        <w:rPr>
          <w:rFonts w:ascii="Times New Roman" w:hAnsi="Times New Roman" w:cs="Times New Roman"/>
          <w:sz w:val="24"/>
          <w:szCs w:val="24"/>
        </w:rPr>
        <w:t xml:space="preserve">the </w:t>
      </w:r>
      <w:r w:rsidR="005B5899" w:rsidRPr="00E02777">
        <w:rPr>
          <w:rFonts w:ascii="Times New Roman" w:hAnsi="Times New Roman" w:cs="Times New Roman"/>
          <w:sz w:val="24"/>
          <w:szCs w:val="24"/>
        </w:rPr>
        <w:t xml:space="preserve">effects of warming/trimming interactions on </w:t>
      </w:r>
      <w:r w:rsidR="005B5899">
        <w:rPr>
          <w:rFonts w:ascii="Times New Roman" w:hAnsi="Times New Roman" w:cs="Times New Roman"/>
          <w:sz w:val="24"/>
          <w:szCs w:val="24"/>
        </w:rPr>
        <w:t>the risk of death</w:t>
      </w:r>
      <w:r w:rsidR="005B5899" w:rsidRPr="00E02777">
        <w:rPr>
          <w:rFonts w:ascii="Times New Roman" w:hAnsi="Times New Roman" w:cs="Times New Roman"/>
          <w:sz w:val="24"/>
          <w:szCs w:val="24"/>
        </w:rPr>
        <w:t xml:space="preserve"> were not significant</w:t>
      </w:r>
      <w:r w:rsidR="005B5899">
        <w:rPr>
          <w:rFonts w:ascii="Times New Roman" w:hAnsi="Times New Roman" w:cs="Times New Roman"/>
          <w:sz w:val="24"/>
          <w:szCs w:val="24"/>
        </w:rPr>
        <w:t xml:space="preserve"> (</w:t>
      </w:r>
      <w:proofErr w:type="spellStart"/>
      <w:r w:rsidR="005B5899">
        <w:rPr>
          <w:rFonts w:ascii="Times New Roman" w:hAnsi="Times New Roman" w:cs="Times New Roman"/>
          <w:sz w:val="24"/>
          <w:szCs w:val="24"/>
          <w:lang w:val="en-US"/>
        </w:rPr>
        <w:t>d.f.</w:t>
      </w:r>
      <w:proofErr w:type="spellEnd"/>
      <w:r w:rsidR="005B5899">
        <w:rPr>
          <w:rFonts w:ascii="Times New Roman" w:hAnsi="Times New Roman" w:cs="Times New Roman"/>
          <w:sz w:val="24"/>
          <w:szCs w:val="24"/>
          <w:lang w:val="en-US"/>
        </w:rPr>
        <w:t xml:space="preserve"> = 3</w:t>
      </w:r>
      <w:r w:rsidR="005B5899" w:rsidRPr="00E05907">
        <w:rPr>
          <w:rFonts w:ascii="Times New Roman" w:hAnsi="Times New Roman" w:cs="Times New Roman"/>
          <w:sz w:val="24"/>
          <w:szCs w:val="24"/>
          <w:lang w:val="en-US"/>
        </w:rPr>
        <w:t xml:space="preserve">, </w:t>
      </w:r>
      <w:r w:rsidR="005B5899">
        <w:rPr>
          <w:rFonts w:ascii="Times New Roman" w:hAnsi="Times New Roman" w:cs="Times New Roman"/>
          <w:i/>
          <w:iCs/>
          <w:sz w:val="24"/>
          <w:szCs w:val="24"/>
          <w:lang w:val="en-US"/>
        </w:rPr>
        <w:t>χ</w:t>
      </w:r>
      <w:r w:rsidR="005B5899">
        <w:rPr>
          <w:rFonts w:ascii="Times New Roman" w:hAnsi="Times New Roman" w:cs="Times New Roman"/>
          <w:i/>
          <w:iCs/>
          <w:sz w:val="24"/>
          <w:szCs w:val="24"/>
          <w:vertAlign w:val="superscript"/>
          <w:lang w:val="en-US"/>
        </w:rPr>
        <w:t>2</w:t>
      </w:r>
      <w:r w:rsidR="005B5899" w:rsidRPr="00E05907">
        <w:rPr>
          <w:rFonts w:ascii="Times New Roman" w:hAnsi="Times New Roman" w:cs="Times New Roman"/>
          <w:sz w:val="24"/>
          <w:szCs w:val="24"/>
          <w:lang w:val="en-US"/>
        </w:rPr>
        <w:t xml:space="preserve"> = </w:t>
      </w:r>
      <w:r w:rsidR="005B5899">
        <w:rPr>
          <w:rFonts w:ascii="Times New Roman" w:hAnsi="Times New Roman" w:cs="Times New Roman"/>
          <w:sz w:val="24"/>
          <w:szCs w:val="24"/>
          <w:lang w:val="en-US"/>
        </w:rPr>
        <w:t>1.558</w:t>
      </w:r>
      <w:r w:rsidR="005B5899" w:rsidRPr="00E05907">
        <w:rPr>
          <w:rFonts w:ascii="Times New Roman" w:hAnsi="Times New Roman" w:cs="Times New Roman"/>
          <w:sz w:val="24"/>
          <w:szCs w:val="24"/>
          <w:lang w:val="en-US"/>
        </w:rPr>
        <w:t xml:space="preserve">, </w:t>
      </w:r>
      <w:r w:rsidR="005B5899" w:rsidRPr="00E05907">
        <w:rPr>
          <w:rFonts w:ascii="Times New Roman" w:hAnsi="Times New Roman" w:cs="Times New Roman"/>
          <w:i/>
          <w:iCs/>
          <w:sz w:val="24"/>
          <w:szCs w:val="24"/>
          <w:lang w:val="en-US"/>
        </w:rPr>
        <w:t>p</w:t>
      </w:r>
      <w:r w:rsidR="005B5899" w:rsidRPr="00E05907">
        <w:rPr>
          <w:rFonts w:ascii="Times New Roman" w:hAnsi="Times New Roman" w:cs="Times New Roman"/>
          <w:sz w:val="24"/>
          <w:szCs w:val="24"/>
          <w:lang w:val="en-US"/>
        </w:rPr>
        <w:t xml:space="preserve"> = 0.</w:t>
      </w:r>
      <w:r w:rsidR="005B5899">
        <w:rPr>
          <w:rFonts w:ascii="Times New Roman" w:hAnsi="Times New Roman" w:cs="Times New Roman"/>
          <w:sz w:val="24"/>
          <w:szCs w:val="24"/>
          <w:lang w:val="en-US"/>
        </w:rPr>
        <w:t>459</w:t>
      </w:r>
      <w:r w:rsidR="005B5899">
        <w:rPr>
          <w:rFonts w:ascii="Times New Roman" w:hAnsi="Times New Roman" w:cs="Times New Roman"/>
          <w:sz w:val="24"/>
          <w:szCs w:val="24"/>
        </w:rPr>
        <w:t>). Neither warming nor the 10 cm and 5 cm trims significantly affected risk of death.</w:t>
      </w:r>
      <w:r w:rsidR="00067CE0">
        <w:rPr>
          <w:rFonts w:ascii="Times New Roman" w:hAnsi="Times New Roman" w:cs="Times New Roman"/>
          <w:sz w:val="24"/>
          <w:szCs w:val="24"/>
        </w:rPr>
        <w:t xml:space="preserve"> Treatment effects on the risk of death for both </w:t>
      </w:r>
      <w:r w:rsidR="00067CE0">
        <w:rPr>
          <w:rFonts w:ascii="Times New Roman" w:hAnsi="Times New Roman" w:cs="Times New Roman"/>
          <w:i/>
          <w:iCs/>
          <w:sz w:val="24"/>
          <w:szCs w:val="24"/>
        </w:rPr>
        <w:t>C. nutans</w:t>
      </w:r>
      <w:r w:rsidR="00067CE0">
        <w:rPr>
          <w:rFonts w:ascii="Times New Roman" w:hAnsi="Times New Roman" w:cs="Times New Roman"/>
          <w:sz w:val="24"/>
          <w:szCs w:val="24"/>
        </w:rPr>
        <w:t xml:space="preserve"> and </w:t>
      </w:r>
      <w:r w:rsidR="00067CE0">
        <w:rPr>
          <w:rFonts w:ascii="Times New Roman" w:hAnsi="Times New Roman" w:cs="Times New Roman"/>
          <w:i/>
          <w:iCs/>
          <w:sz w:val="24"/>
          <w:szCs w:val="24"/>
        </w:rPr>
        <w:t xml:space="preserve">C. </w:t>
      </w:r>
      <w:proofErr w:type="spellStart"/>
      <w:r w:rsidR="00067CE0">
        <w:rPr>
          <w:rFonts w:ascii="Times New Roman" w:hAnsi="Times New Roman" w:cs="Times New Roman"/>
          <w:i/>
          <w:iCs/>
          <w:sz w:val="24"/>
          <w:szCs w:val="24"/>
        </w:rPr>
        <w:t>acanthoides</w:t>
      </w:r>
      <w:proofErr w:type="spellEnd"/>
      <w:r w:rsidR="00067CE0">
        <w:rPr>
          <w:rFonts w:ascii="Times New Roman" w:hAnsi="Times New Roman" w:cs="Times New Roman"/>
          <w:sz w:val="24"/>
          <w:szCs w:val="24"/>
        </w:rPr>
        <w:t>, as estimated by the Cox models, are shown in detail in Table 3.</w:t>
      </w:r>
    </w:p>
    <w:p w14:paraId="2C92C634" w14:textId="77777777" w:rsidR="00E07499" w:rsidRPr="00604784" w:rsidRDefault="00E07499" w:rsidP="00604784">
      <w:pPr>
        <w:spacing w:after="0" w:line="480" w:lineRule="auto"/>
        <w:rPr>
          <w:rFonts w:ascii="Times New Roman" w:hAnsi="Times New Roman" w:cs="Times New Roman"/>
          <w:b/>
          <w:bCs/>
          <w:sz w:val="24"/>
          <w:szCs w:val="24"/>
        </w:rPr>
      </w:pPr>
      <w:r w:rsidRPr="00604784">
        <w:rPr>
          <w:rFonts w:ascii="Times New Roman" w:hAnsi="Times New Roman" w:cs="Times New Roman"/>
          <w:b/>
          <w:bCs/>
          <w:sz w:val="24"/>
          <w:szCs w:val="24"/>
        </w:rPr>
        <w:t>Discussion</w:t>
      </w:r>
    </w:p>
    <w:p w14:paraId="1557798E" w14:textId="05B97949" w:rsidR="00956C45" w:rsidRDefault="00362899" w:rsidP="00122838">
      <w:pPr>
        <w:spacing w:after="0" w:line="480" w:lineRule="auto"/>
        <w:ind w:firstLine="284"/>
        <w:rPr>
          <w:ins w:id="55" w:author="Trevor Drees" w:date="2025-06-05T21:08:00Z" w16du:dateUtc="2025-06-06T04:08:00Z"/>
          <w:rFonts w:ascii="Times New Roman" w:hAnsi="Times New Roman" w:cs="Times New Roman"/>
          <w:sz w:val="24"/>
          <w:szCs w:val="24"/>
        </w:rPr>
      </w:pPr>
      <w:ins w:id="56" w:author="Trevor Drees" w:date="2025-06-05T21:25:00Z" w16du:dateUtc="2025-06-06T04:25:00Z">
        <w:r>
          <w:rPr>
            <w:rFonts w:ascii="Times New Roman" w:hAnsi="Times New Roman" w:cs="Times New Roman"/>
            <w:sz w:val="24"/>
            <w:szCs w:val="24"/>
          </w:rPr>
          <w:t>I</w:t>
        </w:r>
      </w:ins>
      <w:ins w:id="57" w:author="Trevor Drees" w:date="2025-06-05T21:12:00Z" w16du:dateUtc="2025-06-06T04:12:00Z">
        <w:r w:rsidR="00956C45">
          <w:rPr>
            <w:rFonts w:ascii="Times New Roman" w:hAnsi="Times New Roman" w:cs="Times New Roman"/>
            <w:sz w:val="24"/>
            <w:szCs w:val="24"/>
          </w:rPr>
          <w:t>nvasive species are</w:t>
        </w:r>
      </w:ins>
      <w:ins w:id="58" w:author="Trevor Drees" w:date="2025-06-05T21:25:00Z" w16du:dateUtc="2025-06-06T04:25:00Z">
        <w:r>
          <w:rPr>
            <w:rFonts w:ascii="Times New Roman" w:hAnsi="Times New Roman" w:cs="Times New Roman"/>
            <w:sz w:val="24"/>
            <w:szCs w:val="24"/>
          </w:rPr>
          <w:t xml:space="preserve"> often</w:t>
        </w:r>
      </w:ins>
      <w:ins w:id="59" w:author="Trevor Drees" w:date="2025-06-05T21:12:00Z" w16du:dateUtc="2025-06-06T04:12:00Z">
        <w:r w:rsidR="00956C45">
          <w:rPr>
            <w:rFonts w:ascii="Times New Roman" w:hAnsi="Times New Roman" w:cs="Times New Roman"/>
            <w:sz w:val="24"/>
            <w:szCs w:val="24"/>
          </w:rPr>
          <w:t xml:space="preserve"> disturbance</w:t>
        </w:r>
      </w:ins>
      <w:ins w:id="60" w:author="Trevor Drees" w:date="2025-06-05T21:24:00Z" w16du:dateUtc="2025-06-06T04:24:00Z">
        <w:r>
          <w:rPr>
            <w:rFonts w:ascii="Times New Roman" w:hAnsi="Times New Roman" w:cs="Times New Roman"/>
            <w:sz w:val="24"/>
            <w:szCs w:val="24"/>
          </w:rPr>
          <w:t>-</w:t>
        </w:r>
      </w:ins>
      <w:ins w:id="61" w:author="Trevor Drees" w:date="2025-06-05T21:12:00Z" w16du:dateUtc="2025-06-06T04:12:00Z">
        <w:r w:rsidR="00956C45">
          <w:rPr>
            <w:rFonts w:ascii="Times New Roman" w:hAnsi="Times New Roman" w:cs="Times New Roman"/>
            <w:sz w:val="24"/>
            <w:szCs w:val="24"/>
          </w:rPr>
          <w:t>adapte</w:t>
        </w:r>
      </w:ins>
      <w:ins w:id="62" w:author="Trevor Drees" w:date="2025-06-05T21:24:00Z" w16du:dateUtc="2025-06-06T04:24:00Z">
        <w:r>
          <w:rPr>
            <w:rFonts w:ascii="Times New Roman" w:hAnsi="Times New Roman" w:cs="Times New Roman"/>
            <w:sz w:val="24"/>
            <w:szCs w:val="24"/>
          </w:rPr>
          <w:t>d</w:t>
        </w:r>
      </w:ins>
      <w:ins w:id="63" w:author="Trevor Drees" w:date="2025-06-05T21:27:00Z" w16du:dateUtc="2025-06-06T04:27:00Z">
        <w:r>
          <w:rPr>
            <w:rFonts w:ascii="Times New Roman" w:hAnsi="Times New Roman" w:cs="Times New Roman"/>
            <w:sz w:val="24"/>
            <w:szCs w:val="24"/>
          </w:rPr>
          <w:t>; this includes</w:t>
        </w:r>
      </w:ins>
      <w:ins w:id="64" w:author="Trevor Drees" w:date="2025-06-05T21:24:00Z" w16du:dateUtc="2025-06-06T04:24:00Z">
        <w:r>
          <w:rPr>
            <w:rFonts w:ascii="Times New Roman" w:hAnsi="Times New Roman" w:cs="Times New Roman"/>
            <w:sz w:val="24"/>
            <w:szCs w:val="24"/>
          </w:rPr>
          <w:t xml:space="preserve"> </w:t>
        </w:r>
      </w:ins>
      <w:ins w:id="65" w:author="Trevor Drees" w:date="2025-06-05T21:25:00Z" w16du:dateUtc="2025-06-06T04:25:00Z">
        <w:r>
          <w:rPr>
            <w:rFonts w:ascii="Times New Roman" w:hAnsi="Times New Roman" w:cs="Times New Roman"/>
            <w:sz w:val="24"/>
            <w:szCs w:val="24"/>
          </w:rPr>
          <w:t>not only natural disturbances but</w:t>
        </w:r>
      </w:ins>
      <w:ins w:id="66" w:author="Trevor Drees" w:date="2025-06-05T21:37:00Z" w16du:dateUtc="2025-06-06T04:37:00Z">
        <w:r w:rsidR="00B04A3F">
          <w:rPr>
            <w:rFonts w:ascii="Times New Roman" w:hAnsi="Times New Roman" w:cs="Times New Roman"/>
            <w:sz w:val="24"/>
            <w:szCs w:val="24"/>
          </w:rPr>
          <w:t>,</w:t>
        </w:r>
      </w:ins>
      <w:ins w:id="67" w:author="Trevor Drees" w:date="2025-06-05T21:25:00Z" w16du:dateUtc="2025-06-06T04:25:00Z">
        <w:r>
          <w:rPr>
            <w:rFonts w:ascii="Times New Roman" w:hAnsi="Times New Roman" w:cs="Times New Roman"/>
            <w:sz w:val="24"/>
            <w:szCs w:val="24"/>
          </w:rPr>
          <w:t xml:space="preserve"> unfortunately, </w:t>
        </w:r>
      </w:ins>
      <w:ins w:id="68" w:author="Trevor Drees" w:date="2025-06-05T21:14:00Z" w16du:dateUtc="2025-06-06T04:14:00Z">
        <w:r w:rsidR="00956C45">
          <w:rPr>
            <w:rFonts w:ascii="Times New Roman" w:hAnsi="Times New Roman" w:cs="Times New Roman"/>
            <w:sz w:val="24"/>
            <w:szCs w:val="24"/>
          </w:rPr>
          <w:t>the disturbances we apply as part of management regimes</w:t>
        </w:r>
      </w:ins>
      <w:ins w:id="69" w:author="Trevor Drees" w:date="2025-06-05T21:27:00Z" w16du:dateUtc="2025-06-06T04:27:00Z">
        <w:r w:rsidR="00B04A3F">
          <w:rPr>
            <w:rFonts w:ascii="Times New Roman" w:hAnsi="Times New Roman" w:cs="Times New Roman"/>
            <w:sz w:val="24"/>
            <w:szCs w:val="24"/>
          </w:rPr>
          <w:t xml:space="preserve">, </w:t>
        </w:r>
      </w:ins>
      <w:ins w:id="70" w:author="Trevor Drees" w:date="2025-06-05T22:04:00Z" w16du:dateUtc="2025-06-06T05:04:00Z">
        <w:r w:rsidR="00E23A02">
          <w:rPr>
            <w:rFonts w:ascii="Times New Roman" w:hAnsi="Times New Roman" w:cs="Times New Roman"/>
            <w:sz w:val="24"/>
            <w:szCs w:val="24"/>
          </w:rPr>
          <w:t>which</w:t>
        </w:r>
      </w:ins>
      <w:ins w:id="71" w:author="Trevor Drees" w:date="2025-06-05T21:27:00Z" w16du:dateUtc="2025-06-06T04:27:00Z">
        <w:r w:rsidR="00B04A3F">
          <w:rPr>
            <w:rFonts w:ascii="Times New Roman" w:hAnsi="Times New Roman" w:cs="Times New Roman"/>
            <w:sz w:val="24"/>
            <w:szCs w:val="24"/>
          </w:rPr>
          <w:t xml:space="preserve"> ca</w:t>
        </w:r>
      </w:ins>
      <w:ins w:id="72" w:author="Trevor Drees" w:date="2025-06-05T21:28:00Z" w16du:dateUtc="2025-06-06T04:28:00Z">
        <w:r w:rsidR="00B04A3F">
          <w:rPr>
            <w:rFonts w:ascii="Times New Roman" w:hAnsi="Times New Roman" w:cs="Times New Roman"/>
            <w:sz w:val="24"/>
            <w:szCs w:val="24"/>
          </w:rPr>
          <w:t>n make effective management of these species challenging</w:t>
        </w:r>
      </w:ins>
      <w:ins w:id="73" w:author="Trevor Drees" w:date="2025-06-05T21:14:00Z" w16du:dateUtc="2025-06-06T04:14:00Z">
        <w:r w:rsidR="00956C45">
          <w:rPr>
            <w:rFonts w:ascii="Times New Roman" w:hAnsi="Times New Roman" w:cs="Times New Roman"/>
            <w:sz w:val="24"/>
            <w:szCs w:val="24"/>
          </w:rPr>
          <w:t>.</w:t>
        </w:r>
      </w:ins>
      <w:ins w:id="74" w:author="Trevor Drees" w:date="2025-06-05T21:29:00Z" w16du:dateUtc="2025-06-06T04:29:00Z">
        <w:r w:rsidR="00B04A3F">
          <w:rPr>
            <w:rFonts w:ascii="Times New Roman" w:hAnsi="Times New Roman" w:cs="Times New Roman"/>
            <w:sz w:val="24"/>
            <w:szCs w:val="24"/>
          </w:rPr>
          <w:t xml:space="preserve"> </w:t>
        </w:r>
      </w:ins>
      <w:ins w:id="75" w:author="Trevor Drees" w:date="2025-06-05T21:38:00Z" w16du:dateUtc="2025-06-06T04:38:00Z">
        <w:r w:rsidR="002C5787">
          <w:rPr>
            <w:rFonts w:ascii="Times New Roman" w:hAnsi="Times New Roman" w:cs="Times New Roman"/>
            <w:sz w:val="24"/>
            <w:szCs w:val="24"/>
          </w:rPr>
          <w:t>G</w:t>
        </w:r>
      </w:ins>
      <w:ins w:id="76" w:author="Trevor Drees" w:date="2025-06-05T21:30:00Z" w16du:dateUtc="2025-06-06T04:30:00Z">
        <w:r w:rsidR="00B04A3F" w:rsidRPr="00442511">
          <w:rPr>
            <w:rFonts w:ascii="Times New Roman" w:hAnsi="Times New Roman" w:cs="Times New Roman"/>
            <w:sz w:val="24"/>
            <w:szCs w:val="24"/>
          </w:rPr>
          <w:t>lobal change</w:t>
        </w:r>
        <w:r w:rsidR="00B04A3F">
          <w:rPr>
            <w:rFonts w:ascii="Times New Roman" w:hAnsi="Times New Roman" w:cs="Times New Roman"/>
            <w:sz w:val="24"/>
            <w:szCs w:val="24"/>
          </w:rPr>
          <w:t xml:space="preserve">, including </w:t>
        </w:r>
        <w:r w:rsidR="00B04A3F" w:rsidRPr="00442511">
          <w:rPr>
            <w:rFonts w:ascii="Times New Roman" w:hAnsi="Times New Roman" w:cs="Times New Roman"/>
            <w:sz w:val="24"/>
            <w:szCs w:val="24"/>
          </w:rPr>
          <w:t xml:space="preserve">climate change, </w:t>
        </w:r>
      </w:ins>
      <w:ins w:id="77" w:author="Trevor Drees" w:date="2025-06-05T21:31:00Z" w16du:dateUtc="2025-06-06T04:31:00Z">
        <w:r w:rsidR="00B04A3F">
          <w:rPr>
            <w:rFonts w:ascii="Times New Roman" w:hAnsi="Times New Roman" w:cs="Times New Roman"/>
            <w:sz w:val="24"/>
            <w:szCs w:val="24"/>
          </w:rPr>
          <w:t>may also</w:t>
        </w:r>
      </w:ins>
      <w:ins w:id="78" w:author="Trevor Drees" w:date="2025-06-05T21:30:00Z" w16du:dateUtc="2025-06-06T04:30:00Z">
        <w:r w:rsidR="00B04A3F" w:rsidRPr="00442511">
          <w:rPr>
            <w:rFonts w:ascii="Times New Roman" w:hAnsi="Times New Roman" w:cs="Times New Roman"/>
            <w:sz w:val="24"/>
            <w:szCs w:val="24"/>
          </w:rPr>
          <w:t xml:space="preserve"> </w:t>
        </w:r>
      </w:ins>
      <w:ins w:id="79" w:author="Trevor Drees" w:date="2025-06-05T21:38:00Z" w16du:dateUtc="2025-06-06T04:38:00Z">
        <w:r w:rsidR="002C5787">
          <w:rPr>
            <w:rFonts w:ascii="Times New Roman" w:hAnsi="Times New Roman" w:cs="Times New Roman"/>
            <w:sz w:val="24"/>
            <w:szCs w:val="24"/>
          </w:rPr>
          <w:t xml:space="preserve">act as a source of disturbance to which these species </w:t>
        </w:r>
      </w:ins>
      <w:ins w:id="80" w:author="Trevor Drees" w:date="2025-06-05T21:50:00Z" w16du:dateUtc="2025-06-06T04:50:00Z">
        <w:r w:rsidR="00BF57BC">
          <w:rPr>
            <w:rFonts w:ascii="Times New Roman" w:hAnsi="Times New Roman" w:cs="Times New Roman"/>
            <w:sz w:val="24"/>
            <w:szCs w:val="24"/>
          </w:rPr>
          <w:t>may be</w:t>
        </w:r>
      </w:ins>
      <w:ins w:id="81" w:author="Trevor Drees" w:date="2025-06-05T21:38:00Z" w16du:dateUtc="2025-06-06T04:38:00Z">
        <w:r w:rsidR="002C5787">
          <w:rPr>
            <w:rFonts w:ascii="Times New Roman" w:hAnsi="Times New Roman" w:cs="Times New Roman"/>
            <w:sz w:val="24"/>
            <w:szCs w:val="24"/>
          </w:rPr>
          <w:t xml:space="preserve"> tolerant, </w:t>
        </w:r>
      </w:ins>
      <w:ins w:id="82" w:author="Trevor Drees" w:date="2025-06-05T21:39:00Z" w16du:dateUtc="2025-06-06T04:39:00Z">
        <w:r w:rsidR="002C5787">
          <w:rPr>
            <w:rFonts w:ascii="Times New Roman" w:hAnsi="Times New Roman" w:cs="Times New Roman"/>
            <w:sz w:val="24"/>
            <w:szCs w:val="24"/>
          </w:rPr>
          <w:t>and</w:t>
        </w:r>
      </w:ins>
      <w:ins w:id="83" w:author="Trevor Drees" w:date="2025-06-05T21:38:00Z" w16du:dateUtc="2025-06-06T04:38:00Z">
        <w:r w:rsidR="002C5787">
          <w:rPr>
            <w:rFonts w:ascii="Times New Roman" w:hAnsi="Times New Roman" w:cs="Times New Roman"/>
            <w:sz w:val="24"/>
            <w:szCs w:val="24"/>
          </w:rPr>
          <w:t xml:space="preserve"> </w:t>
        </w:r>
      </w:ins>
      <w:ins w:id="84" w:author="Trevor Drees" w:date="2025-06-05T22:25:00Z" w16du:dateUtc="2025-06-06T05:25:00Z">
        <w:r w:rsidR="00547198">
          <w:rPr>
            <w:rFonts w:ascii="Times New Roman" w:hAnsi="Times New Roman" w:cs="Times New Roman"/>
            <w:sz w:val="24"/>
            <w:szCs w:val="24"/>
          </w:rPr>
          <w:t>can</w:t>
        </w:r>
      </w:ins>
      <w:ins w:id="85" w:author="Trevor Drees" w:date="2025-06-05T22:06:00Z" w16du:dateUtc="2025-06-06T05:06:00Z">
        <w:r w:rsidR="00E23A02">
          <w:rPr>
            <w:rFonts w:ascii="Times New Roman" w:hAnsi="Times New Roman" w:cs="Times New Roman"/>
            <w:sz w:val="24"/>
            <w:szCs w:val="24"/>
          </w:rPr>
          <w:t xml:space="preserve"> even</w:t>
        </w:r>
      </w:ins>
      <w:ins w:id="86" w:author="Trevor Drees" w:date="2025-06-05T21:39:00Z" w16du:dateUtc="2025-06-06T04:39:00Z">
        <w:r w:rsidR="002C5787">
          <w:rPr>
            <w:rFonts w:ascii="Times New Roman" w:hAnsi="Times New Roman" w:cs="Times New Roman"/>
            <w:sz w:val="24"/>
            <w:szCs w:val="24"/>
          </w:rPr>
          <w:t xml:space="preserve"> promote</w:t>
        </w:r>
      </w:ins>
      <w:ins w:id="87" w:author="Trevor Drees" w:date="2025-06-05T21:30:00Z" w16du:dateUtc="2025-06-06T04:30:00Z">
        <w:r w:rsidR="00B04A3F" w:rsidRPr="00442511">
          <w:rPr>
            <w:rFonts w:ascii="Times New Roman" w:hAnsi="Times New Roman" w:cs="Times New Roman"/>
            <w:sz w:val="24"/>
            <w:szCs w:val="24"/>
          </w:rPr>
          <w:t xml:space="preserve"> the</w:t>
        </w:r>
      </w:ins>
      <w:ins w:id="88" w:author="Trevor Drees" w:date="2025-06-05T21:39:00Z" w16du:dateUtc="2025-06-06T04:39:00Z">
        <w:r w:rsidR="002C5787">
          <w:rPr>
            <w:rFonts w:ascii="Times New Roman" w:hAnsi="Times New Roman" w:cs="Times New Roman"/>
            <w:sz w:val="24"/>
            <w:szCs w:val="24"/>
          </w:rPr>
          <w:t>ir</w:t>
        </w:r>
      </w:ins>
      <w:ins w:id="89" w:author="Trevor Drees" w:date="2025-06-05T21:30:00Z" w16du:dateUtc="2025-06-06T04:30:00Z">
        <w:r w:rsidR="00B04A3F" w:rsidRPr="00442511">
          <w:rPr>
            <w:rFonts w:ascii="Times New Roman" w:hAnsi="Times New Roman" w:cs="Times New Roman"/>
            <w:sz w:val="24"/>
            <w:szCs w:val="24"/>
          </w:rPr>
          <w:t xml:space="preserve"> growth and spread. </w:t>
        </w:r>
      </w:ins>
      <w:ins w:id="90" w:author="Trevor Drees" w:date="2025-06-05T21:50:00Z" w16du:dateUtc="2025-06-06T04:50:00Z">
        <w:r w:rsidR="00BF57BC">
          <w:rPr>
            <w:rFonts w:ascii="Times New Roman" w:hAnsi="Times New Roman" w:cs="Times New Roman"/>
            <w:sz w:val="24"/>
            <w:szCs w:val="24"/>
          </w:rPr>
          <w:t>Furthermore, d</w:t>
        </w:r>
      </w:ins>
      <w:ins w:id="91" w:author="Trevor Drees" w:date="2025-06-05T21:47:00Z" w16du:dateUtc="2025-06-06T04:47:00Z">
        <w:r w:rsidR="002C5787">
          <w:rPr>
            <w:rFonts w:ascii="Times New Roman" w:hAnsi="Times New Roman" w:cs="Times New Roman"/>
            <w:sz w:val="24"/>
            <w:szCs w:val="24"/>
          </w:rPr>
          <w:t xml:space="preserve">isturbances from both management and climate change </w:t>
        </w:r>
      </w:ins>
      <w:ins w:id="92" w:author="Trevor Drees" w:date="2025-06-05T21:51:00Z" w16du:dateUtc="2025-06-06T04:51:00Z">
        <w:r w:rsidR="00BF57BC">
          <w:rPr>
            <w:rFonts w:ascii="Times New Roman" w:hAnsi="Times New Roman" w:cs="Times New Roman"/>
            <w:sz w:val="24"/>
            <w:szCs w:val="24"/>
          </w:rPr>
          <w:t>may</w:t>
        </w:r>
      </w:ins>
      <w:ins w:id="93" w:author="Trevor Drees" w:date="2025-06-05T21:48:00Z" w16du:dateUtc="2025-06-06T04:48:00Z">
        <w:r w:rsidR="002C5787">
          <w:rPr>
            <w:rFonts w:ascii="Times New Roman" w:hAnsi="Times New Roman" w:cs="Times New Roman"/>
            <w:sz w:val="24"/>
            <w:szCs w:val="24"/>
          </w:rPr>
          <w:t xml:space="preserve"> interact, </w:t>
        </w:r>
      </w:ins>
      <w:ins w:id="94" w:author="Trevor Drees" w:date="2025-06-05T22:07:00Z" w16du:dateUtc="2025-06-06T05:07:00Z">
        <w:r w:rsidR="00E23A02">
          <w:rPr>
            <w:rFonts w:ascii="Times New Roman" w:hAnsi="Times New Roman" w:cs="Times New Roman"/>
            <w:sz w:val="24"/>
            <w:szCs w:val="24"/>
          </w:rPr>
          <w:t>in many cases reducing the effectiveness of manage</w:t>
        </w:r>
      </w:ins>
      <w:ins w:id="95" w:author="Trevor Drees" w:date="2025-06-05T22:08:00Z" w16du:dateUtc="2025-06-06T05:08:00Z">
        <w:r w:rsidR="00E23A02">
          <w:rPr>
            <w:rFonts w:ascii="Times New Roman" w:hAnsi="Times New Roman" w:cs="Times New Roman"/>
            <w:sz w:val="24"/>
            <w:szCs w:val="24"/>
          </w:rPr>
          <w:t>ment regimes</w:t>
        </w:r>
      </w:ins>
      <w:ins w:id="96" w:author="Trevor Drees" w:date="2025-06-05T21:18:00Z" w16du:dateUtc="2025-06-06T04:18:00Z">
        <w:r>
          <w:rPr>
            <w:rFonts w:ascii="Times New Roman" w:hAnsi="Times New Roman" w:cs="Times New Roman"/>
            <w:sz w:val="24"/>
            <w:szCs w:val="24"/>
          </w:rPr>
          <w:t>.</w:t>
        </w:r>
      </w:ins>
      <w:ins w:id="97" w:author="Trevor Drees" w:date="2025-06-05T21:51:00Z" w16du:dateUtc="2025-06-06T04:51:00Z">
        <w:r w:rsidR="00BF57BC">
          <w:rPr>
            <w:rFonts w:ascii="Times New Roman" w:hAnsi="Times New Roman" w:cs="Times New Roman"/>
            <w:sz w:val="24"/>
            <w:szCs w:val="24"/>
          </w:rPr>
          <w:t xml:space="preserve"> </w:t>
        </w:r>
      </w:ins>
      <w:ins w:id="98" w:author="Trevor Drees" w:date="2025-06-05T22:02:00Z" w16du:dateUtc="2025-06-06T05:02:00Z">
        <w:r w:rsidR="00E23A02">
          <w:rPr>
            <w:rFonts w:ascii="Times New Roman" w:hAnsi="Times New Roman" w:cs="Times New Roman"/>
            <w:sz w:val="24"/>
            <w:szCs w:val="24"/>
          </w:rPr>
          <w:t xml:space="preserve">Though studying these interactions </w:t>
        </w:r>
      </w:ins>
      <w:ins w:id="99" w:author="Trevor Drees" w:date="2025-06-05T22:25:00Z" w16du:dateUtc="2025-06-06T05:25:00Z">
        <w:r w:rsidR="00547198">
          <w:rPr>
            <w:rFonts w:ascii="Times New Roman" w:hAnsi="Times New Roman" w:cs="Times New Roman"/>
            <w:sz w:val="24"/>
            <w:szCs w:val="24"/>
          </w:rPr>
          <w:t>can</w:t>
        </w:r>
      </w:ins>
      <w:ins w:id="100" w:author="Trevor Drees" w:date="2025-06-05T22:02:00Z" w16du:dateUtc="2025-06-06T05:02:00Z">
        <w:r w:rsidR="00E23A02">
          <w:rPr>
            <w:rFonts w:ascii="Times New Roman" w:hAnsi="Times New Roman" w:cs="Times New Roman"/>
            <w:sz w:val="24"/>
            <w:szCs w:val="24"/>
          </w:rPr>
          <w:t xml:space="preserve"> be challenging, they may help provide critical </w:t>
        </w:r>
      </w:ins>
      <w:ins w:id="101" w:author="Trevor Drees" w:date="2025-06-05T22:08:00Z" w16du:dateUtc="2025-06-06T05:08:00Z">
        <w:r w:rsidR="00E23A02">
          <w:rPr>
            <w:rFonts w:ascii="Times New Roman" w:hAnsi="Times New Roman" w:cs="Times New Roman"/>
            <w:sz w:val="24"/>
            <w:szCs w:val="24"/>
          </w:rPr>
          <w:t>insights</w:t>
        </w:r>
      </w:ins>
      <w:ins w:id="102" w:author="Trevor Drees" w:date="2025-06-05T22:02:00Z" w16du:dateUtc="2025-06-06T05:02:00Z">
        <w:r w:rsidR="00E23A02">
          <w:rPr>
            <w:rFonts w:ascii="Times New Roman" w:hAnsi="Times New Roman" w:cs="Times New Roman"/>
            <w:sz w:val="24"/>
            <w:szCs w:val="24"/>
          </w:rPr>
          <w:t xml:space="preserve"> on how to </w:t>
        </w:r>
      </w:ins>
      <w:ins w:id="103" w:author="Trevor Drees" w:date="2025-06-05T22:08:00Z" w16du:dateUtc="2025-06-06T05:08:00Z">
        <w:r w:rsidR="00E23A02">
          <w:rPr>
            <w:rFonts w:ascii="Times New Roman" w:hAnsi="Times New Roman" w:cs="Times New Roman"/>
            <w:sz w:val="24"/>
            <w:szCs w:val="24"/>
          </w:rPr>
          <w:t>better tailor</w:t>
        </w:r>
      </w:ins>
      <w:ins w:id="104" w:author="Trevor Drees" w:date="2025-06-05T22:02:00Z" w16du:dateUtc="2025-06-06T05:02:00Z">
        <w:r w:rsidR="00E23A02">
          <w:rPr>
            <w:rFonts w:ascii="Times New Roman" w:hAnsi="Times New Roman" w:cs="Times New Roman"/>
            <w:sz w:val="24"/>
            <w:szCs w:val="24"/>
          </w:rPr>
          <w:t xml:space="preserve"> ma</w:t>
        </w:r>
      </w:ins>
      <w:ins w:id="105" w:author="Trevor Drees" w:date="2025-06-05T22:03:00Z" w16du:dateUtc="2025-06-06T05:03:00Z">
        <w:r w:rsidR="00E23A02">
          <w:rPr>
            <w:rFonts w:ascii="Times New Roman" w:hAnsi="Times New Roman" w:cs="Times New Roman"/>
            <w:sz w:val="24"/>
            <w:szCs w:val="24"/>
          </w:rPr>
          <w:t xml:space="preserve">nagement regimes to </w:t>
        </w:r>
      </w:ins>
      <w:ins w:id="106" w:author="Trevor Drees" w:date="2025-06-05T22:08:00Z" w16du:dateUtc="2025-06-06T05:08:00Z">
        <w:r w:rsidR="00E23A02">
          <w:rPr>
            <w:rFonts w:ascii="Times New Roman" w:hAnsi="Times New Roman" w:cs="Times New Roman"/>
            <w:sz w:val="24"/>
            <w:szCs w:val="24"/>
          </w:rPr>
          <w:t xml:space="preserve">their </w:t>
        </w:r>
      </w:ins>
      <w:ins w:id="107" w:author="Trevor Drees" w:date="2025-06-05T22:09:00Z" w16du:dateUtc="2025-06-06T05:09:00Z">
        <w:r w:rsidR="00E23A02">
          <w:rPr>
            <w:rFonts w:ascii="Times New Roman" w:hAnsi="Times New Roman" w:cs="Times New Roman"/>
            <w:sz w:val="24"/>
            <w:szCs w:val="24"/>
          </w:rPr>
          <w:t>target species when said species</w:t>
        </w:r>
        <w:r w:rsidR="006052AA">
          <w:rPr>
            <w:rFonts w:ascii="Times New Roman" w:hAnsi="Times New Roman" w:cs="Times New Roman"/>
            <w:sz w:val="24"/>
            <w:szCs w:val="24"/>
          </w:rPr>
          <w:t xml:space="preserve"> may be harder to control in future climates</w:t>
        </w:r>
      </w:ins>
      <w:ins w:id="108" w:author="Trevor Drees" w:date="2025-06-05T21:51:00Z" w16du:dateUtc="2025-06-06T04:51:00Z">
        <w:r w:rsidR="00BF57BC">
          <w:rPr>
            <w:rFonts w:ascii="Times New Roman" w:hAnsi="Times New Roman" w:cs="Times New Roman"/>
            <w:sz w:val="24"/>
            <w:szCs w:val="24"/>
          </w:rPr>
          <w:t>.</w:t>
        </w:r>
      </w:ins>
      <w:ins w:id="109" w:author="Trevor Drees" w:date="2025-06-05T21:18:00Z" w16du:dateUtc="2025-06-06T04:18:00Z">
        <w:r>
          <w:rPr>
            <w:rFonts w:ascii="Times New Roman" w:hAnsi="Times New Roman" w:cs="Times New Roman"/>
            <w:sz w:val="24"/>
            <w:szCs w:val="24"/>
          </w:rPr>
          <w:t xml:space="preserve"> Here, we</w:t>
        </w:r>
      </w:ins>
      <w:ins w:id="110" w:author="Trevor Drees" w:date="2025-06-05T22:09:00Z" w16du:dateUtc="2025-06-06T05:09:00Z">
        <w:r w:rsidR="006052AA">
          <w:rPr>
            <w:rFonts w:ascii="Times New Roman" w:hAnsi="Times New Roman" w:cs="Times New Roman"/>
            <w:sz w:val="24"/>
            <w:szCs w:val="24"/>
          </w:rPr>
          <w:t xml:space="preserve"> investigate su</w:t>
        </w:r>
      </w:ins>
      <w:ins w:id="111" w:author="Trevor Drees" w:date="2025-06-05T22:10:00Z" w16du:dateUtc="2025-06-06T05:10:00Z">
        <w:r w:rsidR="006052AA">
          <w:rPr>
            <w:rFonts w:ascii="Times New Roman" w:hAnsi="Times New Roman" w:cs="Times New Roman"/>
            <w:sz w:val="24"/>
            <w:szCs w:val="24"/>
          </w:rPr>
          <w:t>ch</w:t>
        </w:r>
      </w:ins>
      <w:ins w:id="112" w:author="Trevor Drees" w:date="2025-06-05T22:09:00Z" w16du:dateUtc="2025-06-06T05:09:00Z">
        <w:r w:rsidR="006052AA">
          <w:rPr>
            <w:rFonts w:ascii="Times New Roman" w:hAnsi="Times New Roman" w:cs="Times New Roman"/>
            <w:sz w:val="24"/>
            <w:szCs w:val="24"/>
          </w:rPr>
          <w:t xml:space="preserve"> an interaction by</w:t>
        </w:r>
      </w:ins>
      <w:ins w:id="113" w:author="Trevor Drees" w:date="2025-06-05T21:18:00Z" w16du:dateUtc="2025-06-06T04:18:00Z">
        <w:r>
          <w:rPr>
            <w:rFonts w:ascii="Times New Roman" w:hAnsi="Times New Roman" w:cs="Times New Roman"/>
            <w:sz w:val="24"/>
            <w:szCs w:val="24"/>
          </w:rPr>
          <w:t xml:space="preserve"> </w:t>
        </w:r>
      </w:ins>
      <w:ins w:id="114" w:author="Trevor Drees" w:date="2025-06-05T21:49:00Z" w16du:dateUtc="2025-06-06T04:49:00Z">
        <w:r w:rsidR="00BF57BC">
          <w:rPr>
            <w:rFonts w:ascii="Times New Roman" w:hAnsi="Times New Roman" w:cs="Times New Roman"/>
            <w:sz w:val="24"/>
            <w:szCs w:val="24"/>
          </w:rPr>
          <w:t>examin</w:t>
        </w:r>
      </w:ins>
      <w:ins w:id="115" w:author="Trevor Drees" w:date="2025-06-05T22:09:00Z" w16du:dateUtc="2025-06-06T05:09:00Z">
        <w:r w:rsidR="006052AA">
          <w:rPr>
            <w:rFonts w:ascii="Times New Roman" w:hAnsi="Times New Roman" w:cs="Times New Roman"/>
            <w:sz w:val="24"/>
            <w:szCs w:val="24"/>
          </w:rPr>
          <w:t>ing</w:t>
        </w:r>
      </w:ins>
      <w:ins w:id="116" w:author="Trevor Drees" w:date="2025-06-05T21:49:00Z" w16du:dateUtc="2025-06-06T04:49:00Z">
        <w:r w:rsidR="00BF57BC">
          <w:rPr>
            <w:rFonts w:ascii="Times New Roman" w:hAnsi="Times New Roman" w:cs="Times New Roman"/>
            <w:sz w:val="24"/>
            <w:szCs w:val="24"/>
          </w:rPr>
          <w:t xml:space="preserve"> the extent to </w:t>
        </w:r>
        <w:r w:rsidR="00BF57BC">
          <w:rPr>
            <w:rFonts w:ascii="Times New Roman" w:hAnsi="Times New Roman" w:cs="Times New Roman"/>
            <w:sz w:val="24"/>
            <w:szCs w:val="24"/>
          </w:rPr>
          <w:lastRenderedPageBreak/>
          <w:t>which</w:t>
        </w:r>
      </w:ins>
      <w:ins w:id="117" w:author="Trevor Drees" w:date="2025-06-05T21:18:00Z" w16du:dateUtc="2025-06-06T04:18:00Z">
        <w:r>
          <w:rPr>
            <w:rFonts w:ascii="Times New Roman" w:hAnsi="Times New Roman" w:cs="Times New Roman"/>
            <w:sz w:val="24"/>
            <w:szCs w:val="24"/>
          </w:rPr>
          <w:t xml:space="preserve"> </w:t>
        </w:r>
      </w:ins>
      <w:ins w:id="118" w:author="Trevor Drees" w:date="2025-06-05T22:09:00Z" w16du:dateUtc="2025-06-06T05:09:00Z">
        <w:r w:rsidR="006052AA">
          <w:rPr>
            <w:rFonts w:ascii="Times New Roman" w:hAnsi="Times New Roman" w:cs="Times New Roman"/>
            <w:sz w:val="24"/>
            <w:szCs w:val="24"/>
          </w:rPr>
          <w:t>increased growing temperatures</w:t>
        </w:r>
      </w:ins>
      <w:ins w:id="119" w:author="Trevor Drees" w:date="2025-06-05T21:50:00Z" w16du:dateUtc="2025-06-06T04:50:00Z">
        <w:r w:rsidR="00BF57BC">
          <w:rPr>
            <w:rFonts w:ascii="Times New Roman" w:hAnsi="Times New Roman" w:cs="Times New Roman"/>
            <w:sz w:val="24"/>
            <w:szCs w:val="24"/>
          </w:rPr>
          <w:t xml:space="preserve"> impacts </w:t>
        </w:r>
      </w:ins>
      <w:ins w:id="120" w:author="Trevor Drees" w:date="2025-06-05T22:10:00Z" w16du:dateUtc="2025-06-06T05:10:00Z">
        <w:r w:rsidR="006052AA">
          <w:rPr>
            <w:rFonts w:ascii="Times New Roman" w:hAnsi="Times New Roman" w:cs="Times New Roman"/>
            <w:sz w:val="24"/>
            <w:szCs w:val="24"/>
          </w:rPr>
          <w:t>the effectiveness of a mowing-based management regime</w:t>
        </w:r>
      </w:ins>
      <w:ins w:id="121" w:author="Trevor Drees" w:date="2025-06-05T21:50:00Z" w16du:dateUtc="2025-06-06T04:50:00Z">
        <w:r w:rsidR="00BF57BC">
          <w:rPr>
            <w:rFonts w:ascii="Times New Roman" w:hAnsi="Times New Roman" w:cs="Times New Roman"/>
            <w:sz w:val="24"/>
            <w:szCs w:val="24"/>
          </w:rPr>
          <w:t xml:space="preserve"> using</w:t>
        </w:r>
      </w:ins>
      <w:ins w:id="122" w:author="Trevor Drees" w:date="2025-06-05T21:18:00Z" w16du:dateUtc="2025-06-06T04:18:00Z">
        <w:r>
          <w:rPr>
            <w:rFonts w:ascii="Times New Roman" w:hAnsi="Times New Roman" w:cs="Times New Roman"/>
            <w:sz w:val="24"/>
            <w:szCs w:val="24"/>
          </w:rPr>
          <w:t xml:space="preserve"> two related thistle species.</w:t>
        </w:r>
      </w:ins>
    </w:p>
    <w:p w14:paraId="3120B881" w14:textId="3175F57D" w:rsidR="00EC353A" w:rsidRPr="00EC353A" w:rsidRDefault="009205A7" w:rsidP="00122838">
      <w:pPr>
        <w:spacing w:after="0" w:line="480" w:lineRule="auto"/>
        <w:ind w:firstLine="284"/>
        <w:rPr>
          <w:rFonts w:ascii="Times New Roman" w:hAnsi="Times New Roman" w:cs="Times New Roman"/>
          <w:sz w:val="24"/>
          <w:szCs w:val="24"/>
          <w:highlight w:val="yellow"/>
        </w:rPr>
      </w:pPr>
      <w:commentRangeStart w:id="123"/>
      <w:commentRangeStart w:id="124"/>
      <w:r w:rsidRPr="009205A7">
        <w:rPr>
          <w:rFonts w:ascii="Times New Roman" w:hAnsi="Times New Roman" w:cs="Times New Roman"/>
          <w:sz w:val="24"/>
          <w:szCs w:val="24"/>
        </w:rPr>
        <w:t>Our</w:t>
      </w:r>
      <w:commentRangeEnd w:id="123"/>
      <w:r w:rsidR="008F6444">
        <w:rPr>
          <w:rStyle w:val="CommentReference"/>
        </w:rPr>
        <w:commentReference w:id="123"/>
      </w:r>
      <w:commentRangeEnd w:id="124"/>
      <w:r w:rsidR="00956C45">
        <w:rPr>
          <w:rStyle w:val="CommentReference"/>
        </w:rPr>
        <w:commentReference w:id="124"/>
      </w:r>
      <w:r w:rsidRPr="009205A7">
        <w:rPr>
          <w:rFonts w:ascii="Times New Roman" w:hAnsi="Times New Roman" w:cs="Times New Roman"/>
          <w:sz w:val="24"/>
          <w:szCs w:val="24"/>
        </w:rPr>
        <w:t xml:space="preserve"> results indicate that</w:t>
      </w:r>
      <w:r w:rsidR="00EC353A" w:rsidRPr="009205A7">
        <w:rPr>
          <w:rFonts w:ascii="Times New Roman" w:hAnsi="Times New Roman" w:cs="Times New Roman"/>
          <w:sz w:val="24"/>
          <w:szCs w:val="24"/>
        </w:rPr>
        <w:t xml:space="preserve"> </w:t>
      </w:r>
      <w:r w:rsidR="00EC353A" w:rsidRPr="00A23F50">
        <w:rPr>
          <w:rFonts w:ascii="Times New Roman" w:hAnsi="Times New Roman" w:cs="Times New Roman"/>
          <w:i/>
          <w:iCs/>
          <w:sz w:val="24"/>
          <w:szCs w:val="24"/>
        </w:rPr>
        <w:t>C. nutans</w:t>
      </w:r>
      <w:r w:rsidR="00EC353A" w:rsidRPr="00A23F50">
        <w:rPr>
          <w:rFonts w:ascii="Times New Roman" w:hAnsi="Times New Roman" w:cs="Times New Roman"/>
          <w:sz w:val="24"/>
          <w:szCs w:val="24"/>
        </w:rPr>
        <w:t xml:space="preserve"> and </w:t>
      </w:r>
      <w:r w:rsidR="00EC353A" w:rsidRPr="00A23F50">
        <w:rPr>
          <w:rFonts w:ascii="Times New Roman" w:hAnsi="Times New Roman" w:cs="Times New Roman"/>
          <w:i/>
          <w:iCs/>
          <w:sz w:val="24"/>
          <w:szCs w:val="24"/>
        </w:rPr>
        <w:t xml:space="preserve">C. </w:t>
      </w:r>
      <w:proofErr w:type="spellStart"/>
      <w:r w:rsidR="00EC353A" w:rsidRPr="00A23F50">
        <w:rPr>
          <w:rFonts w:ascii="Times New Roman" w:hAnsi="Times New Roman" w:cs="Times New Roman"/>
          <w:i/>
          <w:iCs/>
          <w:sz w:val="24"/>
          <w:szCs w:val="24"/>
        </w:rPr>
        <w:t>acanthoides</w:t>
      </w:r>
      <w:proofErr w:type="spellEnd"/>
      <w:r w:rsidR="00EC353A">
        <w:rPr>
          <w:rFonts w:ascii="Times New Roman" w:hAnsi="Times New Roman" w:cs="Times New Roman"/>
          <w:sz w:val="24"/>
          <w:szCs w:val="24"/>
        </w:rPr>
        <w:t xml:space="preserve"> display a high degree of tolerance to mechanical damage, with </w:t>
      </w:r>
      <w:r>
        <w:rPr>
          <w:rFonts w:ascii="Times New Roman" w:hAnsi="Times New Roman" w:cs="Times New Roman"/>
          <w:sz w:val="24"/>
          <w:szCs w:val="24"/>
        </w:rPr>
        <w:t xml:space="preserve">most individuals </w:t>
      </w:r>
      <w:r w:rsidR="00EC353A">
        <w:rPr>
          <w:rFonts w:ascii="Times New Roman" w:hAnsi="Times New Roman" w:cs="Times New Roman"/>
          <w:sz w:val="24"/>
          <w:szCs w:val="24"/>
        </w:rPr>
        <w:t xml:space="preserve">continuing to survive and regrow lost biomass </w:t>
      </w:r>
      <w:r w:rsidR="008F6444">
        <w:rPr>
          <w:rFonts w:ascii="Times New Roman" w:hAnsi="Times New Roman" w:cs="Times New Roman"/>
          <w:sz w:val="24"/>
          <w:szCs w:val="24"/>
        </w:rPr>
        <w:t xml:space="preserve">even </w:t>
      </w:r>
      <w:r w:rsidR="00EC353A">
        <w:rPr>
          <w:rFonts w:ascii="Times New Roman" w:hAnsi="Times New Roman" w:cs="Times New Roman"/>
          <w:sz w:val="24"/>
          <w:szCs w:val="24"/>
        </w:rPr>
        <w:t>after many disturbance events</w:t>
      </w:r>
      <w:r>
        <w:rPr>
          <w:rFonts w:ascii="Times New Roman" w:hAnsi="Times New Roman" w:cs="Times New Roman"/>
          <w:sz w:val="24"/>
          <w:szCs w:val="24"/>
        </w:rPr>
        <w:t xml:space="preserve"> before finally succumbing to </w:t>
      </w:r>
      <w:r w:rsidR="00F80EE7">
        <w:rPr>
          <w:rFonts w:ascii="Times New Roman" w:hAnsi="Times New Roman" w:cs="Times New Roman"/>
          <w:sz w:val="24"/>
          <w:szCs w:val="24"/>
        </w:rPr>
        <w:t>the cumulative effects of weekly mowing treatments</w:t>
      </w:r>
      <w:r w:rsidR="00EC353A">
        <w:rPr>
          <w:rFonts w:ascii="Times New Roman" w:hAnsi="Times New Roman" w:cs="Times New Roman"/>
          <w:sz w:val="24"/>
          <w:szCs w:val="24"/>
        </w:rPr>
        <w:t xml:space="preserve">. </w:t>
      </w:r>
      <w:r>
        <w:rPr>
          <w:rFonts w:ascii="Times New Roman" w:hAnsi="Times New Roman" w:cs="Times New Roman"/>
          <w:sz w:val="24"/>
          <w:szCs w:val="24"/>
        </w:rPr>
        <w:t xml:space="preserve">These findings align with previous </w:t>
      </w:r>
      <w:r w:rsidR="00FC28DD">
        <w:rPr>
          <w:rFonts w:ascii="Times New Roman" w:hAnsi="Times New Roman" w:cs="Times New Roman"/>
          <w:sz w:val="24"/>
          <w:szCs w:val="24"/>
        </w:rPr>
        <w:t>experiments</w:t>
      </w:r>
      <w:r>
        <w:rPr>
          <w:rFonts w:ascii="Times New Roman" w:hAnsi="Times New Roman" w:cs="Times New Roman"/>
          <w:sz w:val="24"/>
          <w:szCs w:val="24"/>
        </w:rPr>
        <w:t xml:space="preserve"> indicating </w:t>
      </w:r>
      <w:r w:rsidR="00F80EE7">
        <w:rPr>
          <w:rFonts w:ascii="Times New Roman" w:hAnsi="Times New Roman" w:cs="Times New Roman"/>
          <w:sz w:val="24"/>
          <w:szCs w:val="24"/>
        </w:rPr>
        <w:t xml:space="preserve">the impressive degree to which these thistles can handle various forms of mechanical damage </w:t>
      </w:r>
      <w:r>
        <w:rPr>
          <w:rFonts w:ascii="Times New Roman" w:hAnsi="Times New Roman" w:cs="Times New Roman"/>
          <w:sz w:val="24"/>
          <w:szCs w:val="24"/>
        </w:rPr>
        <w:t>(</w:t>
      </w:r>
      <w:r w:rsidR="00F80EE7">
        <w:rPr>
          <w:rFonts w:ascii="Times New Roman" w:hAnsi="Times New Roman" w:cs="Times New Roman"/>
          <w:sz w:val="24"/>
          <w:szCs w:val="24"/>
        </w:rPr>
        <w:t xml:space="preserve">Zhang </w:t>
      </w:r>
      <w:r w:rsidR="00F80EE7">
        <w:rPr>
          <w:rFonts w:ascii="Times New Roman" w:hAnsi="Times New Roman" w:cs="Times New Roman"/>
          <w:i/>
          <w:iCs/>
          <w:sz w:val="24"/>
          <w:szCs w:val="24"/>
        </w:rPr>
        <w:t xml:space="preserve">et </w:t>
      </w:r>
      <w:r w:rsidR="00F80EE7" w:rsidRPr="00F80EE7">
        <w:rPr>
          <w:rFonts w:ascii="Times New Roman" w:hAnsi="Times New Roman" w:cs="Times New Roman"/>
          <w:i/>
          <w:iCs/>
          <w:sz w:val="24"/>
          <w:szCs w:val="24"/>
        </w:rPr>
        <w:t>al</w:t>
      </w:r>
      <w:r w:rsidR="00F80EE7">
        <w:rPr>
          <w:rFonts w:ascii="Times New Roman" w:hAnsi="Times New Roman" w:cs="Times New Roman"/>
          <w:sz w:val="24"/>
          <w:szCs w:val="24"/>
        </w:rPr>
        <w:t>. 2011a,</w:t>
      </w:r>
      <w:r w:rsidR="00F963D6">
        <w:rPr>
          <w:rFonts w:ascii="Times New Roman" w:hAnsi="Times New Roman" w:cs="Times New Roman"/>
          <w:sz w:val="24"/>
          <w:szCs w:val="24"/>
        </w:rPr>
        <w:t xml:space="preserve"> 2019,</w:t>
      </w:r>
      <w:r w:rsidR="00F80EE7">
        <w:rPr>
          <w:rFonts w:ascii="Times New Roman" w:hAnsi="Times New Roman" w:cs="Times New Roman"/>
          <w:sz w:val="24"/>
          <w:szCs w:val="24"/>
        </w:rPr>
        <w:t xml:space="preserve"> Zhang and Shea 2012</w:t>
      </w:r>
      <w:r>
        <w:rPr>
          <w:rFonts w:ascii="Times New Roman" w:hAnsi="Times New Roman" w:cs="Times New Roman"/>
          <w:sz w:val="24"/>
          <w:szCs w:val="24"/>
        </w:rPr>
        <w:t>)</w:t>
      </w:r>
      <w:r w:rsidR="00FC28DD">
        <w:rPr>
          <w:rFonts w:ascii="Times New Roman" w:hAnsi="Times New Roman" w:cs="Times New Roman"/>
          <w:sz w:val="24"/>
          <w:szCs w:val="24"/>
        </w:rPr>
        <w:t xml:space="preserve"> such as mowing, trimming, grazing, etc</w:t>
      </w:r>
      <w:r>
        <w:rPr>
          <w:rFonts w:ascii="Times New Roman" w:hAnsi="Times New Roman" w:cs="Times New Roman"/>
          <w:sz w:val="24"/>
          <w:szCs w:val="24"/>
        </w:rPr>
        <w:t xml:space="preserve">. This </w:t>
      </w:r>
      <w:r w:rsidR="00F80EE7">
        <w:rPr>
          <w:rFonts w:ascii="Times New Roman" w:hAnsi="Times New Roman" w:cs="Times New Roman"/>
          <w:sz w:val="24"/>
          <w:szCs w:val="24"/>
        </w:rPr>
        <w:t xml:space="preserve">of course </w:t>
      </w:r>
      <w:r>
        <w:rPr>
          <w:rFonts w:ascii="Times New Roman" w:hAnsi="Times New Roman" w:cs="Times New Roman"/>
          <w:sz w:val="24"/>
          <w:szCs w:val="24"/>
        </w:rPr>
        <w:t>means that management</w:t>
      </w:r>
      <w:r w:rsidR="00F80EE7">
        <w:rPr>
          <w:rFonts w:ascii="Times New Roman" w:hAnsi="Times New Roman" w:cs="Times New Roman"/>
          <w:sz w:val="24"/>
          <w:szCs w:val="24"/>
        </w:rPr>
        <w:t xml:space="preserve"> of these thistle species, as well as other ruderals with a similar </w:t>
      </w:r>
      <w:r w:rsidR="008F6444">
        <w:rPr>
          <w:rFonts w:ascii="Times New Roman" w:hAnsi="Times New Roman" w:cs="Times New Roman"/>
          <w:sz w:val="24"/>
          <w:szCs w:val="24"/>
        </w:rPr>
        <w:t xml:space="preserve">disturbance- adapted </w:t>
      </w:r>
      <w:r w:rsidR="00F80EE7">
        <w:rPr>
          <w:rFonts w:ascii="Times New Roman" w:hAnsi="Times New Roman" w:cs="Times New Roman"/>
          <w:sz w:val="24"/>
          <w:szCs w:val="24"/>
        </w:rPr>
        <w:t>biology,</w:t>
      </w:r>
      <w:r>
        <w:rPr>
          <w:rFonts w:ascii="Times New Roman" w:hAnsi="Times New Roman" w:cs="Times New Roman"/>
          <w:sz w:val="24"/>
          <w:szCs w:val="24"/>
        </w:rPr>
        <w:t xml:space="preserve"> can be</w:t>
      </w:r>
      <w:r w:rsidR="00F80EE7">
        <w:rPr>
          <w:rFonts w:ascii="Times New Roman" w:hAnsi="Times New Roman" w:cs="Times New Roman"/>
          <w:sz w:val="24"/>
          <w:szCs w:val="24"/>
        </w:rPr>
        <w:t xml:space="preserve"> extremely</w:t>
      </w:r>
      <w:r>
        <w:rPr>
          <w:rFonts w:ascii="Times New Roman" w:hAnsi="Times New Roman" w:cs="Times New Roman"/>
          <w:sz w:val="24"/>
          <w:szCs w:val="24"/>
        </w:rPr>
        <w:t xml:space="preserve"> challenging</w:t>
      </w:r>
      <w:r w:rsidR="00F80EE7">
        <w:rPr>
          <w:rFonts w:ascii="Times New Roman" w:hAnsi="Times New Roman" w:cs="Times New Roman"/>
          <w:sz w:val="24"/>
          <w:szCs w:val="24"/>
        </w:rPr>
        <w:t xml:space="preserve"> since</w:t>
      </w:r>
      <w:r>
        <w:rPr>
          <w:rFonts w:ascii="Times New Roman" w:hAnsi="Times New Roman" w:cs="Times New Roman"/>
          <w:sz w:val="24"/>
          <w:szCs w:val="24"/>
        </w:rPr>
        <w:t xml:space="preserve"> considerable </w:t>
      </w:r>
      <w:r w:rsidR="00F80EE7">
        <w:rPr>
          <w:rFonts w:ascii="Times New Roman" w:hAnsi="Times New Roman" w:cs="Times New Roman"/>
          <w:sz w:val="24"/>
          <w:szCs w:val="24"/>
        </w:rPr>
        <w:t xml:space="preserve">time and </w:t>
      </w:r>
      <w:r>
        <w:rPr>
          <w:rFonts w:ascii="Times New Roman" w:hAnsi="Times New Roman" w:cs="Times New Roman"/>
          <w:sz w:val="24"/>
          <w:szCs w:val="24"/>
        </w:rPr>
        <w:t>effort</w:t>
      </w:r>
      <w:r w:rsidR="00F80EE7">
        <w:rPr>
          <w:rFonts w:ascii="Times New Roman" w:hAnsi="Times New Roman" w:cs="Times New Roman"/>
          <w:sz w:val="24"/>
          <w:szCs w:val="24"/>
        </w:rPr>
        <w:t>s</w:t>
      </w:r>
      <w:r>
        <w:rPr>
          <w:rFonts w:ascii="Times New Roman" w:hAnsi="Times New Roman" w:cs="Times New Roman"/>
          <w:sz w:val="24"/>
          <w:szCs w:val="24"/>
        </w:rPr>
        <w:t xml:space="preserve"> may be needed to </w:t>
      </w:r>
      <w:r w:rsidR="00EF02A5">
        <w:rPr>
          <w:rFonts w:ascii="Times New Roman" w:hAnsi="Times New Roman" w:cs="Times New Roman"/>
          <w:sz w:val="24"/>
          <w:szCs w:val="24"/>
        </w:rPr>
        <w:t>effectively control</w:t>
      </w:r>
      <w:r>
        <w:rPr>
          <w:rFonts w:ascii="Times New Roman" w:hAnsi="Times New Roman" w:cs="Times New Roman"/>
          <w:sz w:val="24"/>
          <w:szCs w:val="24"/>
        </w:rPr>
        <w:t xml:space="preserve"> </w:t>
      </w:r>
      <w:r w:rsidR="00F80EE7">
        <w:rPr>
          <w:rFonts w:ascii="Times New Roman" w:hAnsi="Times New Roman" w:cs="Times New Roman"/>
          <w:sz w:val="24"/>
          <w:szCs w:val="24"/>
        </w:rPr>
        <w:t xml:space="preserve">their </w:t>
      </w:r>
      <w:r>
        <w:rPr>
          <w:rFonts w:ascii="Times New Roman" w:hAnsi="Times New Roman" w:cs="Times New Roman"/>
          <w:sz w:val="24"/>
          <w:szCs w:val="24"/>
        </w:rPr>
        <w:t xml:space="preserve">populations. </w:t>
      </w:r>
    </w:p>
    <w:p w14:paraId="5D4CD45F" w14:textId="14B72E32" w:rsidR="00122838" w:rsidRPr="00A23F50" w:rsidRDefault="009205A7" w:rsidP="00122838">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 xml:space="preserve">However, despite the ability of </w:t>
      </w:r>
      <w:r w:rsidRPr="00A23F50">
        <w:rPr>
          <w:rFonts w:ascii="Times New Roman" w:hAnsi="Times New Roman" w:cs="Times New Roman"/>
          <w:i/>
          <w:iCs/>
          <w:sz w:val="24"/>
          <w:szCs w:val="24"/>
        </w:rPr>
        <w:t>C. nutans</w:t>
      </w:r>
      <w:r w:rsidRPr="00A23F50">
        <w:rPr>
          <w:rFonts w:ascii="Times New Roman" w:hAnsi="Times New Roman" w:cs="Times New Roman"/>
          <w:sz w:val="24"/>
          <w:szCs w:val="24"/>
        </w:rPr>
        <w:t xml:space="preserve"> and </w:t>
      </w:r>
      <w:r w:rsidRPr="00A23F50">
        <w:rPr>
          <w:rFonts w:ascii="Times New Roman" w:hAnsi="Times New Roman" w:cs="Times New Roman"/>
          <w:i/>
          <w:iCs/>
          <w:sz w:val="24"/>
          <w:szCs w:val="24"/>
        </w:rPr>
        <w:t xml:space="preserve">C. </w:t>
      </w:r>
      <w:proofErr w:type="spellStart"/>
      <w:r w:rsidRPr="00A23F50">
        <w:rPr>
          <w:rFonts w:ascii="Times New Roman" w:hAnsi="Times New Roman" w:cs="Times New Roman"/>
          <w:i/>
          <w:iCs/>
          <w:sz w:val="24"/>
          <w:szCs w:val="24"/>
        </w:rPr>
        <w:t>acanthoides</w:t>
      </w:r>
      <w:proofErr w:type="spellEnd"/>
      <w:r>
        <w:rPr>
          <w:rFonts w:ascii="Times New Roman" w:hAnsi="Times New Roman" w:cs="Times New Roman"/>
          <w:sz w:val="24"/>
          <w:szCs w:val="24"/>
        </w:rPr>
        <w:t xml:space="preserve"> to tolerate a high degree of mechanical damage,</w:t>
      </w:r>
      <w:r w:rsidR="003973D5" w:rsidRPr="00A23F50">
        <w:rPr>
          <w:rFonts w:ascii="Times New Roman" w:hAnsi="Times New Roman" w:cs="Times New Roman"/>
          <w:sz w:val="24"/>
          <w:szCs w:val="24"/>
        </w:rPr>
        <w:t xml:space="preserve"> we demonstrate that repeated disturbance in the form of</w:t>
      </w:r>
      <w:r w:rsidR="00690861" w:rsidRPr="00A23F50">
        <w:rPr>
          <w:rFonts w:ascii="Times New Roman" w:hAnsi="Times New Roman" w:cs="Times New Roman"/>
          <w:sz w:val="24"/>
          <w:szCs w:val="24"/>
        </w:rPr>
        <w:t xml:space="preserve"> </w:t>
      </w:r>
      <w:r w:rsidR="00481B05" w:rsidRPr="00A23F50">
        <w:rPr>
          <w:rFonts w:ascii="Times New Roman" w:hAnsi="Times New Roman" w:cs="Times New Roman"/>
          <w:sz w:val="24"/>
          <w:szCs w:val="24"/>
        </w:rPr>
        <w:t>mowing</w:t>
      </w:r>
      <w:r w:rsidR="00690861" w:rsidRPr="00A23F50">
        <w:rPr>
          <w:rFonts w:ascii="Times New Roman" w:hAnsi="Times New Roman" w:cs="Times New Roman"/>
          <w:sz w:val="24"/>
          <w:szCs w:val="24"/>
        </w:rPr>
        <w:t xml:space="preserve"> </w:t>
      </w:r>
      <w:r w:rsidR="003B69F6" w:rsidRPr="00A23F50">
        <w:rPr>
          <w:rFonts w:ascii="Times New Roman" w:hAnsi="Times New Roman" w:cs="Times New Roman"/>
          <w:sz w:val="24"/>
          <w:szCs w:val="24"/>
        </w:rPr>
        <w:t xml:space="preserve">can </w:t>
      </w:r>
      <w:r w:rsidR="00EC353A">
        <w:rPr>
          <w:rFonts w:ascii="Times New Roman" w:hAnsi="Times New Roman" w:cs="Times New Roman"/>
          <w:sz w:val="24"/>
          <w:szCs w:val="24"/>
        </w:rPr>
        <w:t xml:space="preserve">still </w:t>
      </w:r>
      <w:r w:rsidR="003B69F6" w:rsidRPr="00A23F50">
        <w:rPr>
          <w:rFonts w:ascii="Times New Roman" w:hAnsi="Times New Roman" w:cs="Times New Roman"/>
          <w:sz w:val="24"/>
          <w:szCs w:val="24"/>
        </w:rPr>
        <w:t>be</w:t>
      </w:r>
      <w:r w:rsidR="00690861" w:rsidRPr="00A23F50">
        <w:rPr>
          <w:rFonts w:ascii="Times New Roman" w:hAnsi="Times New Roman" w:cs="Times New Roman"/>
          <w:sz w:val="24"/>
          <w:szCs w:val="24"/>
        </w:rPr>
        <w:t xml:space="preserve"> extremely effective at curbing </w:t>
      </w:r>
      <w:r w:rsidR="00A41778" w:rsidRPr="00A23F50">
        <w:rPr>
          <w:rFonts w:ascii="Times New Roman" w:hAnsi="Times New Roman" w:cs="Times New Roman"/>
          <w:sz w:val="24"/>
          <w:szCs w:val="24"/>
        </w:rPr>
        <w:t xml:space="preserve">the </w:t>
      </w:r>
      <w:r w:rsidR="00976895">
        <w:rPr>
          <w:rFonts w:ascii="Times New Roman" w:hAnsi="Times New Roman" w:cs="Times New Roman"/>
          <w:sz w:val="24"/>
          <w:szCs w:val="24"/>
        </w:rPr>
        <w:t>survival, growth, and reproduction</w:t>
      </w:r>
      <w:r w:rsidR="00690861" w:rsidRPr="00A23F50">
        <w:rPr>
          <w:rFonts w:ascii="Times New Roman" w:hAnsi="Times New Roman" w:cs="Times New Roman"/>
          <w:sz w:val="24"/>
          <w:szCs w:val="24"/>
        </w:rPr>
        <w:t xml:space="preserve"> of ruderal species like</w:t>
      </w:r>
      <w:r>
        <w:rPr>
          <w:rFonts w:ascii="Times New Roman" w:hAnsi="Times New Roman" w:cs="Times New Roman"/>
          <w:sz w:val="24"/>
          <w:szCs w:val="24"/>
        </w:rPr>
        <w:t xml:space="preserve"> these</w:t>
      </w:r>
      <w:r w:rsidR="00690861" w:rsidRPr="00A23F50">
        <w:rPr>
          <w:rFonts w:ascii="Times New Roman" w:hAnsi="Times New Roman" w:cs="Times New Roman"/>
          <w:sz w:val="24"/>
          <w:szCs w:val="24"/>
        </w:rPr>
        <w:t xml:space="preserve"> </w:t>
      </w:r>
      <w:r w:rsidR="003B69F6" w:rsidRPr="00A23F50">
        <w:rPr>
          <w:rFonts w:ascii="Times New Roman" w:hAnsi="Times New Roman" w:cs="Times New Roman"/>
          <w:sz w:val="24"/>
          <w:szCs w:val="24"/>
        </w:rPr>
        <w:t xml:space="preserve">even when not combined with other management </w:t>
      </w:r>
      <w:r w:rsidR="00122838">
        <w:rPr>
          <w:rFonts w:ascii="Times New Roman" w:hAnsi="Times New Roman" w:cs="Times New Roman"/>
          <w:sz w:val="24"/>
          <w:szCs w:val="24"/>
        </w:rPr>
        <w:t>practices</w:t>
      </w:r>
      <w:r w:rsidR="003B69F6" w:rsidRPr="00A23F50">
        <w:rPr>
          <w:rFonts w:ascii="Times New Roman" w:hAnsi="Times New Roman" w:cs="Times New Roman"/>
          <w:sz w:val="24"/>
          <w:szCs w:val="24"/>
        </w:rPr>
        <w:t>,</w:t>
      </w:r>
      <w:r w:rsidR="003973D5" w:rsidRPr="00A23F50">
        <w:rPr>
          <w:rFonts w:ascii="Times New Roman" w:hAnsi="Times New Roman" w:cs="Times New Roman"/>
          <w:sz w:val="24"/>
          <w:szCs w:val="24"/>
        </w:rPr>
        <w:t xml:space="preserve"> provided the degree of disturbance is sufficient</w:t>
      </w:r>
      <w:r w:rsidR="00690861" w:rsidRPr="00A23F50">
        <w:rPr>
          <w:rFonts w:ascii="Times New Roman" w:hAnsi="Times New Roman" w:cs="Times New Roman"/>
          <w:sz w:val="24"/>
          <w:szCs w:val="24"/>
        </w:rPr>
        <w:t xml:space="preserve">. </w:t>
      </w:r>
      <w:r w:rsidR="00ED3B59" w:rsidRPr="00A23F50">
        <w:rPr>
          <w:rFonts w:ascii="Times New Roman" w:hAnsi="Times New Roman" w:cs="Times New Roman"/>
          <w:sz w:val="24"/>
          <w:szCs w:val="24"/>
        </w:rPr>
        <w:t xml:space="preserve">While only the </w:t>
      </w:r>
      <w:proofErr w:type="gramStart"/>
      <w:r w:rsidR="00EF02A5">
        <w:rPr>
          <w:rFonts w:ascii="Times New Roman" w:hAnsi="Times New Roman" w:cs="Times New Roman"/>
          <w:sz w:val="24"/>
          <w:szCs w:val="24"/>
        </w:rPr>
        <w:t>higher-severity</w:t>
      </w:r>
      <w:proofErr w:type="gramEnd"/>
      <w:r w:rsidR="00ED3B59" w:rsidRPr="00A23F50">
        <w:rPr>
          <w:rFonts w:ascii="Times New Roman" w:hAnsi="Times New Roman" w:cs="Times New Roman"/>
          <w:sz w:val="24"/>
          <w:szCs w:val="24"/>
        </w:rPr>
        <w:t xml:space="preserve"> </w:t>
      </w:r>
      <w:r w:rsidR="00CA132E" w:rsidRPr="00A23F50">
        <w:rPr>
          <w:rFonts w:ascii="Times New Roman" w:hAnsi="Times New Roman" w:cs="Times New Roman"/>
          <w:sz w:val="24"/>
          <w:szCs w:val="24"/>
        </w:rPr>
        <w:t xml:space="preserve">mowing </w:t>
      </w:r>
      <w:r w:rsidR="00ED3B59" w:rsidRPr="00A23F50">
        <w:rPr>
          <w:rFonts w:ascii="Times New Roman" w:hAnsi="Times New Roman" w:cs="Times New Roman"/>
          <w:sz w:val="24"/>
          <w:szCs w:val="24"/>
        </w:rPr>
        <w:t xml:space="preserve">treatments </w:t>
      </w:r>
      <w:r w:rsidR="00122838" w:rsidRPr="00A23F50">
        <w:rPr>
          <w:rFonts w:ascii="Times New Roman" w:hAnsi="Times New Roman" w:cs="Times New Roman"/>
          <w:sz w:val="24"/>
          <w:szCs w:val="24"/>
        </w:rPr>
        <w:t xml:space="preserve">featured in this experiment </w:t>
      </w:r>
      <w:r w:rsidR="00CA132E" w:rsidRPr="00A23F50">
        <w:rPr>
          <w:rFonts w:ascii="Times New Roman" w:hAnsi="Times New Roman" w:cs="Times New Roman"/>
          <w:sz w:val="24"/>
          <w:szCs w:val="24"/>
        </w:rPr>
        <w:t>significantly reduced thistle lifespans</w:t>
      </w:r>
      <w:r w:rsidR="00ED3B59" w:rsidRPr="00A23F50">
        <w:rPr>
          <w:rFonts w:ascii="Times New Roman" w:hAnsi="Times New Roman" w:cs="Times New Roman"/>
          <w:sz w:val="24"/>
          <w:szCs w:val="24"/>
        </w:rPr>
        <w:t xml:space="preserve">, all </w:t>
      </w:r>
      <w:r w:rsidR="00122838">
        <w:rPr>
          <w:rFonts w:ascii="Times New Roman" w:hAnsi="Times New Roman" w:cs="Times New Roman"/>
          <w:sz w:val="24"/>
          <w:szCs w:val="24"/>
        </w:rPr>
        <w:t>of them</w:t>
      </w:r>
      <w:r w:rsidR="00CA132E" w:rsidRPr="00A23F50">
        <w:rPr>
          <w:rFonts w:ascii="Times New Roman" w:hAnsi="Times New Roman" w:cs="Times New Roman"/>
          <w:sz w:val="24"/>
          <w:szCs w:val="24"/>
        </w:rPr>
        <w:t xml:space="preserve"> </w:t>
      </w:r>
      <w:r w:rsidR="00ED3B59" w:rsidRPr="00A23F50">
        <w:rPr>
          <w:rFonts w:ascii="Times New Roman" w:hAnsi="Times New Roman" w:cs="Times New Roman"/>
          <w:sz w:val="24"/>
          <w:szCs w:val="24"/>
        </w:rPr>
        <w:t xml:space="preserve">were extremely effective at preventing </w:t>
      </w:r>
      <w:r w:rsidR="00F963D6">
        <w:rPr>
          <w:rFonts w:ascii="Times New Roman" w:hAnsi="Times New Roman" w:cs="Times New Roman"/>
          <w:sz w:val="24"/>
          <w:szCs w:val="24"/>
        </w:rPr>
        <w:t>flowering and seed production when maintained through</w:t>
      </w:r>
      <w:r w:rsidR="008F6444">
        <w:rPr>
          <w:rFonts w:ascii="Times New Roman" w:hAnsi="Times New Roman" w:cs="Times New Roman"/>
          <w:sz w:val="24"/>
          <w:szCs w:val="24"/>
        </w:rPr>
        <w:t>out</w:t>
      </w:r>
      <w:r w:rsidR="00F963D6">
        <w:rPr>
          <w:rFonts w:ascii="Times New Roman" w:hAnsi="Times New Roman" w:cs="Times New Roman"/>
          <w:sz w:val="24"/>
          <w:szCs w:val="24"/>
        </w:rPr>
        <w:t xml:space="preserve"> the </w:t>
      </w:r>
      <w:r w:rsidR="00F963D6" w:rsidRPr="00A23F50">
        <w:rPr>
          <w:rFonts w:ascii="Times New Roman" w:hAnsi="Times New Roman" w:cs="Times New Roman"/>
          <w:sz w:val="24"/>
          <w:szCs w:val="24"/>
        </w:rPr>
        <w:t>reproduct</w:t>
      </w:r>
      <w:r w:rsidR="00F963D6">
        <w:rPr>
          <w:rFonts w:ascii="Times New Roman" w:hAnsi="Times New Roman" w:cs="Times New Roman"/>
          <w:sz w:val="24"/>
          <w:szCs w:val="24"/>
        </w:rPr>
        <w:t>ive season</w:t>
      </w:r>
      <w:r w:rsidR="00E74DE3">
        <w:rPr>
          <w:rFonts w:ascii="Times New Roman" w:hAnsi="Times New Roman" w:cs="Times New Roman"/>
          <w:sz w:val="24"/>
          <w:szCs w:val="24"/>
        </w:rPr>
        <w:t xml:space="preserve">, ensuring </w:t>
      </w:r>
      <w:r w:rsidR="00EF02A5">
        <w:rPr>
          <w:rFonts w:ascii="Times New Roman" w:hAnsi="Times New Roman" w:cs="Times New Roman"/>
          <w:sz w:val="24"/>
          <w:szCs w:val="24"/>
        </w:rPr>
        <w:t xml:space="preserve">that </w:t>
      </w:r>
      <w:r w:rsidR="00E74DE3">
        <w:rPr>
          <w:rFonts w:ascii="Times New Roman" w:hAnsi="Times New Roman" w:cs="Times New Roman"/>
          <w:sz w:val="24"/>
          <w:szCs w:val="24"/>
        </w:rPr>
        <w:t>populations d</w:t>
      </w:r>
      <w:r w:rsidR="00F32FFA">
        <w:rPr>
          <w:rFonts w:ascii="Times New Roman" w:hAnsi="Times New Roman" w:cs="Times New Roman"/>
          <w:sz w:val="24"/>
          <w:szCs w:val="24"/>
        </w:rPr>
        <w:t>id</w:t>
      </w:r>
      <w:r w:rsidR="00E74DE3">
        <w:rPr>
          <w:rFonts w:ascii="Times New Roman" w:hAnsi="Times New Roman" w:cs="Times New Roman"/>
          <w:sz w:val="24"/>
          <w:szCs w:val="24"/>
        </w:rPr>
        <w:t xml:space="preserve"> not grow</w:t>
      </w:r>
      <w:r w:rsidR="00ED3B59" w:rsidRPr="00A23F50">
        <w:rPr>
          <w:rFonts w:ascii="Times New Roman" w:hAnsi="Times New Roman" w:cs="Times New Roman"/>
          <w:sz w:val="24"/>
          <w:szCs w:val="24"/>
        </w:rPr>
        <w:t xml:space="preserve">. </w:t>
      </w:r>
      <w:r w:rsidR="00844E21">
        <w:rPr>
          <w:rFonts w:ascii="Times New Roman" w:hAnsi="Times New Roman" w:cs="Times New Roman"/>
          <w:sz w:val="24"/>
          <w:szCs w:val="24"/>
        </w:rPr>
        <w:t xml:space="preserve">This is likely because at </w:t>
      </w:r>
      <w:r w:rsidR="00976895" w:rsidRPr="00A23F50">
        <w:rPr>
          <w:rFonts w:ascii="Times New Roman" w:hAnsi="Times New Roman" w:cs="Times New Roman"/>
          <w:sz w:val="24"/>
          <w:szCs w:val="24"/>
        </w:rPr>
        <w:t xml:space="preserve">the early stages of </w:t>
      </w:r>
      <w:r w:rsidR="00844E21">
        <w:rPr>
          <w:rFonts w:ascii="Times New Roman" w:hAnsi="Times New Roman" w:cs="Times New Roman"/>
          <w:sz w:val="24"/>
          <w:szCs w:val="24"/>
        </w:rPr>
        <w:t>reproduction</w:t>
      </w:r>
      <w:r w:rsidR="00976895" w:rsidRPr="00A23F50">
        <w:rPr>
          <w:rFonts w:ascii="Times New Roman" w:hAnsi="Times New Roman" w:cs="Times New Roman"/>
          <w:sz w:val="24"/>
          <w:szCs w:val="24"/>
        </w:rPr>
        <w:t>,</w:t>
      </w:r>
      <w:r w:rsidR="00844E21">
        <w:rPr>
          <w:rFonts w:ascii="Times New Roman" w:hAnsi="Times New Roman" w:cs="Times New Roman"/>
          <w:sz w:val="24"/>
          <w:szCs w:val="24"/>
        </w:rPr>
        <w:t xml:space="preserve"> </w:t>
      </w:r>
      <w:r w:rsidR="00EF02A5">
        <w:rPr>
          <w:rFonts w:ascii="Times New Roman" w:hAnsi="Times New Roman" w:cs="Times New Roman"/>
          <w:sz w:val="24"/>
          <w:szCs w:val="24"/>
        </w:rPr>
        <w:t>individuals</w:t>
      </w:r>
      <w:r w:rsidR="00844E21" w:rsidRPr="00A23F50">
        <w:rPr>
          <w:rFonts w:ascii="Times New Roman" w:hAnsi="Times New Roman" w:cs="Times New Roman"/>
          <w:sz w:val="24"/>
          <w:szCs w:val="24"/>
        </w:rPr>
        <w:t xml:space="preserve"> ha</w:t>
      </w:r>
      <w:r w:rsidR="00EF02A5">
        <w:rPr>
          <w:rFonts w:ascii="Times New Roman" w:hAnsi="Times New Roman" w:cs="Times New Roman"/>
          <w:sz w:val="24"/>
          <w:szCs w:val="24"/>
        </w:rPr>
        <w:t>ve</w:t>
      </w:r>
      <w:r w:rsidR="00844E21" w:rsidRPr="00A23F50">
        <w:rPr>
          <w:rFonts w:ascii="Times New Roman" w:hAnsi="Times New Roman" w:cs="Times New Roman"/>
          <w:sz w:val="24"/>
          <w:szCs w:val="24"/>
        </w:rPr>
        <w:t xml:space="preserve"> already invested much of </w:t>
      </w:r>
      <w:r w:rsidR="00EF02A5">
        <w:rPr>
          <w:rFonts w:ascii="Times New Roman" w:hAnsi="Times New Roman" w:cs="Times New Roman"/>
          <w:sz w:val="24"/>
          <w:szCs w:val="24"/>
        </w:rPr>
        <w:t>their</w:t>
      </w:r>
      <w:r w:rsidR="00844E21" w:rsidRPr="00A23F50">
        <w:rPr>
          <w:rFonts w:ascii="Times New Roman" w:hAnsi="Times New Roman" w:cs="Times New Roman"/>
          <w:sz w:val="24"/>
          <w:szCs w:val="24"/>
        </w:rPr>
        <w:t xml:space="preserve"> energy in bolting or flowering</w:t>
      </w:r>
      <w:r w:rsidR="00844E21">
        <w:rPr>
          <w:rFonts w:ascii="Times New Roman" w:hAnsi="Times New Roman" w:cs="Times New Roman"/>
          <w:sz w:val="24"/>
          <w:szCs w:val="24"/>
        </w:rPr>
        <w:t>, so</w:t>
      </w:r>
      <w:r w:rsidR="00976895" w:rsidRPr="00A23F50">
        <w:rPr>
          <w:rFonts w:ascii="Times New Roman" w:hAnsi="Times New Roman" w:cs="Times New Roman"/>
          <w:sz w:val="24"/>
          <w:szCs w:val="24"/>
        </w:rPr>
        <w:t xml:space="preserve"> </w:t>
      </w:r>
      <w:r w:rsidR="00844E21">
        <w:rPr>
          <w:rFonts w:ascii="Times New Roman" w:hAnsi="Times New Roman" w:cs="Times New Roman"/>
          <w:sz w:val="24"/>
          <w:szCs w:val="24"/>
        </w:rPr>
        <w:t>mechanical damage from mowing</w:t>
      </w:r>
      <w:r w:rsidR="00976895" w:rsidRPr="00A23F50">
        <w:rPr>
          <w:rFonts w:ascii="Times New Roman" w:hAnsi="Times New Roman" w:cs="Times New Roman"/>
          <w:sz w:val="24"/>
          <w:szCs w:val="24"/>
        </w:rPr>
        <w:t xml:space="preserve"> may </w:t>
      </w:r>
      <w:r w:rsidR="00844E21">
        <w:rPr>
          <w:rFonts w:ascii="Times New Roman" w:hAnsi="Times New Roman" w:cs="Times New Roman"/>
          <w:sz w:val="24"/>
          <w:szCs w:val="24"/>
        </w:rPr>
        <w:t xml:space="preserve">further </w:t>
      </w:r>
      <w:r w:rsidR="00976895" w:rsidRPr="00A23F50">
        <w:rPr>
          <w:rFonts w:ascii="Times New Roman" w:hAnsi="Times New Roman" w:cs="Times New Roman"/>
          <w:sz w:val="24"/>
          <w:szCs w:val="24"/>
        </w:rPr>
        <w:t>weaken root reserves</w:t>
      </w:r>
      <w:r w:rsidR="00844E21">
        <w:rPr>
          <w:rFonts w:ascii="Times New Roman" w:hAnsi="Times New Roman" w:cs="Times New Roman"/>
          <w:sz w:val="24"/>
          <w:szCs w:val="24"/>
        </w:rPr>
        <w:t xml:space="preserve"> and deplete resources available for reproduction </w:t>
      </w:r>
      <w:r w:rsidR="00844E21" w:rsidRPr="00A23F50">
        <w:rPr>
          <w:rFonts w:ascii="Times New Roman" w:hAnsi="Times New Roman" w:cs="Times New Roman"/>
          <w:sz w:val="24"/>
          <w:szCs w:val="24"/>
        </w:rPr>
        <w:t xml:space="preserve">(Sheley </w:t>
      </w:r>
      <w:r w:rsidR="00844E21" w:rsidRPr="00A23F50">
        <w:rPr>
          <w:rFonts w:ascii="Times New Roman" w:hAnsi="Times New Roman" w:cs="Times New Roman"/>
          <w:i/>
          <w:iCs/>
          <w:sz w:val="24"/>
          <w:szCs w:val="24"/>
        </w:rPr>
        <w:t>et al.</w:t>
      </w:r>
      <w:r w:rsidR="00844E21" w:rsidRPr="00A23F50">
        <w:rPr>
          <w:rFonts w:ascii="Times New Roman" w:hAnsi="Times New Roman" w:cs="Times New Roman"/>
          <w:sz w:val="24"/>
          <w:szCs w:val="24"/>
        </w:rPr>
        <w:t xml:space="preserve"> 2003)</w:t>
      </w:r>
      <w:r w:rsidR="00976895">
        <w:rPr>
          <w:rFonts w:ascii="Times New Roman" w:hAnsi="Times New Roman" w:cs="Times New Roman"/>
          <w:sz w:val="24"/>
          <w:szCs w:val="24"/>
        </w:rPr>
        <w:t>.</w:t>
      </w:r>
      <w:r w:rsidR="00122838">
        <w:rPr>
          <w:rFonts w:ascii="Times New Roman" w:hAnsi="Times New Roman" w:cs="Times New Roman"/>
          <w:sz w:val="24"/>
          <w:szCs w:val="24"/>
        </w:rPr>
        <w:t xml:space="preserve"> Furthermore, repeated mowing ensures that heights of the target species remain quite low so that even if individuals set seed below the height of mowing, </w:t>
      </w:r>
      <w:r w:rsidR="00122838">
        <w:rPr>
          <w:rFonts w:ascii="Times New Roman" w:hAnsi="Times New Roman" w:cs="Times New Roman"/>
          <w:sz w:val="24"/>
          <w:szCs w:val="24"/>
        </w:rPr>
        <w:lastRenderedPageBreak/>
        <w:t>dispersal of those seeds via wind or gravity will be limited due to the significantly reduced height</w:t>
      </w:r>
      <w:r w:rsidR="00EF02A5">
        <w:rPr>
          <w:rFonts w:ascii="Times New Roman" w:hAnsi="Times New Roman" w:cs="Times New Roman"/>
          <w:sz w:val="24"/>
          <w:szCs w:val="24"/>
        </w:rPr>
        <w:t xml:space="preserve"> and physical barriers provided by the surrounding vegetation</w:t>
      </w:r>
      <w:r w:rsidR="00122838">
        <w:rPr>
          <w:rFonts w:ascii="Times New Roman" w:hAnsi="Times New Roman" w:cs="Times New Roman"/>
          <w:sz w:val="24"/>
          <w:szCs w:val="24"/>
        </w:rPr>
        <w:t>; this in turn keeps future individuals of the target species in relatively close proximity</w:t>
      </w:r>
      <w:r w:rsidR="00EF02A5">
        <w:rPr>
          <w:rFonts w:ascii="Times New Roman" w:hAnsi="Times New Roman" w:cs="Times New Roman"/>
          <w:sz w:val="24"/>
          <w:szCs w:val="24"/>
        </w:rPr>
        <w:t xml:space="preserve"> to the parent plants</w:t>
      </w:r>
      <w:r w:rsidR="00122838">
        <w:rPr>
          <w:rFonts w:ascii="Times New Roman" w:hAnsi="Times New Roman" w:cs="Times New Roman"/>
          <w:sz w:val="24"/>
          <w:szCs w:val="24"/>
        </w:rPr>
        <w:t xml:space="preserve">, reducing the size of the management area and thus the resources needed for said </w:t>
      </w:r>
      <w:commentRangeStart w:id="125"/>
      <w:commentRangeStart w:id="126"/>
      <w:r w:rsidR="00122838">
        <w:rPr>
          <w:rFonts w:ascii="Times New Roman" w:hAnsi="Times New Roman" w:cs="Times New Roman"/>
          <w:sz w:val="24"/>
          <w:szCs w:val="24"/>
        </w:rPr>
        <w:t>management</w:t>
      </w:r>
      <w:commentRangeEnd w:id="125"/>
      <w:r w:rsidR="008F6444">
        <w:rPr>
          <w:rStyle w:val="CommentReference"/>
        </w:rPr>
        <w:commentReference w:id="125"/>
      </w:r>
      <w:commentRangeEnd w:id="126"/>
      <w:r w:rsidR="004C18D2">
        <w:rPr>
          <w:rStyle w:val="CommentReference"/>
        </w:rPr>
        <w:commentReference w:id="126"/>
      </w:r>
      <w:r w:rsidR="00122838">
        <w:rPr>
          <w:rFonts w:ascii="Times New Roman" w:hAnsi="Times New Roman" w:cs="Times New Roman"/>
          <w:sz w:val="24"/>
          <w:szCs w:val="24"/>
        </w:rPr>
        <w:t>.</w:t>
      </w:r>
      <w:ins w:id="127" w:author="Trevor Drees" w:date="2025-06-04T20:37:00Z" w16du:dateUtc="2025-06-05T03:37:00Z">
        <w:r w:rsidR="004C18D2">
          <w:rPr>
            <w:rFonts w:ascii="Times New Roman" w:hAnsi="Times New Roman" w:cs="Times New Roman"/>
            <w:sz w:val="24"/>
            <w:szCs w:val="24"/>
          </w:rPr>
          <w:t xml:space="preserve"> </w:t>
        </w:r>
      </w:ins>
      <w:ins w:id="128" w:author="Trevor Drees" w:date="2025-06-04T20:42:00Z" w16du:dateUtc="2025-06-05T03:42:00Z">
        <w:r w:rsidR="000A797E">
          <w:rPr>
            <w:rFonts w:ascii="Times New Roman" w:hAnsi="Times New Roman" w:cs="Times New Roman"/>
            <w:sz w:val="24"/>
            <w:szCs w:val="24"/>
          </w:rPr>
          <w:t>It is worth noting, however</w:t>
        </w:r>
      </w:ins>
      <w:ins w:id="129" w:author="Trevor Drees" w:date="2025-06-04T20:37:00Z" w16du:dateUtc="2025-06-05T03:37:00Z">
        <w:r w:rsidR="004C18D2">
          <w:rPr>
            <w:rFonts w:ascii="Times New Roman" w:hAnsi="Times New Roman" w:cs="Times New Roman"/>
            <w:sz w:val="24"/>
            <w:szCs w:val="24"/>
          </w:rPr>
          <w:t>,</w:t>
        </w:r>
      </w:ins>
      <w:ins w:id="130" w:author="Trevor Drees" w:date="2025-06-04T20:42:00Z" w16du:dateUtc="2025-06-05T03:42:00Z">
        <w:r w:rsidR="000A797E">
          <w:rPr>
            <w:rFonts w:ascii="Times New Roman" w:hAnsi="Times New Roman" w:cs="Times New Roman"/>
            <w:sz w:val="24"/>
            <w:szCs w:val="24"/>
          </w:rPr>
          <w:t xml:space="preserve"> that</w:t>
        </w:r>
      </w:ins>
      <w:ins w:id="131" w:author="Trevor Drees" w:date="2025-06-04T20:37:00Z" w16du:dateUtc="2025-06-05T03:37:00Z">
        <w:r w:rsidR="004C18D2">
          <w:rPr>
            <w:rFonts w:ascii="Times New Roman" w:hAnsi="Times New Roman" w:cs="Times New Roman"/>
            <w:sz w:val="24"/>
            <w:szCs w:val="24"/>
          </w:rPr>
          <w:t xml:space="preserve"> </w:t>
        </w:r>
      </w:ins>
      <w:ins w:id="132" w:author="Trevor Drees" w:date="2025-06-04T20:39:00Z" w16du:dateUtc="2025-06-05T03:39:00Z">
        <w:r w:rsidR="000A797E">
          <w:rPr>
            <w:rFonts w:ascii="Times New Roman" w:hAnsi="Times New Roman" w:cs="Times New Roman"/>
            <w:sz w:val="24"/>
            <w:szCs w:val="24"/>
          </w:rPr>
          <w:t xml:space="preserve">repeated mowing </w:t>
        </w:r>
      </w:ins>
      <w:ins w:id="133" w:author="Trevor Drees" w:date="2025-06-04T20:43:00Z" w16du:dateUtc="2025-06-05T03:43:00Z">
        <w:r w:rsidR="000A797E">
          <w:rPr>
            <w:rFonts w:ascii="Times New Roman" w:hAnsi="Times New Roman" w:cs="Times New Roman"/>
            <w:sz w:val="24"/>
            <w:szCs w:val="24"/>
          </w:rPr>
          <w:t xml:space="preserve">has </w:t>
        </w:r>
      </w:ins>
      <w:ins w:id="134" w:author="Trevor Drees" w:date="2025-06-04T20:41:00Z" w16du:dateUtc="2025-06-05T03:41:00Z">
        <w:r w:rsidR="000A797E">
          <w:rPr>
            <w:rFonts w:ascii="Times New Roman" w:hAnsi="Times New Roman" w:cs="Times New Roman"/>
            <w:sz w:val="24"/>
            <w:szCs w:val="24"/>
          </w:rPr>
          <w:t xml:space="preserve">high time and </w:t>
        </w:r>
      </w:ins>
      <w:proofErr w:type="spellStart"/>
      <w:ins w:id="135" w:author="Trevor Drees" w:date="2025-06-04T20:43:00Z" w16du:dateUtc="2025-06-05T03:43:00Z">
        <w:r w:rsidR="000A797E">
          <w:rPr>
            <w:rFonts w:ascii="Times New Roman" w:hAnsi="Times New Roman" w:cs="Times New Roman"/>
            <w:sz w:val="24"/>
            <w:szCs w:val="24"/>
          </w:rPr>
          <w:t>labor</w:t>
        </w:r>
      </w:ins>
      <w:proofErr w:type="spellEnd"/>
      <w:ins w:id="136" w:author="Trevor Drees" w:date="2025-06-04T20:41:00Z" w16du:dateUtc="2025-06-05T03:41:00Z">
        <w:r w:rsidR="000A797E">
          <w:rPr>
            <w:rFonts w:ascii="Times New Roman" w:hAnsi="Times New Roman" w:cs="Times New Roman"/>
            <w:sz w:val="24"/>
            <w:szCs w:val="24"/>
          </w:rPr>
          <w:t xml:space="preserve"> costs compared to less frequent mowing regimes</w:t>
        </w:r>
      </w:ins>
      <w:ins w:id="137" w:author="Trevor Drees" w:date="2025-06-04T20:43:00Z" w16du:dateUtc="2025-06-05T03:43:00Z">
        <w:r w:rsidR="000A797E">
          <w:rPr>
            <w:rFonts w:ascii="Times New Roman" w:hAnsi="Times New Roman" w:cs="Times New Roman"/>
            <w:sz w:val="24"/>
            <w:szCs w:val="24"/>
          </w:rPr>
          <w:t xml:space="preserve">; thus, while </w:t>
        </w:r>
      </w:ins>
      <w:ins w:id="138" w:author="Trevor Drees" w:date="2025-06-04T20:44:00Z" w16du:dateUtc="2025-06-05T03:44:00Z">
        <w:r w:rsidR="000A797E">
          <w:rPr>
            <w:rFonts w:ascii="Times New Roman" w:hAnsi="Times New Roman" w:cs="Times New Roman"/>
            <w:sz w:val="24"/>
            <w:szCs w:val="24"/>
          </w:rPr>
          <w:t>we demonstrate that it</w:t>
        </w:r>
      </w:ins>
      <w:ins w:id="139" w:author="Trevor Drees" w:date="2025-06-04T20:43:00Z" w16du:dateUtc="2025-06-05T03:43:00Z">
        <w:r w:rsidR="000A797E">
          <w:rPr>
            <w:rFonts w:ascii="Times New Roman" w:hAnsi="Times New Roman" w:cs="Times New Roman"/>
            <w:sz w:val="24"/>
            <w:szCs w:val="24"/>
          </w:rPr>
          <w:t xml:space="preserve"> </w:t>
        </w:r>
        <w:r w:rsidR="000A797E">
          <w:rPr>
            <w:rFonts w:ascii="Times New Roman" w:hAnsi="Times New Roman" w:cs="Times New Roman"/>
            <w:sz w:val="24"/>
            <w:szCs w:val="24"/>
          </w:rPr>
          <w:t xml:space="preserve">can be extremely effective at curbing a target species, </w:t>
        </w:r>
      </w:ins>
      <w:ins w:id="140" w:author="Trevor Drees" w:date="2025-06-04T20:39:00Z" w16du:dateUtc="2025-06-05T03:39:00Z">
        <w:r w:rsidR="000A797E">
          <w:rPr>
            <w:rFonts w:ascii="Times New Roman" w:hAnsi="Times New Roman" w:cs="Times New Roman"/>
            <w:sz w:val="24"/>
            <w:szCs w:val="24"/>
          </w:rPr>
          <w:t>it may not</w:t>
        </w:r>
      </w:ins>
      <w:ins w:id="141" w:author="Trevor Drees" w:date="2025-06-04T20:40:00Z" w16du:dateUtc="2025-06-05T03:40:00Z">
        <w:r w:rsidR="000A797E">
          <w:rPr>
            <w:rFonts w:ascii="Times New Roman" w:hAnsi="Times New Roman" w:cs="Times New Roman"/>
            <w:sz w:val="24"/>
            <w:szCs w:val="24"/>
          </w:rPr>
          <w:t xml:space="preserve"> be a viable </w:t>
        </w:r>
      </w:ins>
      <w:ins w:id="142" w:author="Trevor Drees" w:date="2025-06-04T20:42:00Z" w16du:dateUtc="2025-06-05T03:42:00Z">
        <w:r w:rsidR="000A797E">
          <w:rPr>
            <w:rFonts w:ascii="Times New Roman" w:hAnsi="Times New Roman" w:cs="Times New Roman"/>
            <w:sz w:val="24"/>
            <w:szCs w:val="24"/>
          </w:rPr>
          <w:t>option</w:t>
        </w:r>
      </w:ins>
      <w:ins w:id="143" w:author="Trevor Drees" w:date="2025-06-04T20:40:00Z" w16du:dateUtc="2025-06-05T03:40:00Z">
        <w:r w:rsidR="000A797E">
          <w:rPr>
            <w:rFonts w:ascii="Times New Roman" w:hAnsi="Times New Roman" w:cs="Times New Roman"/>
            <w:sz w:val="24"/>
            <w:szCs w:val="24"/>
          </w:rPr>
          <w:t xml:space="preserve"> </w:t>
        </w:r>
      </w:ins>
      <w:ins w:id="144" w:author="Trevor Drees" w:date="2025-06-04T20:41:00Z" w16du:dateUtc="2025-06-05T03:41:00Z">
        <w:r w:rsidR="000A797E">
          <w:rPr>
            <w:rFonts w:ascii="Times New Roman" w:hAnsi="Times New Roman" w:cs="Times New Roman"/>
            <w:sz w:val="24"/>
            <w:szCs w:val="24"/>
          </w:rPr>
          <w:t>if mana</w:t>
        </w:r>
      </w:ins>
      <w:ins w:id="145" w:author="Trevor Drees" w:date="2025-06-04T20:42:00Z" w16du:dateUtc="2025-06-05T03:42:00Z">
        <w:r w:rsidR="000A797E">
          <w:rPr>
            <w:rFonts w:ascii="Times New Roman" w:hAnsi="Times New Roman" w:cs="Times New Roman"/>
            <w:sz w:val="24"/>
            <w:szCs w:val="24"/>
          </w:rPr>
          <w:t>gement resources are limited.</w:t>
        </w:r>
      </w:ins>
    </w:p>
    <w:p w14:paraId="3B89FDF7" w14:textId="0089185D" w:rsidR="00690861" w:rsidRPr="00501B57" w:rsidRDefault="00EC1DA2" w:rsidP="00EC1DA2">
      <w:pPr>
        <w:spacing w:after="0" w:line="480" w:lineRule="auto"/>
        <w:ind w:firstLine="284"/>
        <w:rPr>
          <w:rFonts w:ascii="Times New Roman" w:hAnsi="Times New Roman" w:cs="Times New Roman"/>
          <w:sz w:val="24"/>
          <w:szCs w:val="24"/>
        </w:rPr>
      </w:pPr>
      <w:r>
        <w:rPr>
          <w:rFonts w:ascii="Times New Roman" w:hAnsi="Times New Roman" w:cs="Times New Roman"/>
          <w:sz w:val="24"/>
          <w:szCs w:val="24"/>
        </w:rPr>
        <w:t>O</w:t>
      </w:r>
      <w:r w:rsidR="004E6F24" w:rsidRPr="00501B57">
        <w:rPr>
          <w:rFonts w:ascii="Times New Roman" w:hAnsi="Times New Roman" w:cs="Times New Roman"/>
          <w:sz w:val="24"/>
          <w:szCs w:val="24"/>
        </w:rPr>
        <w:t xml:space="preserve">ne particularly interesting finding of our study is that sometimes, management efforts to curb the </w:t>
      </w:r>
      <w:r w:rsidR="00827F7F" w:rsidRPr="00501B57">
        <w:rPr>
          <w:rFonts w:ascii="Times New Roman" w:hAnsi="Times New Roman" w:cs="Times New Roman"/>
          <w:sz w:val="24"/>
          <w:szCs w:val="24"/>
        </w:rPr>
        <w:t xml:space="preserve">growth or </w:t>
      </w:r>
      <w:r w:rsidR="004E6F24" w:rsidRPr="00501B57">
        <w:rPr>
          <w:rFonts w:ascii="Times New Roman" w:hAnsi="Times New Roman" w:cs="Times New Roman"/>
          <w:sz w:val="24"/>
          <w:szCs w:val="24"/>
        </w:rPr>
        <w:t xml:space="preserve">spread of </w:t>
      </w:r>
      <w:r w:rsidR="00A33F21">
        <w:rPr>
          <w:rFonts w:ascii="Times New Roman" w:hAnsi="Times New Roman" w:cs="Times New Roman"/>
          <w:sz w:val="24"/>
          <w:szCs w:val="24"/>
        </w:rPr>
        <w:t>weedy or invasive plants</w:t>
      </w:r>
      <w:r w:rsidR="004E6F24" w:rsidRPr="00501B57">
        <w:rPr>
          <w:rFonts w:ascii="Times New Roman" w:hAnsi="Times New Roman" w:cs="Times New Roman"/>
          <w:sz w:val="24"/>
          <w:szCs w:val="24"/>
        </w:rPr>
        <w:t xml:space="preserve"> may </w:t>
      </w:r>
      <w:r w:rsidR="00827F7F" w:rsidRPr="00501B57">
        <w:rPr>
          <w:rFonts w:ascii="Times New Roman" w:hAnsi="Times New Roman" w:cs="Times New Roman"/>
          <w:sz w:val="24"/>
          <w:szCs w:val="24"/>
        </w:rPr>
        <w:t>have unintended consequences that</w:t>
      </w:r>
      <w:r w:rsidR="0047103C" w:rsidRPr="00501B57">
        <w:rPr>
          <w:rFonts w:ascii="Times New Roman" w:hAnsi="Times New Roman" w:cs="Times New Roman"/>
          <w:sz w:val="24"/>
          <w:szCs w:val="24"/>
        </w:rPr>
        <w:t xml:space="preserve"> can</w:t>
      </w:r>
      <w:r w:rsidR="00827F7F" w:rsidRPr="00501B57">
        <w:rPr>
          <w:rFonts w:ascii="Times New Roman" w:hAnsi="Times New Roman" w:cs="Times New Roman"/>
          <w:sz w:val="24"/>
          <w:szCs w:val="24"/>
        </w:rPr>
        <w:t xml:space="preserve"> reduce the effectiveness of said efforts</w:t>
      </w:r>
      <w:r w:rsidR="00690861" w:rsidRPr="00501B57">
        <w:rPr>
          <w:rFonts w:ascii="Times New Roman" w:hAnsi="Times New Roman" w:cs="Times New Roman"/>
          <w:sz w:val="24"/>
          <w:szCs w:val="24"/>
        </w:rPr>
        <w:t xml:space="preserve">. </w:t>
      </w:r>
      <w:r w:rsidR="004E6F24" w:rsidRPr="00501B57">
        <w:rPr>
          <w:rFonts w:ascii="Times New Roman" w:hAnsi="Times New Roman" w:cs="Times New Roman"/>
          <w:sz w:val="24"/>
          <w:szCs w:val="24"/>
        </w:rPr>
        <w:t>We demonstrate that</w:t>
      </w:r>
      <w:r w:rsidR="00690861" w:rsidRPr="00501B57">
        <w:rPr>
          <w:rFonts w:ascii="Times New Roman" w:hAnsi="Times New Roman" w:cs="Times New Roman"/>
          <w:sz w:val="24"/>
          <w:szCs w:val="24"/>
        </w:rPr>
        <w:t xml:space="preserve">, </w:t>
      </w:r>
      <w:r w:rsidR="004E6F24" w:rsidRPr="00501B57">
        <w:rPr>
          <w:rFonts w:ascii="Times New Roman" w:hAnsi="Times New Roman" w:cs="Times New Roman"/>
          <w:sz w:val="24"/>
          <w:szCs w:val="24"/>
        </w:rPr>
        <w:t>for</w:t>
      </w:r>
      <w:r w:rsidR="00690861" w:rsidRPr="00501B57">
        <w:rPr>
          <w:rFonts w:ascii="Times New Roman" w:hAnsi="Times New Roman" w:cs="Times New Roman"/>
          <w:sz w:val="24"/>
          <w:szCs w:val="24"/>
        </w:rPr>
        <w:t xml:space="preserve"> </w:t>
      </w:r>
      <w:r w:rsidR="00690861" w:rsidRPr="00501B57">
        <w:rPr>
          <w:rFonts w:ascii="Times New Roman" w:hAnsi="Times New Roman" w:cs="Times New Roman"/>
          <w:i/>
          <w:iCs/>
          <w:sz w:val="24"/>
          <w:szCs w:val="24"/>
        </w:rPr>
        <w:t>C. nutans</w:t>
      </w:r>
      <w:r w:rsidR="00690861" w:rsidRPr="00501B57">
        <w:rPr>
          <w:rFonts w:ascii="Times New Roman" w:hAnsi="Times New Roman" w:cs="Times New Roman"/>
          <w:sz w:val="24"/>
          <w:szCs w:val="24"/>
        </w:rPr>
        <w:t xml:space="preserve">, while </w:t>
      </w:r>
      <w:r w:rsidR="00B74E77">
        <w:rPr>
          <w:rFonts w:ascii="Times New Roman" w:hAnsi="Times New Roman" w:cs="Times New Roman"/>
          <w:sz w:val="24"/>
          <w:szCs w:val="24"/>
        </w:rPr>
        <w:t>mowing</w:t>
      </w:r>
      <w:r w:rsidR="00690861" w:rsidRPr="00501B57">
        <w:rPr>
          <w:rFonts w:ascii="Times New Roman" w:hAnsi="Times New Roman" w:cs="Times New Roman"/>
          <w:sz w:val="24"/>
          <w:szCs w:val="24"/>
        </w:rPr>
        <w:t xml:space="preserve"> </w:t>
      </w:r>
      <w:r w:rsidR="00B74E77">
        <w:rPr>
          <w:rFonts w:ascii="Times New Roman" w:hAnsi="Times New Roman" w:cs="Times New Roman"/>
          <w:sz w:val="24"/>
          <w:szCs w:val="24"/>
        </w:rPr>
        <w:t>at</w:t>
      </w:r>
      <w:r w:rsidR="00690861" w:rsidRPr="00501B57">
        <w:rPr>
          <w:rFonts w:ascii="Times New Roman" w:hAnsi="Times New Roman" w:cs="Times New Roman"/>
          <w:sz w:val="24"/>
          <w:szCs w:val="24"/>
        </w:rPr>
        <w:t xml:space="preserve"> 5 and 0 cm </w:t>
      </w:r>
      <w:r w:rsidR="00F16389">
        <w:rPr>
          <w:rFonts w:ascii="Times New Roman" w:hAnsi="Times New Roman" w:cs="Times New Roman"/>
          <w:sz w:val="24"/>
          <w:szCs w:val="24"/>
        </w:rPr>
        <w:t>increased the risk of death</w:t>
      </w:r>
      <w:r w:rsidR="00690861" w:rsidRPr="00501B57">
        <w:rPr>
          <w:rFonts w:ascii="Times New Roman" w:hAnsi="Times New Roman" w:cs="Times New Roman"/>
          <w:sz w:val="24"/>
          <w:szCs w:val="24"/>
        </w:rPr>
        <w:t xml:space="preserve">, </w:t>
      </w:r>
      <w:r w:rsidR="00B74E77">
        <w:rPr>
          <w:rFonts w:ascii="Times New Roman" w:hAnsi="Times New Roman" w:cs="Times New Roman"/>
          <w:sz w:val="24"/>
          <w:szCs w:val="24"/>
        </w:rPr>
        <w:t>mowing</w:t>
      </w:r>
      <w:r w:rsidR="00690861" w:rsidRPr="00501B57">
        <w:rPr>
          <w:rFonts w:ascii="Times New Roman" w:hAnsi="Times New Roman" w:cs="Times New Roman"/>
          <w:sz w:val="24"/>
          <w:szCs w:val="24"/>
        </w:rPr>
        <w:t xml:space="preserve"> </w:t>
      </w:r>
      <w:r w:rsidR="00B74E77">
        <w:rPr>
          <w:rFonts w:ascii="Times New Roman" w:hAnsi="Times New Roman" w:cs="Times New Roman"/>
          <w:sz w:val="24"/>
          <w:szCs w:val="24"/>
        </w:rPr>
        <w:t>at</w:t>
      </w:r>
      <w:r w:rsidR="00690861" w:rsidRPr="00501B57">
        <w:rPr>
          <w:rFonts w:ascii="Times New Roman" w:hAnsi="Times New Roman" w:cs="Times New Roman"/>
          <w:sz w:val="24"/>
          <w:szCs w:val="24"/>
        </w:rPr>
        <w:t xml:space="preserve"> 10 cm </w:t>
      </w:r>
      <w:r w:rsidR="00F16389">
        <w:rPr>
          <w:rFonts w:ascii="Times New Roman" w:hAnsi="Times New Roman" w:cs="Times New Roman"/>
          <w:sz w:val="24"/>
          <w:szCs w:val="24"/>
        </w:rPr>
        <w:t>decreased</w:t>
      </w:r>
      <w:r w:rsidR="00CB2539" w:rsidRPr="00501B57">
        <w:rPr>
          <w:rFonts w:ascii="Times New Roman" w:hAnsi="Times New Roman" w:cs="Times New Roman"/>
          <w:sz w:val="24"/>
          <w:szCs w:val="24"/>
        </w:rPr>
        <w:t xml:space="preserve"> the risk of death</w:t>
      </w:r>
      <w:r w:rsidR="00F16389">
        <w:rPr>
          <w:rFonts w:ascii="Times New Roman" w:hAnsi="Times New Roman" w:cs="Times New Roman"/>
          <w:sz w:val="24"/>
          <w:szCs w:val="24"/>
        </w:rPr>
        <w:t xml:space="preserve"> and </w:t>
      </w:r>
      <w:r w:rsidR="00B74E77">
        <w:rPr>
          <w:rFonts w:ascii="Times New Roman" w:hAnsi="Times New Roman" w:cs="Times New Roman"/>
          <w:sz w:val="24"/>
          <w:szCs w:val="24"/>
        </w:rPr>
        <w:t>thus increased average</w:t>
      </w:r>
      <w:r w:rsidR="00F16389">
        <w:rPr>
          <w:rFonts w:ascii="Times New Roman" w:hAnsi="Times New Roman" w:cs="Times New Roman"/>
          <w:sz w:val="24"/>
          <w:szCs w:val="24"/>
        </w:rPr>
        <w:t xml:space="preserve"> lifespan</w:t>
      </w:r>
      <w:r w:rsidR="00481B05" w:rsidRPr="00501B57">
        <w:rPr>
          <w:rFonts w:ascii="Times New Roman" w:hAnsi="Times New Roman" w:cs="Times New Roman"/>
          <w:sz w:val="24"/>
          <w:szCs w:val="24"/>
        </w:rPr>
        <w:t>;</w:t>
      </w:r>
      <w:r w:rsidR="00690861" w:rsidRPr="00501B57">
        <w:rPr>
          <w:rFonts w:ascii="Times New Roman" w:hAnsi="Times New Roman" w:cs="Times New Roman"/>
          <w:sz w:val="24"/>
          <w:szCs w:val="24"/>
        </w:rPr>
        <w:t xml:space="preserve"> Zhang </w:t>
      </w:r>
      <w:r w:rsidR="00690861" w:rsidRPr="00501B57">
        <w:rPr>
          <w:rFonts w:ascii="Times New Roman" w:hAnsi="Times New Roman" w:cs="Times New Roman"/>
          <w:i/>
          <w:iCs/>
          <w:sz w:val="24"/>
          <w:szCs w:val="24"/>
        </w:rPr>
        <w:t>et al</w:t>
      </w:r>
      <w:r w:rsidR="00CB2539" w:rsidRPr="00501B57">
        <w:rPr>
          <w:rFonts w:ascii="Times New Roman" w:hAnsi="Times New Roman" w:cs="Times New Roman"/>
          <w:sz w:val="24"/>
          <w:szCs w:val="24"/>
        </w:rPr>
        <w:t>.</w:t>
      </w:r>
      <w:r w:rsidR="00690861" w:rsidRPr="00501B57">
        <w:rPr>
          <w:rFonts w:ascii="Times New Roman" w:hAnsi="Times New Roman" w:cs="Times New Roman"/>
          <w:sz w:val="24"/>
          <w:szCs w:val="24"/>
        </w:rPr>
        <w:t xml:space="preserve"> </w:t>
      </w:r>
      <w:r w:rsidR="00481B05" w:rsidRPr="00501B57">
        <w:rPr>
          <w:rFonts w:ascii="Times New Roman" w:hAnsi="Times New Roman" w:cs="Times New Roman"/>
          <w:sz w:val="24"/>
          <w:szCs w:val="24"/>
        </w:rPr>
        <w:t>(2011a) demonstrate similar behaviour</w:t>
      </w:r>
      <w:r w:rsidR="00690861" w:rsidRPr="00501B57">
        <w:rPr>
          <w:rFonts w:ascii="Times New Roman" w:hAnsi="Times New Roman" w:cs="Times New Roman"/>
          <w:sz w:val="24"/>
          <w:szCs w:val="24"/>
        </w:rPr>
        <w:t xml:space="preserve"> in both</w:t>
      </w:r>
      <w:r w:rsidR="004E6F24" w:rsidRPr="00501B57">
        <w:rPr>
          <w:rFonts w:ascii="Times New Roman" w:hAnsi="Times New Roman" w:cs="Times New Roman"/>
          <w:sz w:val="24"/>
          <w:szCs w:val="24"/>
        </w:rPr>
        <w:t xml:space="preserve"> </w:t>
      </w:r>
      <w:r w:rsidR="004E6F24" w:rsidRPr="00501B57">
        <w:rPr>
          <w:rFonts w:ascii="Times New Roman" w:hAnsi="Times New Roman" w:cs="Times New Roman"/>
          <w:i/>
          <w:iCs/>
          <w:sz w:val="24"/>
          <w:szCs w:val="24"/>
        </w:rPr>
        <w:t xml:space="preserve">C. nutans </w:t>
      </w:r>
      <w:r w:rsidR="004E6F24" w:rsidRPr="00501B57">
        <w:rPr>
          <w:rFonts w:ascii="Times New Roman" w:hAnsi="Times New Roman" w:cs="Times New Roman"/>
          <w:sz w:val="24"/>
          <w:szCs w:val="24"/>
        </w:rPr>
        <w:t xml:space="preserve">and </w:t>
      </w:r>
      <w:r w:rsidR="004E6F24" w:rsidRPr="00501B57">
        <w:rPr>
          <w:rFonts w:ascii="Times New Roman" w:hAnsi="Times New Roman" w:cs="Times New Roman"/>
          <w:i/>
          <w:iCs/>
          <w:sz w:val="24"/>
          <w:szCs w:val="24"/>
        </w:rPr>
        <w:t xml:space="preserve">C. </w:t>
      </w:r>
      <w:proofErr w:type="spellStart"/>
      <w:r w:rsidR="004E6F24" w:rsidRPr="00501B57">
        <w:rPr>
          <w:rFonts w:ascii="Times New Roman" w:hAnsi="Times New Roman" w:cs="Times New Roman"/>
          <w:i/>
          <w:iCs/>
          <w:sz w:val="24"/>
          <w:szCs w:val="24"/>
        </w:rPr>
        <w:t>acanthoides</w:t>
      </w:r>
      <w:proofErr w:type="spellEnd"/>
      <w:r w:rsidR="00690861" w:rsidRPr="00501B57">
        <w:rPr>
          <w:rFonts w:ascii="Times New Roman" w:hAnsi="Times New Roman" w:cs="Times New Roman"/>
          <w:sz w:val="24"/>
          <w:szCs w:val="24"/>
        </w:rPr>
        <w:t xml:space="preserve"> </w:t>
      </w:r>
      <w:r w:rsidR="00E355F6">
        <w:rPr>
          <w:rFonts w:ascii="Times New Roman" w:hAnsi="Times New Roman" w:cs="Times New Roman"/>
          <w:sz w:val="24"/>
          <w:szCs w:val="24"/>
        </w:rPr>
        <w:t>with</w:t>
      </w:r>
      <w:r w:rsidR="00690861" w:rsidRPr="00501B57">
        <w:rPr>
          <w:rFonts w:ascii="Times New Roman" w:hAnsi="Times New Roman" w:cs="Times New Roman"/>
          <w:sz w:val="24"/>
          <w:szCs w:val="24"/>
        </w:rPr>
        <w:t xml:space="preserve"> a </w:t>
      </w:r>
      <w:r w:rsidR="004E6F24" w:rsidRPr="00501B57">
        <w:rPr>
          <w:rFonts w:ascii="Times New Roman" w:hAnsi="Times New Roman" w:cs="Times New Roman"/>
          <w:sz w:val="24"/>
          <w:szCs w:val="24"/>
        </w:rPr>
        <w:t>5</w:t>
      </w:r>
      <w:r w:rsidR="00690861" w:rsidRPr="00501B57">
        <w:rPr>
          <w:rFonts w:ascii="Times New Roman" w:hAnsi="Times New Roman" w:cs="Times New Roman"/>
          <w:sz w:val="24"/>
          <w:szCs w:val="24"/>
        </w:rPr>
        <w:t xml:space="preserve"> cm </w:t>
      </w:r>
      <w:r w:rsidR="00B74E77">
        <w:rPr>
          <w:rFonts w:ascii="Times New Roman" w:hAnsi="Times New Roman" w:cs="Times New Roman"/>
          <w:sz w:val="24"/>
          <w:szCs w:val="24"/>
        </w:rPr>
        <w:t>mow</w:t>
      </w:r>
      <w:r w:rsidR="00E355F6">
        <w:rPr>
          <w:rFonts w:ascii="Times New Roman" w:hAnsi="Times New Roman" w:cs="Times New Roman"/>
          <w:sz w:val="24"/>
          <w:szCs w:val="24"/>
        </w:rPr>
        <w:t>ing treatment</w:t>
      </w:r>
      <w:r w:rsidR="00ED3B59" w:rsidRPr="00501B57">
        <w:rPr>
          <w:rFonts w:ascii="Times New Roman" w:hAnsi="Times New Roman" w:cs="Times New Roman"/>
          <w:sz w:val="24"/>
          <w:szCs w:val="24"/>
        </w:rPr>
        <w:t>.</w:t>
      </w:r>
      <w:r w:rsidR="00501B57" w:rsidRPr="00501B57">
        <w:rPr>
          <w:rFonts w:ascii="Times New Roman" w:hAnsi="Times New Roman" w:cs="Times New Roman"/>
          <w:sz w:val="24"/>
          <w:szCs w:val="24"/>
        </w:rPr>
        <w:t xml:space="preserve"> </w:t>
      </w:r>
      <w:r w:rsidR="00A33F21">
        <w:rPr>
          <w:rFonts w:ascii="Times New Roman" w:hAnsi="Times New Roman" w:cs="Times New Roman"/>
          <w:sz w:val="24"/>
          <w:szCs w:val="24"/>
        </w:rPr>
        <w:t xml:space="preserve">In this case, </w:t>
      </w:r>
      <w:r w:rsidR="00F16389">
        <w:rPr>
          <w:rFonts w:ascii="Times New Roman" w:hAnsi="Times New Roman" w:cs="Times New Roman"/>
          <w:sz w:val="24"/>
          <w:szCs w:val="24"/>
        </w:rPr>
        <w:t xml:space="preserve">selecting a weak mowing regime may </w:t>
      </w:r>
      <w:proofErr w:type="gramStart"/>
      <w:r w:rsidR="00B74E77">
        <w:rPr>
          <w:rFonts w:ascii="Times New Roman" w:hAnsi="Times New Roman" w:cs="Times New Roman"/>
          <w:sz w:val="24"/>
          <w:szCs w:val="24"/>
        </w:rPr>
        <w:t>actually</w:t>
      </w:r>
      <w:r w:rsidR="00F16389">
        <w:rPr>
          <w:rFonts w:ascii="Times New Roman" w:hAnsi="Times New Roman" w:cs="Times New Roman"/>
          <w:sz w:val="24"/>
          <w:szCs w:val="24"/>
        </w:rPr>
        <w:t xml:space="preserve"> extend</w:t>
      </w:r>
      <w:proofErr w:type="gramEnd"/>
      <w:r w:rsidR="00F16389">
        <w:rPr>
          <w:rFonts w:ascii="Times New Roman" w:hAnsi="Times New Roman" w:cs="Times New Roman"/>
          <w:sz w:val="24"/>
          <w:szCs w:val="24"/>
        </w:rPr>
        <w:t xml:space="preserve"> the lifespan of the target species, and require a</w:t>
      </w:r>
      <w:r w:rsidR="00501B57" w:rsidRPr="00501B57">
        <w:rPr>
          <w:rFonts w:ascii="Times New Roman" w:hAnsi="Times New Roman" w:cs="Times New Roman"/>
          <w:sz w:val="24"/>
          <w:szCs w:val="24"/>
        </w:rPr>
        <w:t xml:space="preserve"> larger number of </w:t>
      </w:r>
      <w:r w:rsidR="00F16389">
        <w:rPr>
          <w:rFonts w:ascii="Times New Roman" w:hAnsi="Times New Roman" w:cs="Times New Roman"/>
          <w:sz w:val="24"/>
          <w:szCs w:val="24"/>
        </w:rPr>
        <w:t>treatments (and thus effort) to be effective</w:t>
      </w:r>
      <w:r w:rsidR="00B74E77">
        <w:rPr>
          <w:rFonts w:ascii="Times New Roman" w:hAnsi="Times New Roman" w:cs="Times New Roman"/>
          <w:sz w:val="24"/>
          <w:szCs w:val="24"/>
        </w:rPr>
        <w:t xml:space="preserve"> at eliminating existing individuals</w:t>
      </w:r>
      <w:r w:rsidR="00501B57" w:rsidRPr="00501B57">
        <w:rPr>
          <w:rFonts w:ascii="Times New Roman" w:hAnsi="Times New Roman" w:cs="Times New Roman"/>
          <w:sz w:val="24"/>
          <w:szCs w:val="24"/>
        </w:rPr>
        <w:t>.</w:t>
      </w:r>
      <w:r w:rsidR="00A23F50">
        <w:rPr>
          <w:rFonts w:ascii="Times New Roman" w:hAnsi="Times New Roman" w:cs="Times New Roman"/>
          <w:sz w:val="24"/>
          <w:szCs w:val="24"/>
        </w:rPr>
        <w:t xml:space="preserve"> </w:t>
      </w:r>
      <w:r>
        <w:rPr>
          <w:rFonts w:ascii="Times New Roman" w:hAnsi="Times New Roman" w:cs="Times New Roman"/>
          <w:sz w:val="24"/>
          <w:szCs w:val="24"/>
        </w:rPr>
        <w:t xml:space="preserve">Duration of the treatments is important as well, as trimming needs to continue through the reproductive season; </w:t>
      </w:r>
      <w:r w:rsidRPr="00EC1DA2">
        <w:rPr>
          <w:rFonts w:ascii="Times New Roman" w:hAnsi="Times New Roman" w:cs="Times New Roman"/>
          <w:sz w:val="24"/>
          <w:szCs w:val="24"/>
        </w:rPr>
        <w:t xml:space="preserve">we find that individuals that were trimmed repeatedly still produced buds, which would have likely developed into flowers and set seed if </w:t>
      </w:r>
      <w:r w:rsidR="00E355F6">
        <w:rPr>
          <w:rFonts w:ascii="Times New Roman" w:hAnsi="Times New Roman" w:cs="Times New Roman"/>
          <w:sz w:val="24"/>
          <w:szCs w:val="24"/>
        </w:rPr>
        <w:t xml:space="preserve">mowing </w:t>
      </w:r>
      <w:r w:rsidR="008F6444">
        <w:rPr>
          <w:rFonts w:ascii="Times New Roman" w:hAnsi="Times New Roman" w:cs="Times New Roman"/>
          <w:sz w:val="24"/>
          <w:szCs w:val="24"/>
        </w:rPr>
        <w:t xml:space="preserve">had </w:t>
      </w:r>
      <w:r w:rsidR="00E355F6">
        <w:rPr>
          <w:rFonts w:ascii="Times New Roman" w:hAnsi="Times New Roman" w:cs="Times New Roman"/>
          <w:sz w:val="24"/>
          <w:szCs w:val="24"/>
        </w:rPr>
        <w:t>ceased</w:t>
      </w:r>
      <w:r>
        <w:rPr>
          <w:rFonts w:ascii="Times New Roman" w:hAnsi="Times New Roman" w:cs="Times New Roman"/>
          <w:sz w:val="24"/>
          <w:szCs w:val="24"/>
        </w:rPr>
        <w:t>. Had the repeated mowing treatments been</w:t>
      </w:r>
      <w:r w:rsidR="00B74E77">
        <w:rPr>
          <w:rFonts w:ascii="Times New Roman" w:hAnsi="Times New Roman" w:cs="Times New Roman"/>
          <w:sz w:val="24"/>
          <w:szCs w:val="24"/>
        </w:rPr>
        <w:t xml:space="preserve"> </w:t>
      </w:r>
      <w:r w:rsidR="00E355F6">
        <w:rPr>
          <w:rFonts w:ascii="Times New Roman" w:hAnsi="Times New Roman" w:cs="Times New Roman"/>
          <w:sz w:val="24"/>
          <w:szCs w:val="24"/>
        </w:rPr>
        <w:t xml:space="preserve">terminated </w:t>
      </w:r>
      <w:r w:rsidR="00B74E77">
        <w:rPr>
          <w:rFonts w:ascii="Times New Roman" w:hAnsi="Times New Roman" w:cs="Times New Roman"/>
          <w:sz w:val="24"/>
          <w:szCs w:val="24"/>
        </w:rPr>
        <w:t xml:space="preserve">before or part of the way through the reproductive season, these efforts would have </w:t>
      </w:r>
      <w:r w:rsidR="00EB6CFC">
        <w:rPr>
          <w:rFonts w:ascii="Times New Roman" w:hAnsi="Times New Roman" w:cs="Times New Roman"/>
          <w:sz w:val="24"/>
          <w:szCs w:val="24"/>
        </w:rPr>
        <w:t>not been particularly fruitful</w:t>
      </w:r>
      <w:r w:rsidR="00B74E77">
        <w:rPr>
          <w:rFonts w:ascii="Times New Roman" w:hAnsi="Times New Roman" w:cs="Times New Roman"/>
          <w:sz w:val="24"/>
          <w:szCs w:val="24"/>
        </w:rPr>
        <w:t xml:space="preserve"> </w:t>
      </w:r>
      <w:ins w:id="146" w:author="Trevor Drees" w:date="2025-06-04T20:50:00Z" w16du:dateUtc="2025-06-05T03:50:00Z">
        <w:r w:rsidR="00431865">
          <w:rPr>
            <w:rFonts w:ascii="Times New Roman" w:hAnsi="Times New Roman" w:cs="Times New Roman"/>
            <w:sz w:val="24"/>
            <w:szCs w:val="24"/>
          </w:rPr>
          <w:t xml:space="preserve">(and prior efforts would have been wasted) </w:t>
        </w:r>
      </w:ins>
      <w:r w:rsidR="00B74E77">
        <w:rPr>
          <w:rFonts w:ascii="Times New Roman" w:hAnsi="Times New Roman" w:cs="Times New Roman"/>
          <w:sz w:val="24"/>
          <w:szCs w:val="24"/>
        </w:rPr>
        <w:t>since individuals would</w:t>
      </w:r>
      <w:r w:rsidR="00EB6CFC">
        <w:rPr>
          <w:rFonts w:ascii="Times New Roman" w:hAnsi="Times New Roman" w:cs="Times New Roman"/>
          <w:sz w:val="24"/>
          <w:szCs w:val="24"/>
        </w:rPr>
        <w:t xml:space="preserve"> still</w:t>
      </w:r>
      <w:r w:rsidR="00B74E77">
        <w:rPr>
          <w:rFonts w:ascii="Times New Roman" w:hAnsi="Times New Roman" w:cs="Times New Roman"/>
          <w:sz w:val="24"/>
          <w:szCs w:val="24"/>
        </w:rPr>
        <w:t xml:space="preserve"> likely have </w:t>
      </w:r>
      <w:commentRangeStart w:id="147"/>
      <w:commentRangeStart w:id="148"/>
      <w:r w:rsidR="00B74E77">
        <w:rPr>
          <w:rFonts w:ascii="Times New Roman" w:hAnsi="Times New Roman" w:cs="Times New Roman"/>
          <w:sz w:val="24"/>
          <w:szCs w:val="24"/>
        </w:rPr>
        <w:t>reproduced</w:t>
      </w:r>
      <w:commentRangeEnd w:id="147"/>
      <w:r w:rsidR="008F6444">
        <w:rPr>
          <w:rStyle w:val="CommentReference"/>
        </w:rPr>
        <w:commentReference w:id="147"/>
      </w:r>
      <w:commentRangeEnd w:id="148"/>
      <w:r w:rsidR="00431865">
        <w:rPr>
          <w:rStyle w:val="CommentReference"/>
        </w:rPr>
        <w:commentReference w:id="148"/>
      </w:r>
      <w:r>
        <w:rPr>
          <w:rFonts w:ascii="Times New Roman" w:hAnsi="Times New Roman" w:cs="Times New Roman"/>
          <w:sz w:val="24"/>
          <w:szCs w:val="24"/>
        </w:rPr>
        <w:t xml:space="preserve">. </w:t>
      </w:r>
      <w:r w:rsidR="00501B57" w:rsidRPr="00501B57">
        <w:rPr>
          <w:rFonts w:ascii="Times New Roman" w:hAnsi="Times New Roman" w:cs="Times New Roman"/>
          <w:sz w:val="24"/>
          <w:szCs w:val="24"/>
        </w:rPr>
        <w:t xml:space="preserve">In </w:t>
      </w:r>
      <w:r w:rsidR="00A33F21">
        <w:rPr>
          <w:rFonts w:ascii="Times New Roman" w:hAnsi="Times New Roman" w:cs="Times New Roman"/>
          <w:sz w:val="24"/>
          <w:szCs w:val="24"/>
        </w:rPr>
        <w:t>other</w:t>
      </w:r>
      <w:r w:rsidR="00501B57" w:rsidRPr="00501B57">
        <w:rPr>
          <w:rFonts w:ascii="Times New Roman" w:hAnsi="Times New Roman" w:cs="Times New Roman"/>
          <w:sz w:val="24"/>
          <w:szCs w:val="24"/>
        </w:rPr>
        <w:t xml:space="preserve"> cases, </w:t>
      </w:r>
      <w:r w:rsidR="00A33F21">
        <w:rPr>
          <w:rFonts w:ascii="Times New Roman" w:hAnsi="Times New Roman" w:cs="Times New Roman"/>
          <w:sz w:val="24"/>
          <w:szCs w:val="24"/>
        </w:rPr>
        <w:t xml:space="preserve">the timing of the mowing may make matters worse; </w:t>
      </w:r>
      <w:r w:rsidR="00DF5606" w:rsidRPr="00501B57">
        <w:rPr>
          <w:rFonts w:ascii="Times New Roman" w:hAnsi="Times New Roman" w:cs="Times New Roman"/>
          <w:sz w:val="24"/>
          <w:szCs w:val="24"/>
        </w:rPr>
        <w:t>mowing</w:t>
      </w:r>
      <w:r w:rsidR="00A33F21">
        <w:rPr>
          <w:rFonts w:ascii="Times New Roman" w:hAnsi="Times New Roman" w:cs="Times New Roman"/>
          <w:sz w:val="24"/>
          <w:szCs w:val="24"/>
        </w:rPr>
        <w:t xml:space="preserve"> </w:t>
      </w:r>
      <w:r w:rsidR="00DF5606" w:rsidRPr="00501B57">
        <w:rPr>
          <w:rFonts w:ascii="Times New Roman" w:hAnsi="Times New Roman" w:cs="Times New Roman"/>
          <w:sz w:val="24"/>
          <w:szCs w:val="24"/>
        </w:rPr>
        <w:t>during or after seed set,</w:t>
      </w:r>
      <w:r w:rsidR="00A33F21">
        <w:rPr>
          <w:rFonts w:ascii="Times New Roman" w:hAnsi="Times New Roman" w:cs="Times New Roman"/>
          <w:sz w:val="24"/>
          <w:szCs w:val="24"/>
        </w:rPr>
        <w:t xml:space="preserve"> rather than </w:t>
      </w:r>
      <w:r w:rsidR="00B74E77">
        <w:rPr>
          <w:rFonts w:ascii="Times New Roman" w:hAnsi="Times New Roman" w:cs="Times New Roman"/>
          <w:sz w:val="24"/>
          <w:szCs w:val="24"/>
        </w:rPr>
        <w:t>before</w:t>
      </w:r>
      <w:r w:rsidR="00A33F21">
        <w:rPr>
          <w:rFonts w:ascii="Times New Roman" w:hAnsi="Times New Roman" w:cs="Times New Roman"/>
          <w:sz w:val="24"/>
          <w:szCs w:val="24"/>
        </w:rPr>
        <w:t>,</w:t>
      </w:r>
      <w:r w:rsidR="00DF5606" w:rsidRPr="00501B57">
        <w:rPr>
          <w:rFonts w:ascii="Times New Roman" w:hAnsi="Times New Roman" w:cs="Times New Roman"/>
          <w:sz w:val="24"/>
          <w:szCs w:val="24"/>
        </w:rPr>
        <w:t xml:space="preserve"> can actually facilitate the spread of </w:t>
      </w:r>
      <w:r w:rsidR="00F4048C">
        <w:rPr>
          <w:rFonts w:ascii="Times New Roman" w:hAnsi="Times New Roman" w:cs="Times New Roman"/>
          <w:sz w:val="24"/>
          <w:szCs w:val="24"/>
        </w:rPr>
        <w:t>the target species</w:t>
      </w:r>
      <w:r w:rsidR="00501B57" w:rsidRPr="00501B57">
        <w:rPr>
          <w:rFonts w:ascii="Times New Roman" w:hAnsi="Times New Roman" w:cs="Times New Roman"/>
          <w:sz w:val="24"/>
          <w:szCs w:val="24"/>
        </w:rPr>
        <w:t xml:space="preserve"> by aiding </w:t>
      </w:r>
      <w:r w:rsidR="00F4048C">
        <w:rPr>
          <w:rFonts w:ascii="Times New Roman" w:hAnsi="Times New Roman" w:cs="Times New Roman"/>
          <w:sz w:val="24"/>
          <w:szCs w:val="24"/>
        </w:rPr>
        <w:t>its</w:t>
      </w:r>
      <w:r w:rsidR="00501B57" w:rsidRPr="00501B57">
        <w:rPr>
          <w:rFonts w:ascii="Times New Roman" w:hAnsi="Times New Roman" w:cs="Times New Roman"/>
          <w:sz w:val="24"/>
          <w:szCs w:val="24"/>
        </w:rPr>
        <w:t xml:space="preserve"> dispersal;</w:t>
      </w:r>
      <w:r w:rsidR="00ED3B59" w:rsidRPr="00501B57">
        <w:rPr>
          <w:rFonts w:ascii="Times New Roman" w:hAnsi="Times New Roman" w:cs="Times New Roman"/>
          <w:sz w:val="24"/>
          <w:szCs w:val="24"/>
        </w:rPr>
        <w:t xml:space="preserve"> </w:t>
      </w:r>
      <w:r w:rsidR="00501B57" w:rsidRPr="00501B57">
        <w:rPr>
          <w:rFonts w:ascii="Times New Roman" w:hAnsi="Times New Roman" w:cs="Times New Roman"/>
          <w:sz w:val="24"/>
          <w:szCs w:val="24"/>
        </w:rPr>
        <w:t xml:space="preserve">this </w:t>
      </w:r>
      <w:r w:rsidR="00F4048C">
        <w:rPr>
          <w:rFonts w:ascii="Times New Roman" w:hAnsi="Times New Roman" w:cs="Times New Roman"/>
          <w:sz w:val="24"/>
          <w:szCs w:val="24"/>
        </w:rPr>
        <w:t>becomes</w:t>
      </w:r>
      <w:r w:rsidR="00ED3B59" w:rsidRPr="00501B57">
        <w:rPr>
          <w:rFonts w:ascii="Times New Roman" w:hAnsi="Times New Roman" w:cs="Times New Roman"/>
          <w:sz w:val="24"/>
          <w:szCs w:val="24"/>
        </w:rPr>
        <w:t xml:space="preserve"> more complicated when different </w:t>
      </w:r>
      <w:r w:rsidR="00F4048C">
        <w:rPr>
          <w:rFonts w:ascii="Times New Roman" w:hAnsi="Times New Roman" w:cs="Times New Roman"/>
          <w:sz w:val="24"/>
          <w:szCs w:val="24"/>
        </w:rPr>
        <w:t>species</w:t>
      </w:r>
      <w:r w:rsidR="00ED3B59" w:rsidRPr="00501B57">
        <w:rPr>
          <w:rFonts w:ascii="Times New Roman" w:hAnsi="Times New Roman" w:cs="Times New Roman"/>
          <w:sz w:val="24"/>
          <w:szCs w:val="24"/>
        </w:rPr>
        <w:t xml:space="preserve"> </w:t>
      </w:r>
      <w:r w:rsidR="00F4048C">
        <w:rPr>
          <w:rFonts w:ascii="Times New Roman" w:hAnsi="Times New Roman" w:cs="Times New Roman"/>
          <w:sz w:val="24"/>
          <w:szCs w:val="24"/>
        </w:rPr>
        <w:lastRenderedPageBreak/>
        <w:t>with staggered reproductive cycles occupy the same area</w:t>
      </w:r>
      <w:r w:rsidR="00ED3B59" w:rsidRPr="00501B57">
        <w:rPr>
          <w:rFonts w:ascii="Times New Roman" w:hAnsi="Times New Roman" w:cs="Times New Roman"/>
          <w:sz w:val="24"/>
          <w:szCs w:val="24"/>
        </w:rPr>
        <w:t>, as</w:t>
      </w:r>
      <w:r w:rsidR="00F4048C">
        <w:rPr>
          <w:rFonts w:ascii="Times New Roman" w:hAnsi="Times New Roman" w:cs="Times New Roman"/>
          <w:sz w:val="24"/>
          <w:szCs w:val="24"/>
        </w:rPr>
        <w:t xml:space="preserve"> the timing of mowing events may be sufficient to curb reproduction of one species but may facilitate the spread of others</w:t>
      </w:r>
      <w:r w:rsidR="00ED3B59" w:rsidRPr="00501B57">
        <w:rPr>
          <w:rFonts w:ascii="Times New Roman" w:hAnsi="Times New Roman" w:cs="Times New Roman"/>
          <w:sz w:val="24"/>
          <w:szCs w:val="24"/>
        </w:rPr>
        <w:t xml:space="preserve"> </w:t>
      </w:r>
      <w:r w:rsidR="00C72245" w:rsidRPr="00501B57">
        <w:rPr>
          <w:rFonts w:ascii="Times New Roman" w:hAnsi="Times New Roman" w:cs="Times New Roman"/>
          <w:sz w:val="24"/>
          <w:szCs w:val="24"/>
        </w:rPr>
        <w:t>(Donald 2006)</w:t>
      </w:r>
      <w:r w:rsidR="00501B57" w:rsidRPr="00501B57">
        <w:rPr>
          <w:rFonts w:ascii="Times New Roman" w:hAnsi="Times New Roman" w:cs="Times New Roman"/>
          <w:sz w:val="24"/>
          <w:szCs w:val="24"/>
        </w:rPr>
        <w:t>.</w:t>
      </w:r>
      <w:r w:rsidR="00F4048C">
        <w:rPr>
          <w:rFonts w:ascii="Times New Roman" w:hAnsi="Times New Roman" w:cs="Times New Roman"/>
          <w:sz w:val="24"/>
          <w:szCs w:val="24"/>
        </w:rPr>
        <w:t xml:space="preserve"> Th</w:t>
      </w:r>
      <w:ins w:id="149" w:author="Trevor Drees" w:date="2025-06-04T21:07:00Z" w16du:dateUtc="2025-06-05T04:07:00Z">
        <w:r w:rsidR="00BA7E65">
          <w:rPr>
            <w:rFonts w:ascii="Times New Roman" w:hAnsi="Times New Roman" w:cs="Times New Roman"/>
            <w:sz w:val="24"/>
            <w:szCs w:val="24"/>
          </w:rPr>
          <w:t>is</w:t>
        </w:r>
      </w:ins>
      <w:del w:id="150" w:author="Trevor Drees" w:date="2025-06-04T21:07:00Z" w16du:dateUtc="2025-06-05T04:07:00Z">
        <w:r w:rsidR="00B74E77" w:rsidDel="00BA7E65">
          <w:rPr>
            <w:rFonts w:ascii="Times New Roman" w:hAnsi="Times New Roman" w:cs="Times New Roman"/>
            <w:sz w:val="24"/>
            <w:szCs w:val="24"/>
          </w:rPr>
          <w:delText>e</w:delText>
        </w:r>
      </w:del>
      <w:r w:rsidR="00B74E77">
        <w:rPr>
          <w:rFonts w:ascii="Times New Roman" w:hAnsi="Times New Roman" w:cs="Times New Roman"/>
          <w:sz w:val="24"/>
          <w:szCs w:val="24"/>
        </w:rPr>
        <w:t xml:space="preserve"> idea of management efforts having unintended consequences that reduce their effectiveness or backfire completely</w:t>
      </w:r>
      <w:r w:rsidR="00F4048C">
        <w:rPr>
          <w:rFonts w:ascii="Times New Roman" w:hAnsi="Times New Roman" w:cs="Times New Roman"/>
          <w:sz w:val="24"/>
          <w:szCs w:val="24"/>
        </w:rPr>
        <w:t xml:space="preserve"> is not limited to mechanical methods of control</w:t>
      </w:r>
      <w:r w:rsidR="003C5863">
        <w:rPr>
          <w:rFonts w:ascii="Times New Roman" w:hAnsi="Times New Roman" w:cs="Times New Roman"/>
          <w:sz w:val="24"/>
          <w:szCs w:val="24"/>
        </w:rPr>
        <w:t xml:space="preserve"> such as mowing</w:t>
      </w:r>
      <w:ins w:id="151" w:author="Trevor Drees" w:date="2025-06-04T21:56:00Z" w16du:dateUtc="2025-06-05T04:56:00Z">
        <w:r w:rsidR="009602A4">
          <w:rPr>
            <w:rFonts w:ascii="Times New Roman" w:hAnsi="Times New Roman" w:cs="Times New Roman"/>
            <w:sz w:val="24"/>
            <w:szCs w:val="24"/>
          </w:rPr>
          <w:t xml:space="preserve"> (see </w:t>
        </w:r>
        <w:r w:rsidR="009602A4">
          <w:rPr>
            <w:rFonts w:ascii="Times New Roman" w:hAnsi="Times New Roman" w:cs="Times New Roman"/>
            <w:sz w:val="24"/>
            <w:szCs w:val="24"/>
          </w:rPr>
          <w:t xml:space="preserve">Owen </w:t>
        </w:r>
        <w:r w:rsidR="009602A4">
          <w:rPr>
            <w:rFonts w:ascii="Times New Roman" w:hAnsi="Times New Roman" w:cs="Times New Roman"/>
            <w:i/>
            <w:iCs/>
            <w:sz w:val="24"/>
            <w:szCs w:val="24"/>
          </w:rPr>
          <w:t xml:space="preserve">et </w:t>
        </w:r>
        <w:r w:rsidR="009602A4" w:rsidRPr="003B69F6">
          <w:rPr>
            <w:rFonts w:ascii="Times New Roman" w:hAnsi="Times New Roman" w:cs="Times New Roman"/>
            <w:sz w:val="24"/>
            <w:szCs w:val="24"/>
          </w:rPr>
          <w:t>al</w:t>
        </w:r>
        <w:r w:rsidR="009602A4">
          <w:rPr>
            <w:rFonts w:ascii="Times New Roman" w:hAnsi="Times New Roman" w:cs="Times New Roman"/>
            <w:sz w:val="24"/>
            <w:szCs w:val="24"/>
          </w:rPr>
          <w:t>. 2005,</w:t>
        </w:r>
        <w:r w:rsidR="009602A4">
          <w:rPr>
            <w:rFonts w:ascii="Times New Roman" w:hAnsi="Times New Roman" w:cs="Times New Roman"/>
            <w:sz w:val="24"/>
            <w:szCs w:val="24"/>
          </w:rPr>
          <w:t xml:space="preserve"> </w:t>
        </w:r>
        <w:r w:rsidR="009602A4">
          <w:rPr>
            <w:rFonts w:ascii="Times New Roman" w:hAnsi="Times New Roman" w:cs="Times New Roman"/>
            <w:sz w:val="24"/>
            <w:szCs w:val="24"/>
          </w:rPr>
          <w:t xml:space="preserve">Rinella </w:t>
        </w:r>
        <w:r w:rsidR="009602A4">
          <w:rPr>
            <w:rFonts w:ascii="Times New Roman" w:hAnsi="Times New Roman" w:cs="Times New Roman"/>
            <w:i/>
            <w:iCs/>
            <w:sz w:val="24"/>
            <w:szCs w:val="24"/>
          </w:rPr>
          <w:t>et al</w:t>
        </w:r>
        <w:r w:rsidR="009602A4">
          <w:rPr>
            <w:rFonts w:ascii="Times New Roman" w:hAnsi="Times New Roman" w:cs="Times New Roman"/>
            <w:sz w:val="24"/>
            <w:szCs w:val="24"/>
          </w:rPr>
          <w:t>. 2009</w:t>
        </w:r>
        <w:r w:rsidR="009602A4">
          <w:rPr>
            <w:rFonts w:ascii="Times New Roman" w:hAnsi="Times New Roman" w:cs="Times New Roman"/>
            <w:sz w:val="24"/>
            <w:szCs w:val="24"/>
          </w:rPr>
          <w:t>,</w:t>
        </w:r>
        <w:r w:rsidR="009602A4">
          <w:rPr>
            <w:rFonts w:ascii="Times New Roman" w:hAnsi="Times New Roman" w:cs="Times New Roman"/>
            <w:sz w:val="24"/>
            <w:szCs w:val="24"/>
          </w:rPr>
          <w:t xml:space="preserve"> </w:t>
        </w:r>
        <w:r w:rsidR="009602A4" w:rsidRPr="003B69F6">
          <w:rPr>
            <w:rFonts w:ascii="Times New Roman" w:hAnsi="Times New Roman" w:cs="Times New Roman"/>
            <w:sz w:val="24"/>
            <w:szCs w:val="24"/>
          </w:rPr>
          <w:t>Ofosu</w:t>
        </w:r>
        <w:r w:rsidR="009602A4">
          <w:rPr>
            <w:rFonts w:ascii="Times New Roman" w:hAnsi="Times New Roman" w:cs="Times New Roman"/>
            <w:sz w:val="24"/>
            <w:szCs w:val="24"/>
          </w:rPr>
          <w:t xml:space="preserve"> </w:t>
        </w:r>
        <w:r w:rsidR="009602A4">
          <w:rPr>
            <w:rFonts w:ascii="Times New Roman" w:hAnsi="Times New Roman" w:cs="Times New Roman"/>
            <w:i/>
            <w:iCs/>
            <w:sz w:val="24"/>
            <w:szCs w:val="24"/>
          </w:rPr>
          <w:t>et al</w:t>
        </w:r>
        <w:r w:rsidR="009602A4">
          <w:rPr>
            <w:rFonts w:ascii="Times New Roman" w:hAnsi="Times New Roman" w:cs="Times New Roman"/>
            <w:sz w:val="24"/>
            <w:szCs w:val="24"/>
          </w:rPr>
          <w:t>. 2023</w:t>
        </w:r>
        <w:r w:rsidR="009602A4">
          <w:rPr>
            <w:rFonts w:ascii="Times New Roman" w:hAnsi="Times New Roman" w:cs="Times New Roman"/>
            <w:sz w:val="24"/>
            <w:szCs w:val="24"/>
          </w:rPr>
          <w:t xml:space="preserve"> for examples regarding herbicide use)</w:t>
        </w:r>
      </w:ins>
      <w:del w:id="152" w:author="Trevor Drees" w:date="2025-06-04T21:08:00Z" w16du:dateUtc="2025-06-05T04:08:00Z">
        <w:r w:rsidR="00F4048C" w:rsidDel="00BA7E65">
          <w:rPr>
            <w:rFonts w:ascii="Times New Roman" w:hAnsi="Times New Roman" w:cs="Times New Roman"/>
            <w:sz w:val="24"/>
            <w:szCs w:val="24"/>
          </w:rPr>
          <w:delText>,</w:delText>
        </w:r>
      </w:del>
      <w:ins w:id="153" w:author="Trevor Drees" w:date="2025-06-04T21:29:00Z" w16du:dateUtc="2025-06-05T04:29:00Z">
        <w:r w:rsidR="001D6D4A">
          <w:rPr>
            <w:rFonts w:ascii="Times New Roman" w:hAnsi="Times New Roman" w:cs="Times New Roman"/>
            <w:sz w:val="24"/>
            <w:szCs w:val="24"/>
          </w:rPr>
          <w:t xml:space="preserve"> </w:t>
        </w:r>
      </w:ins>
      <w:ins w:id="154" w:author="Trevor Drees" w:date="2025-06-04T21:56:00Z" w16du:dateUtc="2025-06-05T04:56:00Z">
        <w:r w:rsidR="009602A4">
          <w:rPr>
            <w:rFonts w:ascii="Times New Roman" w:hAnsi="Times New Roman" w:cs="Times New Roman"/>
            <w:sz w:val="24"/>
            <w:szCs w:val="24"/>
          </w:rPr>
          <w:t>, nor is it limited to</w:t>
        </w:r>
      </w:ins>
      <w:del w:id="155" w:author="Trevor Drees" w:date="2025-06-04T21:08:00Z" w16du:dateUtc="2025-06-05T04:08:00Z">
        <w:r w:rsidR="00F4048C" w:rsidDel="00BA7E65">
          <w:rPr>
            <w:rFonts w:ascii="Times New Roman" w:hAnsi="Times New Roman" w:cs="Times New Roman"/>
            <w:sz w:val="24"/>
            <w:szCs w:val="24"/>
          </w:rPr>
          <w:delText xml:space="preserve"> </w:delText>
        </w:r>
        <w:commentRangeStart w:id="156"/>
        <w:commentRangeStart w:id="157"/>
        <w:r w:rsidR="00F4048C" w:rsidDel="00BA7E65">
          <w:rPr>
            <w:rFonts w:ascii="Times New Roman" w:hAnsi="Times New Roman" w:cs="Times New Roman"/>
            <w:sz w:val="24"/>
            <w:szCs w:val="24"/>
          </w:rPr>
          <w:delText>eithe</w:delText>
        </w:r>
        <w:commentRangeEnd w:id="156"/>
        <w:r w:rsidR="008F6444" w:rsidDel="00BA7E65">
          <w:rPr>
            <w:rStyle w:val="CommentReference"/>
          </w:rPr>
          <w:commentReference w:id="156"/>
        </w:r>
        <w:commentRangeEnd w:id="157"/>
        <w:r w:rsidR="00431865" w:rsidDel="00BA7E65">
          <w:rPr>
            <w:rStyle w:val="CommentReference"/>
          </w:rPr>
          <w:commentReference w:id="157"/>
        </w:r>
        <w:r w:rsidR="00F4048C" w:rsidDel="00BA7E65">
          <w:rPr>
            <w:rFonts w:ascii="Times New Roman" w:hAnsi="Times New Roman" w:cs="Times New Roman"/>
            <w:sz w:val="24"/>
            <w:szCs w:val="24"/>
          </w:rPr>
          <w:delText>r</w:delText>
        </w:r>
      </w:del>
      <w:ins w:id="158" w:author="Trevor Drees" w:date="2025-06-04T21:08:00Z" w16du:dateUtc="2025-06-05T04:08:00Z">
        <w:r w:rsidR="00BA7E65">
          <w:rPr>
            <w:rFonts w:ascii="Times New Roman" w:hAnsi="Times New Roman" w:cs="Times New Roman"/>
            <w:sz w:val="24"/>
            <w:szCs w:val="24"/>
          </w:rPr>
          <w:t xml:space="preserve"> plant</w:t>
        </w:r>
      </w:ins>
      <w:ins w:id="159" w:author="Trevor Drees" w:date="2025-06-04T21:56:00Z" w16du:dateUtc="2025-06-05T04:56:00Z">
        <w:r w:rsidR="009602A4">
          <w:rPr>
            <w:rFonts w:ascii="Times New Roman" w:hAnsi="Times New Roman" w:cs="Times New Roman"/>
            <w:sz w:val="24"/>
            <w:szCs w:val="24"/>
          </w:rPr>
          <w:t>s</w:t>
        </w:r>
      </w:ins>
      <w:ins w:id="160" w:author="Trevor Drees" w:date="2025-06-04T21:08:00Z" w16du:dateUtc="2025-06-05T04:08:00Z">
        <w:r w:rsidR="00BA7E65">
          <w:rPr>
            <w:rFonts w:ascii="Times New Roman" w:hAnsi="Times New Roman" w:cs="Times New Roman"/>
            <w:sz w:val="24"/>
            <w:szCs w:val="24"/>
          </w:rPr>
          <w:t xml:space="preserve"> </w:t>
        </w:r>
      </w:ins>
      <w:ins w:id="161" w:author="Trevor Drees" w:date="2025-06-04T20:58:00Z" w16du:dateUtc="2025-06-05T03:58:00Z">
        <w:r w:rsidR="00431865">
          <w:rPr>
            <w:rFonts w:ascii="Times New Roman" w:hAnsi="Times New Roman" w:cs="Times New Roman"/>
            <w:sz w:val="24"/>
            <w:szCs w:val="24"/>
          </w:rPr>
          <w:t xml:space="preserve">(e.g. </w:t>
        </w:r>
      </w:ins>
      <w:ins w:id="162" w:author="Trevor Drees" w:date="2025-06-04T21:52:00Z" w16du:dateUtc="2025-06-05T04:52:00Z">
        <w:r w:rsidR="009602A4">
          <w:rPr>
            <w:rFonts w:ascii="Times New Roman" w:hAnsi="Times New Roman" w:cs="Times New Roman"/>
            <w:sz w:val="24"/>
            <w:szCs w:val="24"/>
          </w:rPr>
          <w:t xml:space="preserve">Messing and Wright 2006, </w:t>
        </w:r>
      </w:ins>
      <w:ins w:id="163" w:author="Trevor Drees" w:date="2025-06-04T21:45:00Z" w16du:dateUtc="2025-06-05T04:45:00Z">
        <w:r w:rsidR="004073E1">
          <w:rPr>
            <w:rFonts w:ascii="Times New Roman" w:hAnsi="Times New Roman" w:cs="Times New Roman"/>
            <w:sz w:val="24"/>
            <w:szCs w:val="24"/>
          </w:rPr>
          <w:t xml:space="preserve">Bergstrom </w:t>
        </w:r>
        <w:r w:rsidR="004073E1">
          <w:rPr>
            <w:rFonts w:ascii="Times New Roman" w:hAnsi="Times New Roman" w:cs="Times New Roman"/>
            <w:i/>
            <w:iCs/>
            <w:sz w:val="24"/>
            <w:szCs w:val="24"/>
          </w:rPr>
          <w:t xml:space="preserve">et al. </w:t>
        </w:r>
        <w:r w:rsidR="004073E1">
          <w:rPr>
            <w:rFonts w:ascii="Times New Roman" w:hAnsi="Times New Roman" w:cs="Times New Roman"/>
            <w:sz w:val="24"/>
            <w:szCs w:val="24"/>
          </w:rPr>
          <w:t xml:space="preserve">2009, </w:t>
        </w:r>
      </w:ins>
      <w:ins w:id="164" w:author="Trevor Drees" w:date="2025-06-04T21:11:00Z" w16du:dateUtc="2025-06-05T04:11:00Z">
        <w:r w:rsidR="00CA4B0E">
          <w:rPr>
            <w:rFonts w:ascii="Times New Roman" w:hAnsi="Times New Roman" w:cs="Times New Roman"/>
            <w:sz w:val="24"/>
            <w:szCs w:val="24"/>
          </w:rPr>
          <w:t xml:space="preserve">Zipkin </w:t>
        </w:r>
        <w:r w:rsidR="00CA4B0E" w:rsidRPr="00CA4B0E">
          <w:rPr>
            <w:rFonts w:ascii="Times New Roman" w:hAnsi="Times New Roman" w:cs="Times New Roman"/>
            <w:i/>
            <w:iCs/>
            <w:sz w:val="24"/>
            <w:szCs w:val="24"/>
            <w:rPrChange w:id="165" w:author="Trevor Drees" w:date="2025-06-04T21:11:00Z" w16du:dateUtc="2025-06-05T04:11:00Z">
              <w:rPr>
                <w:rFonts w:ascii="Times New Roman" w:hAnsi="Times New Roman" w:cs="Times New Roman"/>
                <w:sz w:val="24"/>
                <w:szCs w:val="24"/>
              </w:rPr>
            </w:rPrChange>
          </w:rPr>
          <w:t>et al</w:t>
        </w:r>
        <w:r w:rsidR="00CA4B0E">
          <w:rPr>
            <w:rFonts w:ascii="Times New Roman" w:hAnsi="Times New Roman" w:cs="Times New Roman"/>
            <w:sz w:val="24"/>
            <w:szCs w:val="24"/>
          </w:rPr>
          <w:t xml:space="preserve">. 2009, </w:t>
        </w:r>
      </w:ins>
      <w:ins w:id="166" w:author="Trevor Drees" w:date="2025-06-04T21:02:00Z" w16du:dateUtc="2025-06-05T04:02:00Z">
        <w:r w:rsidR="00BA7E65">
          <w:rPr>
            <w:rFonts w:ascii="Times New Roman" w:hAnsi="Times New Roman" w:cs="Times New Roman"/>
            <w:sz w:val="24"/>
            <w:szCs w:val="24"/>
          </w:rPr>
          <w:t xml:space="preserve">Howerton </w:t>
        </w:r>
        <w:r w:rsidR="00BA7E65">
          <w:rPr>
            <w:rFonts w:ascii="Times New Roman" w:hAnsi="Times New Roman" w:cs="Times New Roman"/>
            <w:i/>
            <w:iCs/>
            <w:sz w:val="24"/>
            <w:szCs w:val="24"/>
          </w:rPr>
          <w:t>et al.</w:t>
        </w:r>
        <w:r w:rsidR="00BA7E65">
          <w:rPr>
            <w:rFonts w:ascii="Times New Roman" w:hAnsi="Times New Roman" w:cs="Times New Roman"/>
            <w:sz w:val="24"/>
            <w:szCs w:val="24"/>
          </w:rPr>
          <w:t xml:space="preserve"> 2024</w:t>
        </w:r>
      </w:ins>
      <w:ins w:id="167" w:author="Trevor Drees" w:date="2025-06-04T20:58:00Z" w16du:dateUtc="2025-06-05T03:58:00Z">
        <w:r w:rsidR="00431865">
          <w:rPr>
            <w:rFonts w:ascii="Times New Roman" w:hAnsi="Times New Roman" w:cs="Times New Roman"/>
            <w:sz w:val="24"/>
            <w:szCs w:val="24"/>
          </w:rPr>
          <w:t>)</w:t>
        </w:r>
      </w:ins>
      <w:r w:rsidR="00F4048C">
        <w:rPr>
          <w:rFonts w:ascii="Times New Roman" w:hAnsi="Times New Roman" w:cs="Times New Roman"/>
          <w:sz w:val="24"/>
          <w:szCs w:val="24"/>
        </w:rPr>
        <w:t xml:space="preserve">. </w:t>
      </w:r>
      <w:commentRangeStart w:id="168"/>
      <w:commentRangeStart w:id="169"/>
      <w:del w:id="170" w:author="Trevor Drees" w:date="2025-06-04T21:01:00Z" w16du:dateUtc="2025-06-05T04:01:00Z">
        <w:r w:rsidR="00F4048C" w:rsidDel="00BA7E65">
          <w:rPr>
            <w:rFonts w:ascii="Times New Roman" w:hAnsi="Times New Roman" w:cs="Times New Roman"/>
            <w:sz w:val="24"/>
            <w:szCs w:val="24"/>
          </w:rPr>
          <w:delText xml:space="preserve">For example, while </w:delText>
        </w:r>
        <w:r w:rsidR="00A86CC0" w:rsidDel="00BA7E65">
          <w:rPr>
            <w:rFonts w:ascii="Times New Roman" w:hAnsi="Times New Roman" w:cs="Times New Roman"/>
            <w:sz w:val="24"/>
            <w:szCs w:val="24"/>
          </w:rPr>
          <w:delText xml:space="preserve">herbicides can be </w:delText>
        </w:r>
        <w:r w:rsidR="003B69F6" w:rsidDel="00BA7E65">
          <w:rPr>
            <w:rFonts w:ascii="Times New Roman" w:hAnsi="Times New Roman" w:cs="Times New Roman"/>
            <w:sz w:val="24"/>
            <w:szCs w:val="24"/>
          </w:rPr>
          <w:delText>a</w:delText>
        </w:r>
        <w:r w:rsidR="00F4048C" w:rsidDel="00BA7E65">
          <w:rPr>
            <w:rFonts w:ascii="Times New Roman" w:hAnsi="Times New Roman" w:cs="Times New Roman"/>
            <w:sz w:val="24"/>
            <w:szCs w:val="24"/>
          </w:rPr>
          <w:delText xml:space="preserve"> consistent and </w:delText>
        </w:r>
        <w:r w:rsidR="00A86CC0" w:rsidDel="00BA7E65">
          <w:rPr>
            <w:rFonts w:ascii="Times New Roman" w:hAnsi="Times New Roman" w:cs="Times New Roman"/>
            <w:sz w:val="24"/>
            <w:szCs w:val="24"/>
          </w:rPr>
          <w:delText xml:space="preserve">effective </w:delText>
        </w:r>
        <w:r w:rsidR="00F4048C" w:rsidDel="00BA7E65">
          <w:rPr>
            <w:rFonts w:ascii="Times New Roman" w:hAnsi="Times New Roman" w:cs="Times New Roman"/>
            <w:sz w:val="24"/>
            <w:szCs w:val="24"/>
          </w:rPr>
          <w:delText>method of curbing invasive or weedy plants, longer-term use can select for herbicide-resistant individuals and reduce the effectiveness of additional treatments (</w:delText>
        </w:r>
        <w:r w:rsidR="003B69F6" w:rsidDel="00BA7E65">
          <w:rPr>
            <w:rFonts w:ascii="Times New Roman" w:hAnsi="Times New Roman" w:cs="Times New Roman"/>
            <w:sz w:val="24"/>
            <w:szCs w:val="24"/>
          </w:rPr>
          <w:delText xml:space="preserve">Owen </w:delText>
        </w:r>
        <w:r w:rsidR="003B69F6" w:rsidDel="00BA7E65">
          <w:rPr>
            <w:rFonts w:ascii="Times New Roman" w:hAnsi="Times New Roman" w:cs="Times New Roman"/>
            <w:i/>
            <w:iCs/>
            <w:sz w:val="24"/>
            <w:szCs w:val="24"/>
          </w:rPr>
          <w:delText xml:space="preserve">et </w:delText>
        </w:r>
        <w:r w:rsidR="003B69F6" w:rsidRPr="003B69F6" w:rsidDel="00BA7E65">
          <w:rPr>
            <w:rFonts w:ascii="Times New Roman" w:hAnsi="Times New Roman" w:cs="Times New Roman"/>
            <w:sz w:val="24"/>
            <w:szCs w:val="24"/>
          </w:rPr>
          <w:delText>al</w:delText>
        </w:r>
        <w:r w:rsidR="003B69F6" w:rsidDel="00BA7E65">
          <w:rPr>
            <w:rFonts w:ascii="Times New Roman" w:hAnsi="Times New Roman" w:cs="Times New Roman"/>
            <w:sz w:val="24"/>
            <w:szCs w:val="24"/>
          </w:rPr>
          <w:delText xml:space="preserve">. 2005, </w:delText>
        </w:r>
        <w:r w:rsidR="00F4048C" w:rsidRPr="003B69F6" w:rsidDel="00BA7E65">
          <w:rPr>
            <w:rFonts w:ascii="Times New Roman" w:hAnsi="Times New Roman" w:cs="Times New Roman"/>
            <w:sz w:val="24"/>
            <w:szCs w:val="24"/>
          </w:rPr>
          <w:delText>Ofosu</w:delText>
        </w:r>
        <w:r w:rsidR="00F4048C" w:rsidDel="00BA7E65">
          <w:rPr>
            <w:rFonts w:ascii="Times New Roman" w:hAnsi="Times New Roman" w:cs="Times New Roman"/>
            <w:sz w:val="24"/>
            <w:szCs w:val="24"/>
          </w:rPr>
          <w:delText xml:space="preserve"> </w:delText>
        </w:r>
        <w:r w:rsidR="00F4048C" w:rsidDel="00BA7E65">
          <w:rPr>
            <w:rFonts w:ascii="Times New Roman" w:hAnsi="Times New Roman" w:cs="Times New Roman"/>
            <w:i/>
            <w:iCs/>
            <w:sz w:val="24"/>
            <w:szCs w:val="24"/>
          </w:rPr>
          <w:delText>et al</w:delText>
        </w:r>
        <w:r w:rsidR="00F4048C" w:rsidDel="00BA7E65">
          <w:rPr>
            <w:rFonts w:ascii="Times New Roman" w:hAnsi="Times New Roman" w:cs="Times New Roman"/>
            <w:sz w:val="24"/>
            <w:szCs w:val="24"/>
          </w:rPr>
          <w:delText>. 2023).</w:delText>
        </w:r>
        <w:commentRangeEnd w:id="168"/>
        <w:r w:rsidR="008F6444" w:rsidDel="00BA7E65">
          <w:rPr>
            <w:rStyle w:val="CommentReference"/>
          </w:rPr>
          <w:commentReference w:id="168"/>
        </w:r>
        <w:commentRangeEnd w:id="169"/>
        <w:r w:rsidR="00BA7E65" w:rsidDel="00BA7E65">
          <w:rPr>
            <w:rStyle w:val="CommentReference"/>
          </w:rPr>
          <w:commentReference w:id="169"/>
        </w:r>
      </w:del>
    </w:p>
    <w:p w14:paraId="7CECC5F9" w14:textId="605206B5" w:rsidR="009343B0" w:rsidRDefault="0099629E" w:rsidP="00604784">
      <w:pPr>
        <w:spacing w:after="0" w:line="480" w:lineRule="auto"/>
        <w:ind w:firstLine="284"/>
        <w:rPr>
          <w:rFonts w:ascii="Times New Roman" w:hAnsi="Times New Roman" w:cs="Times New Roman"/>
          <w:sz w:val="24"/>
          <w:szCs w:val="24"/>
        </w:rPr>
      </w:pPr>
      <w:r w:rsidRPr="00214E0A">
        <w:rPr>
          <w:rFonts w:ascii="Times New Roman" w:hAnsi="Times New Roman" w:cs="Times New Roman"/>
          <w:sz w:val="24"/>
          <w:szCs w:val="24"/>
        </w:rPr>
        <w:t>While our experiment</w:t>
      </w:r>
      <w:r w:rsidR="005D68BA" w:rsidRPr="00214E0A">
        <w:rPr>
          <w:rFonts w:ascii="Times New Roman" w:hAnsi="Times New Roman" w:cs="Times New Roman"/>
          <w:sz w:val="24"/>
          <w:szCs w:val="24"/>
        </w:rPr>
        <w:t xml:space="preserve"> found that increased growing temperatures increased maximum thistle height, there was </w:t>
      </w:r>
      <w:r w:rsidR="00C12586" w:rsidRPr="00214E0A">
        <w:rPr>
          <w:rFonts w:ascii="Times New Roman" w:hAnsi="Times New Roman" w:cs="Times New Roman"/>
          <w:sz w:val="24"/>
          <w:szCs w:val="24"/>
        </w:rPr>
        <w:t>no</w:t>
      </w:r>
      <w:r w:rsidR="005D68BA" w:rsidRPr="00214E0A">
        <w:rPr>
          <w:rFonts w:ascii="Times New Roman" w:hAnsi="Times New Roman" w:cs="Times New Roman"/>
          <w:sz w:val="24"/>
          <w:szCs w:val="24"/>
        </w:rPr>
        <w:t xml:space="preserve"> evidence that these increased temperatures significantly impacted the effectiveness of most mowing treatments at curbing survival and reproduction</w:t>
      </w:r>
      <w:r w:rsidR="00C12586" w:rsidRPr="00214E0A">
        <w:rPr>
          <w:rFonts w:ascii="Times New Roman" w:hAnsi="Times New Roman" w:cs="Times New Roman"/>
          <w:sz w:val="24"/>
          <w:szCs w:val="24"/>
        </w:rPr>
        <w:t xml:space="preserve">, save for the 10 cm mowing treatment on </w:t>
      </w:r>
      <w:r w:rsidR="005D68BA" w:rsidRPr="00214E0A">
        <w:rPr>
          <w:rFonts w:ascii="Times New Roman" w:hAnsi="Times New Roman" w:cs="Times New Roman"/>
          <w:i/>
          <w:iCs/>
          <w:sz w:val="24"/>
          <w:szCs w:val="24"/>
        </w:rPr>
        <w:t xml:space="preserve">C. </w:t>
      </w:r>
      <w:proofErr w:type="spellStart"/>
      <w:r w:rsidR="005D68BA" w:rsidRPr="00214E0A">
        <w:rPr>
          <w:rFonts w:ascii="Times New Roman" w:hAnsi="Times New Roman" w:cs="Times New Roman"/>
          <w:i/>
          <w:iCs/>
          <w:sz w:val="24"/>
          <w:szCs w:val="24"/>
        </w:rPr>
        <w:t>acanthoides</w:t>
      </w:r>
      <w:proofErr w:type="spellEnd"/>
      <w:r w:rsidR="00C12586" w:rsidRPr="00214E0A">
        <w:rPr>
          <w:rFonts w:ascii="Times New Roman" w:hAnsi="Times New Roman" w:cs="Times New Roman"/>
          <w:sz w:val="24"/>
          <w:szCs w:val="24"/>
        </w:rPr>
        <w:t>; here</w:t>
      </w:r>
      <w:r w:rsidR="005D68BA" w:rsidRPr="00214E0A">
        <w:rPr>
          <w:rFonts w:ascii="Times New Roman" w:hAnsi="Times New Roman" w:cs="Times New Roman"/>
          <w:sz w:val="24"/>
          <w:szCs w:val="24"/>
        </w:rPr>
        <w:t>,</w:t>
      </w:r>
      <w:r w:rsidR="00C12586" w:rsidRPr="00214E0A">
        <w:rPr>
          <w:rFonts w:ascii="Times New Roman" w:hAnsi="Times New Roman" w:cs="Times New Roman"/>
          <w:sz w:val="24"/>
          <w:szCs w:val="24"/>
        </w:rPr>
        <w:t xml:space="preserve"> we found that</w:t>
      </w:r>
      <w:r w:rsidR="005D68BA" w:rsidRPr="00214E0A">
        <w:rPr>
          <w:rFonts w:ascii="Times New Roman" w:hAnsi="Times New Roman" w:cs="Times New Roman"/>
          <w:sz w:val="24"/>
          <w:szCs w:val="24"/>
        </w:rPr>
        <w:t xml:space="preserve"> warming decreased the risk of death and thus reduced the effectiveness of mowing.</w:t>
      </w:r>
      <w:r w:rsidR="00C12586" w:rsidRPr="00214E0A">
        <w:rPr>
          <w:rFonts w:ascii="Times New Roman" w:hAnsi="Times New Roman" w:cs="Times New Roman"/>
          <w:sz w:val="24"/>
          <w:szCs w:val="24"/>
        </w:rPr>
        <w:t xml:space="preserve"> </w:t>
      </w:r>
      <w:commentRangeStart w:id="171"/>
      <w:commentRangeStart w:id="172"/>
      <w:r w:rsidR="00C12586" w:rsidRPr="00214E0A">
        <w:rPr>
          <w:rFonts w:ascii="Times New Roman" w:hAnsi="Times New Roman" w:cs="Times New Roman"/>
          <w:sz w:val="24"/>
          <w:szCs w:val="24"/>
        </w:rPr>
        <w:t>The lack of warming-mowing interactions may be in part due to the resource constraints on the experiment resulting in low sample sizes, reducing statistical power and making these interactions difficult to detect</w:t>
      </w:r>
      <w:r w:rsidR="00214E0A">
        <w:rPr>
          <w:rFonts w:ascii="Times New Roman" w:hAnsi="Times New Roman" w:cs="Times New Roman"/>
          <w:sz w:val="24"/>
          <w:szCs w:val="24"/>
        </w:rPr>
        <w:t>; repetition of this experiment at a larger scaler may help provide more clarity on whether these interactions truly exist.</w:t>
      </w:r>
      <w:commentRangeEnd w:id="171"/>
      <w:r w:rsidR="00C25A34">
        <w:rPr>
          <w:rStyle w:val="CommentReference"/>
        </w:rPr>
        <w:commentReference w:id="171"/>
      </w:r>
      <w:commentRangeEnd w:id="172"/>
      <w:r w:rsidR="00B96F2C">
        <w:rPr>
          <w:rStyle w:val="CommentReference"/>
        </w:rPr>
        <w:commentReference w:id="172"/>
      </w:r>
      <w:r w:rsidR="005D68BA" w:rsidRPr="00214E0A">
        <w:rPr>
          <w:rFonts w:ascii="Times New Roman" w:hAnsi="Times New Roman" w:cs="Times New Roman"/>
          <w:sz w:val="24"/>
          <w:szCs w:val="24"/>
        </w:rPr>
        <w:t xml:space="preserve"> </w:t>
      </w:r>
      <w:r w:rsidR="00C12586">
        <w:rPr>
          <w:rFonts w:ascii="Times New Roman" w:hAnsi="Times New Roman" w:cs="Times New Roman"/>
          <w:sz w:val="24"/>
          <w:szCs w:val="24"/>
        </w:rPr>
        <w:t xml:space="preserve">Interestingly, </w:t>
      </w:r>
      <w:r w:rsidR="00D740C5" w:rsidRPr="00442511">
        <w:rPr>
          <w:rFonts w:ascii="Times New Roman" w:hAnsi="Times New Roman" w:cs="Times New Roman"/>
          <w:sz w:val="24"/>
          <w:szCs w:val="24"/>
        </w:rPr>
        <w:t xml:space="preserve">Keller and Shea </w:t>
      </w:r>
      <w:r w:rsidR="005D68BA">
        <w:rPr>
          <w:rFonts w:ascii="Times New Roman" w:hAnsi="Times New Roman" w:cs="Times New Roman"/>
          <w:sz w:val="24"/>
          <w:szCs w:val="24"/>
        </w:rPr>
        <w:t>(</w:t>
      </w:r>
      <w:r w:rsidR="00D740C5" w:rsidRPr="00442511">
        <w:rPr>
          <w:rFonts w:ascii="Times New Roman" w:hAnsi="Times New Roman" w:cs="Times New Roman"/>
          <w:sz w:val="24"/>
          <w:szCs w:val="24"/>
        </w:rPr>
        <w:t>2022)</w:t>
      </w:r>
      <w:r w:rsidR="00D740C5">
        <w:rPr>
          <w:rFonts w:ascii="Times New Roman" w:hAnsi="Times New Roman" w:cs="Times New Roman"/>
          <w:sz w:val="24"/>
          <w:szCs w:val="24"/>
        </w:rPr>
        <w:t xml:space="preserve"> </w:t>
      </w:r>
      <w:r w:rsidR="005D68BA">
        <w:rPr>
          <w:rFonts w:ascii="Times New Roman" w:hAnsi="Times New Roman" w:cs="Times New Roman"/>
          <w:sz w:val="24"/>
          <w:szCs w:val="24"/>
        </w:rPr>
        <w:t>demonstrate</w:t>
      </w:r>
      <w:r>
        <w:rPr>
          <w:rFonts w:ascii="Times New Roman" w:hAnsi="Times New Roman" w:cs="Times New Roman"/>
          <w:sz w:val="24"/>
          <w:szCs w:val="24"/>
        </w:rPr>
        <w:t xml:space="preserve"> that for </w:t>
      </w:r>
      <w:r w:rsidRPr="005D68BA">
        <w:rPr>
          <w:rFonts w:ascii="Times New Roman" w:hAnsi="Times New Roman" w:cs="Times New Roman"/>
          <w:i/>
          <w:iCs/>
          <w:sz w:val="24"/>
          <w:szCs w:val="24"/>
        </w:rPr>
        <w:t>C. nutans</w:t>
      </w:r>
      <w:r>
        <w:rPr>
          <w:rFonts w:ascii="Times New Roman" w:hAnsi="Times New Roman" w:cs="Times New Roman"/>
          <w:sz w:val="24"/>
          <w:szCs w:val="24"/>
        </w:rPr>
        <w:t xml:space="preserve">, increased growing temperatures </w:t>
      </w:r>
      <w:r w:rsidR="00214E0A">
        <w:rPr>
          <w:rFonts w:ascii="Times New Roman" w:hAnsi="Times New Roman" w:cs="Times New Roman"/>
          <w:sz w:val="24"/>
          <w:szCs w:val="24"/>
        </w:rPr>
        <w:t>did indeed reduce</w:t>
      </w:r>
      <w:r>
        <w:rPr>
          <w:rFonts w:ascii="Times New Roman" w:hAnsi="Times New Roman" w:cs="Times New Roman"/>
          <w:sz w:val="24"/>
          <w:szCs w:val="24"/>
        </w:rPr>
        <w:t xml:space="preserve"> the effectiveness of mowing treatments</w:t>
      </w:r>
      <w:r w:rsidR="00214E0A">
        <w:rPr>
          <w:rFonts w:ascii="Times New Roman" w:hAnsi="Times New Roman" w:cs="Times New Roman"/>
          <w:sz w:val="24"/>
          <w:szCs w:val="24"/>
        </w:rPr>
        <w:t>; however,</w:t>
      </w:r>
      <w:r>
        <w:rPr>
          <w:rFonts w:ascii="Times New Roman" w:hAnsi="Times New Roman" w:cs="Times New Roman"/>
          <w:sz w:val="24"/>
          <w:szCs w:val="24"/>
        </w:rPr>
        <w:t xml:space="preserve"> </w:t>
      </w:r>
      <w:r w:rsidR="00C12586">
        <w:rPr>
          <w:rFonts w:ascii="Times New Roman" w:hAnsi="Times New Roman" w:cs="Times New Roman"/>
          <w:sz w:val="24"/>
          <w:szCs w:val="24"/>
        </w:rPr>
        <w:t>the nature of the mowing regime in that experiment is</w:t>
      </w:r>
      <w:r w:rsidR="00214E0A">
        <w:rPr>
          <w:rFonts w:ascii="Times New Roman" w:hAnsi="Times New Roman" w:cs="Times New Roman"/>
          <w:sz w:val="24"/>
          <w:szCs w:val="24"/>
        </w:rPr>
        <w:t xml:space="preserve"> substantially</w:t>
      </w:r>
      <w:r w:rsidR="00C12586">
        <w:rPr>
          <w:rFonts w:ascii="Times New Roman" w:hAnsi="Times New Roman" w:cs="Times New Roman"/>
          <w:sz w:val="24"/>
          <w:szCs w:val="24"/>
        </w:rPr>
        <w:t xml:space="preserve"> different, focusing on a single mowing event</w:t>
      </w:r>
      <w:r w:rsidR="00214E0A">
        <w:rPr>
          <w:rFonts w:ascii="Times New Roman" w:hAnsi="Times New Roman" w:cs="Times New Roman"/>
          <w:sz w:val="24"/>
          <w:szCs w:val="24"/>
        </w:rPr>
        <w:t xml:space="preserve"> rather than the repeated mowing featured here</w:t>
      </w:r>
      <w:r>
        <w:rPr>
          <w:rFonts w:ascii="Times New Roman" w:hAnsi="Times New Roman" w:cs="Times New Roman"/>
          <w:sz w:val="24"/>
          <w:szCs w:val="24"/>
        </w:rPr>
        <w:t>.</w:t>
      </w:r>
      <w:r w:rsidR="005D68BA">
        <w:rPr>
          <w:rFonts w:ascii="Times New Roman" w:hAnsi="Times New Roman" w:cs="Times New Roman"/>
          <w:sz w:val="24"/>
          <w:szCs w:val="24"/>
        </w:rPr>
        <w:t xml:space="preserve"> </w:t>
      </w:r>
      <w:r w:rsidR="00C12586">
        <w:rPr>
          <w:rFonts w:ascii="Times New Roman" w:hAnsi="Times New Roman" w:cs="Times New Roman"/>
          <w:sz w:val="24"/>
          <w:szCs w:val="24"/>
        </w:rPr>
        <w:t>This implies that</w:t>
      </w:r>
      <w:r w:rsidR="00967477">
        <w:rPr>
          <w:rFonts w:ascii="Times New Roman" w:hAnsi="Times New Roman" w:cs="Times New Roman"/>
          <w:sz w:val="24"/>
          <w:szCs w:val="24"/>
        </w:rPr>
        <w:t xml:space="preserve"> depending on the species in question,</w:t>
      </w:r>
      <w:r w:rsidR="00C12586">
        <w:rPr>
          <w:rFonts w:ascii="Times New Roman" w:hAnsi="Times New Roman" w:cs="Times New Roman"/>
          <w:sz w:val="24"/>
          <w:szCs w:val="24"/>
        </w:rPr>
        <w:t xml:space="preserve"> </w:t>
      </w:r>
      <w:r w:rsidR="00214E0A">
        <w:rPr>
          <w:rFonts w:ascii="Times New Roman" w:hAnsi="Times New Roman" w:cs="Times New Roman"/>
          <w:sz w:val="24"/>
          <w:szCs w:val="24"/>
        </w:rPr>
        <w:t>increased growing temperatures</w:t>
      </w:r>
      <w:r w:rsidR="00C12586">
        <w:rPr>
          <w:rFonts w:ascii="Times New Roman" w:hAnsi="Times New Roman" w:cs="Times New Roman"/>
          <w:sz w:val="24"/>
          <w:szCs w:val="24"/>
        </w:rPr>
        <w:t xml:space="preserve"> may have vastly different implications</w:t>
      </w:r>
      <w:r w:rsidR="00214E0A">
        <w:rPr>
          <w:rFonts w:ascii="Times New Roman" w:hAnsi="Times New Roman" w:cs="Times New Roman"/>
          <w:sz w:val="24"/>
          <w:szCs w:val="24"/>
        </w:rPr>
        <w:t xml:space="preserve"> regarding </w:t>
      </w:r>
      <w:r w:rsidR="00E3388C">
        <w:rPr>
          <w:rFonts w:ascii="Times New Roman" w:hAnsi="Times New Roman" w:cs="Times New Roman"/>
          <w:sz w:val="24"/>
          <w:szCs w:val="24"/>
        </w:rPr>
        <w:lastRenderedPageBreak/>
        <w:t>mowing effectiveness</w:t>
      </w:r>
      <w:r w:rsidR="00C12586">
        <w:rPr>
          <w:rFonts w:ascii="Times New Roman" w:hAnsi="Times New Roman" w:cs="Times New Roman"/>
          <w:sz w:val="24"/>
          <w:szCs w:val="24"/>
        </w:rPr>
        <w:t xml:space="preserve"> for </w:t>
      </w:r>
      <w:r w:rsidR="00214E0A">
        <w:rPr>
          <w:rFonts w:ascii="Times New Roman" w:hAnsi="Times New Roman" w:cs="Times New Roman"/>
          <w:sz w:val="24"/>
          <w:szCs w:val="24"/>
        </w:rPr>
        <w:t xml:space="preserve">a single but severe disturbance event timed </w:t>
      </w:r>
      <w:r w:rsidR="00214E0A" w:rsidRPr="00214E0A">
        <w:rPr>
          <w:rFonts w:ascii="Times New Roman" w:hAnsi="Times New Roman" w:cs="Times New Roman"/>
          <w:sz w:val="24"/>
          <w:szCs w:val="24"/>
        </w:rPr>
        <w:t xml:space="preserve">to a specific part of </w:t>
      </w:r>
      <w:r w:rsidR="00967477">
        <w:rPr>
          <w:rFonts w:ascii="Times New Roman" w:hAnsi="Times New Roman" w:cs="Times New Roman"/>
          <w:sz w:val="24"/>
          <w:szCs w:val="24"/>
        </w:rPr>
        <w:t xml:space="preserve">the </w:t>
      </w:r>
      <w:r w:rsidR="00214E0A" w:rsidRPr="00214E0A">
        <w:rPr>
          <w:rFonts w:ascii="Times New Roman" w:hAnsi="Times New Roman" w:cs="Times New Roman"/>
          <w:sz w:val="24"/>
          <w:szCs w:val="24"/>
        </w:rPr>
        <w:t xml:space="preserve">life cycle </w:t>
      </w:r>
      <w:r w:rsidR="00214E0A">
        <w:rPr>
          <w:rFonts w:ascii="Times New Roman" w:hAnsi="Times New Roman" w:cs="Times New Roman"/>
          <w:sz w:val="24"/>
          <w:szCs w:val="24"/>
        </w:rPr>
        <w:t xml:space="preserve">versus repeated but less severe disturbances. </w:t>
      </w:r>
      <w:r w:rsidR="00E3388C">
        <w:rPr>
          <w:rFonts w:ascii="Times New Roman" w:hAnsi="Times New Roman" w:cs="Times New Roman"/>
          <w:sz w:val="24"/>
          <w:szCs w:val="24"/>
        </w:rPr>
        <w:t>This phenomenon</w:t>
      </w:r>
      <w:r w:rsidR="00214E0A">
        <w:rPr>
          <w:rFonts w:ascii="Times New Roman" w:hAnsi="Times New Roman" w:cs="Times New Roman"/>
          <w:sz w:val="24"/>
          <w:szCs w:val="24"/>
        </w:rPr>
        <w:t xml:space="preserve"> merits further </w:t>
      </w:r>
      <w:proofErr w:type="spellStart"/>
      <w:r w:rsidR="00214E0A">
        <w:rPr>
          <w:rFonts w:ascii="Times New Roman" w:hAnsi="Times New Roman" w:cs="Times New Roman"/>
          <w:sz w:val="24"/>
          <w:szCs w:val="24"/>
        </w:rPr>
        <w:t>investigation</w:t>
      </w:r>
      <w:del w:id="173" w:author="Trevor Drees" w:date="2025-06-04T21:37:00Z" w16du:dateUtc="2025-06-05T04:37:00Z">
        <w:r w:rsidR="00214E0A" w:rsidDel="00950C7A">
          <w:rPr>
            <w:rFonts w:ascii="Times New Roman" w:hAnsi="Times New Roman" w:cs="Times New Roman"/>
            <w:sz w:val="24"/>
            <w:szCs w:val="24"/>
          </w:rPr>
          <w:delText xml:space="preserve">, as </w:delText>
        </w:r>
      </w:del>
      <w:ins w:id="174" w:author="Trevor Drees" w:date="2025-06-04T21:37:00Z" w16du:dateUtc="2025-06-05T04:37:00Z">
        <w:r w:rsidR="00950C7A">
          <w:rPr>
            <w:rFonts w:ascii="Times New Roman" w:hAnsi="Times New Roman" w:cs="Times New Roman"/>
            <w:sz w:val="24"/>
            <w:szCs w:val="24"/>
          </w:rPr>
          <w:t>since</w:t>
        </w:r>
        <w:proofErr w:type="spellEnd"/>
        <w:r w:rsidR="00950C7A">
          <w:rPr>
            <w:rFonts w:ascii="Times New Roman" w:hAnsi="Times New Roman" w:cs="Times New Roman"/>
            <w:sz w:val="24"/>
            <w:szCs w:val="24"/>
          </w:rPr>
          <w:t xml:space="preserve"> </w:t>
        </w:r>
      </w:ins>
      <w:r w:rsidR="00214E0A">
        <w:rPr>
          <w:rFonts w:ascii="Times New Roman" w:hAnsi="Times New Roman" w:cs="Times New Roman"/>
          <w:sz w:val="24"/>
          <w:szCs w:val="24"/>
        </w:rPr>
        <w:t xml:space="preserve">it may shed light on which sort of mowing </w:t>
      </w:r>
      <w:commentRangeStart w:id="175"/>
      <w:commentRangeStart w:id="176"/>
      <w:r w:rsidR="00214E0A">
        <w:rPr>
          <w:rFonts w:ascii="Times New Roman" w:hAnsi="Times New Roman" w:cs="Times New Roman"/>
          <w:sz w:val="24"/>
          <w:szCs w:val="24"/>
        </w:rPr>
        <w:t>regime</w:t>
      </w:r>
      <w:commentRangeEnd w:id="175"/>
      <w:ins w:id="177" w:author="Trevor Drees" w:date="2025-06-04T21:37:00Z" w16du:dateUtc="2025-06-05T04:37:00Z">
        <w:r w:rsidR="00950C7A">
          <w:rPr>
            <w:rFonts w:ascii="Times New Roman" w:hAnsi="Times New Roman" w:cs="Times New Roman"/>
            <w:sz w:val="24"/>
            <w:szCs w:val="24"/>
          </w:rPr>
          <w:t>, or even other management regimes,</w:t>
        </w:r>
      </w:ins>
      <w:r w:rsidR="00C25A34">
        <w:rPr>
          <w:rStyle w:val="CommentReference"/>
        </w:rPr>
        <w:commentReference w:id="175"/>
      </w:r>
      <w:commentRangeEnd w:id="176"/>
      <w:r w:rsidR="00950C7A">
        <w:rPr>
          <w:rStyle w:val="CommentReference"/>
        </w:rPr>
        <w:commentReference w:id="176"/>
      </w:r>
      <w:r w:rsidR="00214E0A">
        <w:rPr>
          <w:rFonts w:ascii="Times New Roman" w:hAnsi="Times New Roman" w:cs="Times New Roman"/>
          <w:sz w:val="24"/>
          <w:szCs w:val="24"/>
        </w:rPr>
        <w:t xml:space="preserve"> might be more effective</w:t>
      </w:r>
      <w:r w:rsidR="00967477">
        <w:rPr>
          <w:rFonts w:ascii="Times New Roman" w:hAnsi="Times New Roman" w:cs="Times New Roman"/>
          <w:sz w:val="24"/>
          <w:szCs w:val="24"/>
        </w:rPr>
        <w:t xml:space="preserve"> against </w:t>
      </w:r>
      <w:proofErr w:type="gramStart"/>
      <w:r w:rsidR="00967477">
        <w:rPr>
          <w:rFonts w:ascii="Times New Roman" w:hAnsi="Times New Roman" w:cs="Times New Roman"/>
          <w:sz w:val="24"/>
          <w:szCs w:val="24"/>
        </w:rPr>
        <w:t>these sort</w:t>
      </w:r>
      <w:proofErr w:type="gramEnd"/>
      <w:r w:rsidR="00967477">
        <w:rPr>
          <w:rFonts w:ascii="Times New Roman" w:hAnsi="Times New Roman" w:cs="Times New Roman"/>
          <w:sz w:val="24"/>
          <w:szCs w:val="24"/>
        </w:rPr>
        <w:t xml:space="preserve"> of </w:t>
      </w:r>
      <w:r w:rsidR="00331EE6">
        <w:rPr>
          <w:rFonts w:ascii="Times New Roman" w:hAnsi="Times New Roman" w:cs="Times New Roman"/>
          <w:sz w:val="24"/>
          <w:szCs w:val="24"/>
        </w:rPr>
        <w:t>weedy</w:t>
      </w:r>
      <w:r w:rsidR="00C57E47">
        <w:rPr>
          <w:rFonts w:ascii="Times New Roman" w:hAnsi="Times New Roman" w:cs="Times New Roman"/>
          <w:sz w:val="24"/>
          <w:szCs w:val="24"/>
        </w:rPr>
        <w:t xml:space="preserve"> and/or </w:t>
      </w:r>
      <w:r w:rsidR="00331EE6">
        <w:rPr>
          <w:rFonts w:ascii="Times New Roman" w:hAnsi="Times New Roman" w:cs="Times New Roman"/>
          <w:sz w:val="24"/>
          <w:szCs w:val="24"/>
        </w:rPr>
        <w:t>invasive ruderals</w:t>
      </w:r>
      <w:r w:rsidR="00214E0A">
        <w:rPr>
          <w:rFonts w:ascii="Times New Roman" w:hAnsi="Times New Roman" w:cs="Times New Roman"/>
          <w:sz w:val="24"/>
          <w:szCs w:val="24"/>
        </w:rPr>
        <w:t xml:space="preserve"> in future climates.</w:t>
      </w:r>
    </w:p>
    <w:p w14:paraId="0D2B2205" w14:textId="006A2241" w:rsidR="00355733" w:rsidRDefault="00355733" w:rsidP="00604784">
      <w:pPr>
        <w:spacing w:after="0" w:line="480" w:lineRule="auto"/>
        <w:ind w:firstLine="284"/>
        <w:rPr>
          <w:ins w:id="178" w:author="Trevor Drees" w:date="2025-06-07T12:24:00Z" w16du:dateUtc="2025-06-07T19:24:00Z"/>
          <w:rFonts w:ascii="Times New Roman" w:hAnsi="Times New Roman" w:cs="Times New Roman"/>
          <w:sz w:val="24"/>
          <w:szCs w:val="24"/>
        </w:rPr>
      </w:pPr>
      <w:r>
        <w:rPr>
          <w:rFonts w:ascii="Times New Roman" w:hAnsi="Times New Roman" w:cs="Times New Roman"/>
          <w:sz w:val="24"/>
          <w:szCs w:val="24"/>
        </w:rPr>
        <w:t xml:space="preserve">In summary, we find that while </w:t>
      </w:r>
      <w:r w:rsidR="00E928FB">
        <w:rPr>
          <w:rFonts w:ascii="Times New Roman" w:hAnsi="Times New Roman" w:cs="Times New Roman"/>
          <w:sz w:val="24"/>
          <w:szCs w:val="24"/>
        </w:rPr>
        <w:t>weedy/</w:t>
      </w:r>
      <w:r>
        <w:rPr>
          <w:rFonts w:ascii="Times New Roman" w:hAnsi="Times New Roman" w:cs="Times New Roman"/>
          <w:sz w:val="24"/>
          <w:szCs w:val="24"/>
        </w:rPr>
        <w:t xml:space="preserve">invasive ruderals like </w:t>
      </w:r>
      <w:r w:rsidRPr="00355733">
        <w:rPr>
          <w:rFonts w:ascii="Times New Roman" w:hAnsi="Times New Roman" w:cs="Times New Roman"/>
          <w:i/>
          <w:iCs/>
          <w:sz w:val="24"/>
          <w:szCs w:val="24"/>
        </w:rPr>
        <w:t>C. nutans</w:t>
      </w:r>
      <w:r>
        <w:rPr>
          <w:rFonts w:ascii="Times New Roman" w:hAnsi="Times New Roman" w:cs="Times New Roman"/>
          <w:sz w:val="24"/>
          <w:szCs w:val="24"/>
        </w:rPr>
        <w:t xml:space="preserve"> and </w:t>
      </w:r>
      <w:r w:rsidRPr="00355733">
        <w:rPr>
          <w:rFonts w:ascii="Times New Roman" w:hAnsi="Times New Roman" w:cs="Times New Roman"/>
          <w:i/>
          <w:iCs/>
          <w:sz w:val="24"/>
          <w:szCs w:val="24"/>
        </w:rPr>
        <w:t xml:space="preserve">C. </w:t>
      </w:r>
      <w:proofErr w:type="spellStart"/>
      <w:r w:rsidRPr="00355733">
        <w:rPr>
          <w:rFonts w:ascii="Times New Roman" w:hAnsi="Times New Roman" w:cs="Times New Roman"/>
          <w:i/>
          <w:iCs/>
          <w:sz w:val="24"/>
          <w:szCs w:val="24"/>
        </w:rPr>
        <w:t>acanthoides</w:t>
      </w:r>
      <w:proofErr w:type="spellEnd"/>
      <w:r>
        <w:rPr>
          <w:rFonts w:ascii="Times New Roman" w:hAnsi="Times New Roman" w:cs="Times New Roman"/>
          <w:sz w:val="24"/>
          <w:szCs w:val="24"/>
        </w:rPr>
        <w:t xml:space="preserve"> are capable of withstanding repeated disturbance events via regular mowing</w:t>
      </w:r>
      <w:del w:id="179" w:author="Trevor Drees" w:date="2025-06-07T12:23:00Z" w16du:dateUtc="2025-06-07T19:23:00Z">
        <w:r w:rsidDel="00783081">
          <w:rPr>
            <w:rFonts w:ascii="Times New Roman" w:hAnsi="Times New Roman" w:cs="Times New Roman"/>
            <w:sz w:val="24"/>
            <w:szCs w:val="24"/>
          </w:rPr>
          <w:delText xml:space="preserve"> regimes</w:delText>
        </w:r>
      </w:del>
      <w:r>
        <w:rPr>
          <w:rFonts w:ascii="Times New Roman" w:hAnsi="Times New Roman" w:cs="Times New Roman"/>
          <w:sz w:val="24"/>
          <w:szCs w:val="24"/>
        </w:rPr>
        <w:t xml:space="preserve">, they can still be managed with mowing treatments. However, the strength of the mowing must be sufficient to significantly reduce survival and </w:t>
      </w:r>
      <w:proofErr w:type="gramStart"/>
      <w:r>
        <w:rPr>
          <w:rFonts w:ascii="Times New Roman" w:hAnsi="Times New Roman" w:cs="Times New Roman"/>
          <w:sz w:val="24"/>
          <w:szCs w:val="24"/>
        </w:rPr>
        <w:t>reproduction, and</w:t>
      </w:r>
      <w:proofErr w:type="gramEnd"/>
      <w:r>
        <w:rPr>
          <w:rFonts w:ascii="Times New Roman" w:hAnsi="Times New Roman" w:cs="Times New Roman"/>
          <w:sz w:val="24"/>
          <w:szCs w:val="24"/>
        </w:rPr>
        <w:t xml:space="preserve"> also must be performed repeatedly throughout the reproductive season; failure to do either of these may render management </w:t>
      </w:r>
      <w:r w:rsidR="003A0206">
        <w:rPr>
          <w:rFonts w:ascii="Times New Roman" w:hAnsi="Times New Roman" w:cs="Times New Roman"/>
          <w:sz w:val="24"/>
          <w:szCs w:val="24"/>
        </w:rPr>
        <w:t xml:space="preserve">efforts </w:t>
      </w:r>
      <w:r>
        <w:rPr>
          <w:rFonts w:ascii="Times New Roman" w:hAnsi="Times New Roman" w:cs="Times New Roman"/>
          <w:sz w:val="24"/>
          <w:szCs w:val="24"/>
        </w:rPr>
        <w:t>less effective</w:t>
      </w:r>
      <w:r w:rsidR="00C25A34">
        <w:rPr>
          <w:rFonts w:ascii="Times New Roman" w:hAnsi="Times New Roman" w:cs="Times New Roman"/>
          <w:sz w:val="24"/>
          <w:szCs w:val="24"/>
        </w:rPr>
        <w:t>, waste effort,</w:t>
      </w:r>
      <w:r>
        <w:rPr>
          <w:rFonts w:ascii="Times New Roman" w:hAnsi="Times New Roman" w:cs="Times New Roman"/>
          <w:sz w:val="24"/>
          <w:szCs w:val="24"/>
        </w:rPr>
        <w:t xml:space="preserve"> or exacerbate existing </w:t>
      </w:r>
      <w:r w:rsidR="003A0206">
        <w:rPr>
          <w:rFonts w:ascii="Times New Roman" w:hAnsi="Times New Roman" w:cs="Times New Roman"/>
          <w:sz w:val="24"/>
          <w:szCs w:val="24"/>
        </w:rPr>
        <w:t>infestations</w:t>
      </w:r>
      <w:r>
        <w:rPr>
          <w:rFonts w:ascii="Times New Roman" w:hAnsi="Times New Roman" w:cs="Times New Roman"/>
          <w:sz w:val="24"/>
          <w:szCs w:val="24"/>
        </w:rPr>
        <w:t xml:space="preserve">. </w:t>
      </w:r>
      <w:r w:rsidR="005F4F11">
        <w:rPr>
          <w:rFonts w:ascii="Times New Roman" w:hAnsi="Times New Roman" w:cs="Times New Roman"/>
          <w:sz w:val="24"/>
          <w:szCs w:val="24"/>
        </w:rPr>
        <w:t>Though our experiment provides little evidence that increased</w:t>
      </w:r>
      <w:r w:rsidR="003A0206">
        <w:rPr>
          <w:rFonts w:ascii="Times New Roman" w:hAnsi="Times New Roman" w:cs="Times New Roman"/>
          <w:sz w:val="24"/>
          <w:szCs w:val="24"/>
        </w:rPr>
        <w:t xml:space="preserve"> growing temperatures impact</w:t>
      </w:r>
      <w:del w:id="180" w:author="Trevor Drees" w:date="2025-06-07T12:22:00Z" w16du:dateUtc="2025-06-07T19:22:00Z">
        <w:r w:rsidR="005F4F11" w:rsidDel="00783081">
          <w:rPr>
            <w:rFonts w:ascii="Times New Roman" w:hAnsi="Times New Roman" w:cs="Times New Roman"/>
            <w:sz w:val="24"/>
            <w:szCs w:val="24"/>
          </w:rPr>
          <w:delText>s</w:delText>
        </w:r>
      </w:del>
      <w:r w:rsidR="003A0206">
        <w:rPr>
          <w:rFonts w:ascii="Times New Roman" w:hAnsi="Times New Roman" w:cs="Times New Roman"/>
          <w:sz w:val="24"/>
          <w:szCs w:val="24"/>
        </w:rPr>
        <w:t xml:space="preserve"> the effectiveness of</w:t>
      </w:r>
      <w:r w:rsidR="005F4F11">
        <w:rPr>
          <w:rFonts w:ascii="Times New Roman" w:hAnsi="Times New Roman" w:cs="Times New Roman"/>
          <w:sz w:val="24"/>
          <w:szCs w:val="24"/>
        </w:rPr>
        <w:t xml:space="preserve"> repeated</w:t>
      </w:r>
      <w:r w:rsidR="003A0206">
        <w:rPr>
          <w:rFonts w:ascii="Times New Roman" w:hAnsi="Times New Roman" w:cs="Times New Roman"/>
          <w:sz w:val="24"/>
          <w:szCs w:val="24"/>
        </w:rPr>
        <w:t xml:space="preserve"> </w:t>
      </w:r>
      <w:r w:rsidR="005F4F11">
        <w:rPr>
          <w:rFonts w:ascii="Times New Roman" w:hAnsi="Times New Roman" w:cs="Times New Roman"/>
          <w:sz w:val="24"/>
          <w:szCs w:val="24"/>
        </w:rPr>
        <w:t xml:space="preserve">low-severity </w:t>
      </w:r>
      <w:r w:rsidR="003A0206">
        <w:rPr>
          <w:rFonts w:ascii="Times New Roman" w:hAnsi="Times New Roman" w:cs="Times New Roman"/>
          <w:sz w:val="24"/>
          <w:szCs w:val="24"/>
        </w:rPr>
        <w:t xml:space="preserve">mowing treatments, </w:t>
      </w:r>
      <w:r w:rsidR="008B3F12">
        <w:rPr>
          <w:rFonts w:ascii="Times New Roman" w:hAnsi="Times New Roman" w:cs="Times New Roman"/>
          <w:sz w:val="24"/>
          <w:szCs w:val="24"/>
        </w:rPr>
        <w:t xml:space="preserve">similar </w:t>
      </w:r>
      <w:r w:rsidR="005F4F11">
        <w:rPr>
          <w:rFonts w:ascii="Times New Roman" w:hAnsi="Times New Roman" w:cs="Times New Roman"/>
          <w:sz w:val="24"/>
          <w:szCs w:val="24"/>
        </w:rPr>
        <w:t>experiments</w:t>
      </w:r>
      <w:r w:rsidR="003A0206">
        <w:rPr>
          <w:rFonts w:ascii="Times New Roman" w:hAnsi="Times New Roman" w:cs="Times New Roman"/>
          <w:sz w:val="24"/>
          <w:szCs w:val="24"/>
        </w:rPr>
        <w:t xml:space="preserve"> on these species</w:t>
      </w:r>
      <w:r w:rsidR="008B3F12">
        <w:rPr>
          <w:rFonts w:ascii="Times New Roman" w:hAnsi="Times New Roman" w:cs="Times New Roman"/>
          <w:sz w:val="24"/>
          <w:szCs w:val="24"/>
        </w:rPr>
        <w:t xml:space="preserve"> </w:t>
      </w:r>
      <w:r w:rsidR="005F4F11">
        <w:rPr>
          <w:rFonts w:ascii="Times New Roman" w:hAnsi="Times New Roman" w:cs="Times New Roman"/>
          <w:sz w:val="24"/>
          <w:szCs w:val="24"/>
        </w:rPr>
        <w:t>do when using a single high-severity mowing treatment</w:t>
      </w:r>
      <w:r w:rsidR="008B3F12">
        <w:rPr>
          <w:rFonts w:ascii="Times New Roman" w:hAnsi="Times New Roman" w:cs="Times New Roman"/>
          <w:sz w:val="24"/>
          <w:szCs w:val="24"/>
        </w:rPr>
        <w:t>,</w:t>
      </w:r>
      <w:r w:rsidR="003A0206">
        <w:rPr>
          <w:rFonts w:ascii="Times New Roman" w:hAnsi="Times New Roman" w:cs="Times New Roman"/>
          <w:sz w:val="24"/>
          <w:szCs w:val="24"/>
        </w:rPr>
        <w:t xml:space="preserve"> </w:t>
      </w:r>
      <w:r w:rsidR="008B3F12">
        <w:rPr>
          <w:rFonts w:ascii="Times New Roman" w:hAnsi="Times New Roman" w:cs="Times New Roman"/>
          <w:sz w:val="24"/>
          <w:szCs w:val="24"/>
        </w:rPr>
        <w:t xml:space="preserve">providing a potential line of inquiry into why warming may have markedly different effects </w:t>
      </w:r>
      <w:r w:rsidR="005F4F11">
        <w:rPr>
          <w:rFonts w:ascii="Times New Roman" w:hAnsi="Times New Roman" w:cs="Times New Roman"/>
          <w:sz w:val="24"/>
          <w:szCs w:val="24"/>
        </w:rPr>
        <w:t>on mowing regimes depending on</w:t>
      </w:r>
      <w:r w:rsidR="008B3F12">
        <w:rPr>
          <w:rFonts w:ascii="Times New Roman" w:hAnsi="Times New Roman" w:cs="Times New Roman"/>
          <w:sz w:val="24"/>
          <w:szCs w:val="24"/>
        </w:rPr>
        <w:t xml:space="preserve"> frequency and severity of the disturbance</w:t>
      </w:r>
      <w:r w:rsidR="00B13E56">
        <w:rPr>
          <w:rFonts w:ascii="Times New Roman" w:hAnsi="Times New Roman" w:cs="Times New Roman"/>
          <w:sz w:val="24"/>
          <w:szCs w:val="24"/>
        </w:rPr>
        <w:t>.</w:t>
      </w:r>
    </w:p>
    <w:p w14:paraId="0B88C46E" w14:textId="116531CD" w:rsidR="00783081" w:rsidRDefault="00783081" w:rsidP="00604784">
      <w:pPr>
        <w:spacing w:after="0" w:line="480" w:lineRule="auto"/>
        <w:ind w:firstLine="284"/>
        <w:rPr>
          <w:rFonts w:ascii="Times New Roman" w:hAnsi="Times New Roman" w:cs="Times New Roman"/>
          <w:sz w:val="24"/>
          <w:szCs w:val="24"/>
        </w:rPr>
      </w:pPr>
      <w:ins w:id="181" w:author="Trevor Drees" w:date="2025-06-07T12:27:00Z" w16du:dateUtc="2025-06-07T19:27:00Z">
        <w:r>
          <w:rPr>
            <w:rFonts w:ascii="Times New Roman" w:hAnsi="Times New Roman" w:cs="Times New Roman"/>
            <w:sz w:val="24"/>
            <w:szCs w:val="24"/>
          </w:rPr>
          <w:t xml:space="preserve">Our work here adds to a rapidly growing </w:t>
        </w:r>
      </w:ins>
      <w:ins w:id="182" w:author="Trevor Drees" w:date="2025-06-07T12:28:00Z" w16du:dateUtc="2025-06-07T19:28:00Z">
        <w:r>
          <w:rPr>
            <w:rFonts w:ascii="Times New Roman" w:hAnsi="Times New Roman" w:cs="Times New Roman"/>
            <w:sz w:val="24"/>
            <w:szCs w:val="24"/>
          </w:rPr>
          <w:t>body of literature at the intersection of climate change, disturbance, and management</w:t>
        </w:r>
      </w:ins>
      <w:ins w:id="183" w:author="Trevor Drees" w:date="2025-06-07T12:29:00Z" w16du:dateUtc="2025-06-07T19:29:00Z">
        <w:r>
          <w:rPr>
            <w:rFonts w:ascii="Times New Roman" w:hAnsi="Times New Roman" w:cs="Times New Roman"/>
            <w:sz w:val="24"/>
            <w:szCs w:val="24"/>
          </w:rPr>
          <w:t>.</w:t>
        </w:r>
      </w:ins>
      <w:ins w:id="184" w:author="Trevor Drees" w:date="2025-06-07T12:58:00Z" w16du:dateUtc="2025-06-07T19:58:00Z">
        <w:r w:rsidR="007C2A4A">
          <w:rPr>
            <w:rFonts w:ascii="Times New Roman" w:hAnsi="Times New Roman" w:cs="Times New Roman"/>
            <w:sz w:val="24"/>
            <w:szCs w:val="24"/>
          </w:rPr>
          <w:t xml:space="preserve"> While investigating how the</w:t>
        </w:r>
      </w:ins>
      <w:ins w:id="185" w:author="Trevor Drees" w:date="2025-06-07T13:00:00Z" w16du:dateUtc="2025-06-07T20:00:00Z">
        <w:r w:rsidR="007C2A4A">
          <w:rPr>
            <w:rFonts w:ascii="Times New Roman" w:hAnsi="Times New Roman" w:cs="Times New Roman"/>
            <w:sz w:val="24"/>
            <w:szCs w:val="24"/>
          </w:rPr>
          <w:t xml:space="preserve"> nexus of these three</w:t>
        </w:r>
      </w:ins>
      <w:ins w:id="186" w:author="Trevor Drees" w:date="2025-06-07T12:58:00Z" w16du:dateUtc="2025-06-07T19:58:00Z">
        <w:r w:rsidR="007C2A4A">
          <w:rPr>
            <w:rFonts w:ascii="Times New Roman" w:hAnsi="Times New Roman" w:cs="Times New Roman"/>
            <w:sz w:val="24"/>
            <w:szCs w:val="24"/>
          </w:rPr>
          <w:t xml:space="preserve"> </w:t>
        </w:r>
      </w:ins>
      <w:ins w:id="187" w:author="Trevor Drees" w:date="2025-06-07T13:00:00Z" w16du:dateUtc="2025-06-07T20:00:00Z">
        <w:r w:rsidR="007C2A4A">
          <w:rPr>
            <w:rFonts w:ascii="Times New Roman" w:hAnsi="Times New Roman" w:cs="Times New Roman"/>
            <w:sz w:val="24"/>
            <w:szCs w:val="24"/>
          </w:rPr>
          <w:t>areas of study</w:t>
        </w:r>
      </w:ins>
      <w:ins w:id="188" w:author="Trevor Drees" w:date="2025-06-07T12:59:00Z" w16du:dateUtc="2025-06-07T19:59:00Z">
        <w:r w:rsidR="007C2A4A">
          <w:rPr>
            <w:rFonts w:ascii="Times New Roman" w:hAnsi="Times New Roman" w:cs="Times New Roman"/>
            <w:sz w:val="24"/>
            <w:szCs w:val="24"/>
          </w:rPr>
          <w:t xml:space="preserve"> </w:t>
        </w:r>
      </w:ins>
      <w:ins w:id="189" w:author="Trevor Drees" w:date="2025-06-07T13:00:00Z" w16du:dateUtc="2025-06-07T20:00:00Z">
        <w:r w:rsidR="007C2A4A">
          <w:rPr>
            <w:rFonts w:ascii="Times New Roman" w:hAnsi="Times New Roman" w:cs="Times New Roman"/>
            <w:sz w:val="24"/>
            <w:szCs w:val="24"/>
          </w:rPr>
          <w:t>affects</w:t>
        </w:r>
      </w:ins>
      <w:ins w:id="190" w:author="Trevor Drees" w:date="2025-06-07T12:59:00Z" w16du:dateUtc="2025-06-07T19:59:00Z">
        <w:r w:rsidR="007C2A4A">
          <w:rPr>
            <w:rFonts w:ascii="Times New Roman" w:hAnsi="Times New Roman" w:cs="Times New Roman"/>
            <w:sz w:val="24"/>
            <w:szCs w:val="24"/>
          </w:rPr>
          <w:t xml:space="preserve"> outcomes of invasive species management</w:t>
        </w:r>
      </w:ins>
      <w:ins w:id="191" w:author="Trevor Drees" w:date="2025-06-07T13:00:00Z" w16du:dateUtc="2025-06-07T20:00:00Z">
        <w:r w:rsidR="007C2A4A">
          <w:rPr>
            <w:rFonts w:ascii="Times New Roman" w:hAnsi="Times New Roman" w:cs="Times New Roman"/>
            <w:sz w:val="24"/>
            <w:szCs w:val="24"/>
          </w:rPr>
          <w:t xml:space="preserve"> </w:t>
        </w:r>
      </w:ins>
      <w:ins w:id="192" w:author="Trevor Drees" w:date="2025-06-07T12:58:00Z" w16du:dateUtc="2025-06-07T19:58:00Z">
        <w:r w:rsidR="007C2A4A">
          <w:rPr>
            <w:rFonts w:ascii="Times New Roman" w:hAnsi="Times New Roman" w:cs="Times New Roman"/>
            <w:sz w:val="24"/>
            <w:szCs w:val="24"/>
          </w:rPr>
          <w:t xml:space="preserve">may be </w:t>
        </w:r>
      </w:ins>
      <w:ins w:id="193" w:author="Trevor Drees" w:date="2025-06-07T13:21:00Z" w16du:dateUtc="2025-06-07T20:21:00Z">
        <w:r w:rsidR="00B66362">
          <w:rPr>
            <w:rFonts w:ascii="Times New Roman" w:hAnsi="Times New Roman" w:cs="Times New Roman"/>
            <w:sz w:val="24"/>
            <w:szCs w:val="24"/>
          </w:rPr>
          <w:t>challenging</w:t>
        </w:r>
      </w:ins>
      <w:ins w:id="194" w:author="Trevor Drees" w:date="2025-06-07T12:58:00Z" w16du:dateUtc="2025-06-07T19:58:00Z">
        <w:r w:rsidR="007C2A4A">
          <w:rPr>
            <w:rFonts w:ascii="Times New Roman" w:hAnsi="Times New Roman" w:cs="Times New Roman"/>
            <w:sz w:val="24"/>
            <w:szCs w:val="24"/>
          </w:rPr>
          <w:t xml:space="preserve">, it may also be necessary to ensure that </w:t>
        </w:r>
      </w:ins>
      <w:ins w:id="195" w:author="Trevor Drees" w:date="2025-06-07T13:18:00Z" w16du:dateUtc="2025-06-07T20:18:00Z">
        <w:r w:rsidR="002D044B">
          <w:rPr>
            <w:rFonts w:ascii="Times New Roman" w:hAnsi="Times New Roman" w:cs="Times New Roman"/>
            <w:sz w:val="24"/>
            <w:szCs w:val="24"/>
          </w:rPr>
          <w:t>management practices continue to work as intended</w:t>
        </w:r>
      </w:ins>
      <w:ins w:id="196" w:author="Trevor Drees" w:date="2025-06-07T12:42:00Z" w16du:dateUtc="2025-06-07T19:42:00Z">
        <w:r w:rsidR="00F912A7">
          <w:rPr>
            <w:rFonts w:ascii="Times New Roman" w:hAnsi="Times New Roman" w:cs="Times New Roman"/>
            <w:sz w:val="24"/>
            <w:szCs w:val="24"/>
          </w:rPr>
          <w:t xml:space="preserve">. </w:t>
        </w:r>
      </w:ins>
      <w:ins w:id="197" w:author="Trevor Drees" w:date="2025-06-07T13:20:00Z" w16du:dateUtc="2025-06-07T20:20:00Z">
        <w:r w:rsidR="00BD605F">
          <w:rPr>
            <w:rFonts w:ascii="Times New Roman" w:hAnsi="Times New Roman" w:cs="Times New Roman"/>
            <w:sz w:val="24"/>
            <w:szCs w:val="24"/>
          </w:rPr>
          <w:t xml:space="preserve">This may better help drive us towards </w:t>
        </w:r>
      </w:ins>
      <w:ins w:id="198" w:author="Trevor Drees" w:date="2025-06-07T12:39:00Z" w16du:dateUtc="2025-06-07T19:39:00Z">
        <w:r w:rsidR="00F912A7">
          <w:rPr>
            <w:rFonts w:ascii="Times New Roman" w:hAnsi="Times New Roman" w:cs="Times New Roman"/>
            <w:sz w:val="24"/>
            <w:szCs w:val="24"/>
          </w:rPr>
          <w:t xml:space="preserve">integrated </w:t>
        </w:r>
      </w:ins>
      <w:ins w:id="199" w:author="Trevor Drees" w:date="2025-06-07T13:20:00Z" w16du:dateUtc="2025-06-07T20:20:00Z">
        <w:r w:rsidR="00BD605F">
          <w:rPr>
            <w:rFonts w:ascii="Times New Roman" w:hAnsi="Times New Roman" w:cs="Times New Roman"/>
            <w:sz w:val="24"/>
            <w:szCs w:val="24"/>
          </w:rPr>
          <w:t xml:space="preserve">management </w:t>
        </w:r>
      </w:ins>
      <w:ins w:id="200" w:author="Trevor Drees" w:date="2025-06-07T12:39:00Z" w16du:dateUtc="2025-06-07T19:39:00Z">
        <w:r w:rsidR="00F912A7">
          <w:rPr>
            <w:rFonts w:ascii="Times New Roman" w:hAnsi="Times New Roman" w:cs="Times New Roman"/>
            <w:sz w:val="24"/>
            <w:szCs w:val="24"/>
          </w:rPr>
          <w:t>framework</w:t>
        </w:r>
      </w:ins>
      <w:ins w:id="201" w:author="Trevor Drees" w:date="2025-06-07T13:20:00Z" w16du:dateUtc="2025-06-07T20:20:00Z">
        <w:r w:rsidR="00BD605F">
          <w:rPr>
            <w:rFonts w:ascii="Times New Roman" w:hAnsi="Times New Roman" w:cs="Times New Roman"/>
            <w:sz w:val="24"/>
            <w:szCs w:val="24"/>
          </w:rPr>
          <w:t>s</w:t>
        </w:r>
      </w:ins>
      <w:ins w:id="202" w:author="Trevor Drees" w:date="2025-06-07T12:39:00Z" w16du:dateUtc="2025-06-07T19:39:00Z">
        <w:r w:rsidR="00F912A7">
          <w:rPr>
            <w:rFonts w:ascii="Times New Roman" w:hAnsi="Times New Roman" w:cs="Times New Roman"/>
            <w:sz w:val="24"/>
            <w:szCs w:val="24"/>
          </w:rPr>
          <w:t xml:space="preserve"> that address the most effective use of various </w:t>
        </w:r>
      </w:ins>
      <w:ins w:id="203" w:author="Trevor Drees" w:date="2025-06-07T13:06:00Z" w16du:dateUtc="2025-06-07T20:06:00Z">
        <w:r w:rsidR="007C2A4A">
          <w:rPr>
            <w:rFonts w:ascii="Times New Roman" w:hAnsi="Times New Roman" w:cs="Times New Roman"/>
            <w:sz w:val="24"/>
            <w:szCs w:val="24"/>
          </w:rPr>
          <w:t>types of disturbance as</w:t>
        </w:r>
      </w:ins>
      <w:ins w:id="204" w:author="Trevor Drees" w:date="2025-06-07T12:39:00Z" w16du:dateUtc="2025-06-07T19:39:00Z">
        <w:r w:rsidR="00F912A7">
          <w:rPr>
            <w:rFonts w:ascii="Times New Roman" w:hAnsi="Times New Roman" w:cs="Times New Roman"/>
            <w:sz w:val="24"/>
            <w:szCs w:val="24"/>
          </w:rPr>
          <w:t xml:space="preserve"> management tool</w:t>
        </w:r>
      </w:ins>
      <w:ins w:id="205" w:author="Trevor Drees" w:date="2025-06-07T13:20:00Z" w16du:dateUtc="2025-06-07T20:20:00Z">
        <w:r w:rsidR="00BD605F">
          <w:rPr>
            <w:rFonts w:ascii="Times New Roman" w:hAnsi="Times New Roman" w:cs="Times New Roman"/>
            <w:sz w:val="24"/>
            <w:szCs w:val="24"/>
          </w:rPr>
          <w:t xml:space="preserve"> and </w:t>
        </w:r>
      </w:ins>
      <w:ins w:id="206" w:author="Trevor Drees" w:date="2025-06-07T12:40:00Z" w16du:dateUtc="2025-06-07T19:40:00Z">
        <w:r w:rsidR="00F912A7">
          <w:rPr>
            <w:rFonts w:ascii="Times New Roman" w:hAnsi="Times New Roman" w:cs="Times New Roman"/>
            <w:sz w:val="24"/>
            <w:szCs w:val="24"/>
          </w:rPr>
          <w:t>how climate change may alter their effectiveness,</w:t>
        </w:r>
      </w:ins>
      <w:ins w:id="207" w:author="Trevor Drees" w:date="2025-06-07T13:21:00Z" w16du:dateUtc="2025-06-07T20:21:00Z">
        <w:r w:rsidR="00BD605F">
          <w:rPr>
            <w:rFonts w:ascii="Times New Roman" w:hAnsi="Times New Roman" w:cs="Times New Roman"/>
            <w:sz w:val="24"/>
            <w:szCs w:val="24"/>
          </w:rPr>
          <w:t xml:space="preserve"> ideally</w:t>
        </w:r>
      </w:ins>
      <w:ins w:id="208" w:author="Trevor Drees" w:date="2025-06-07T12:40:00Z" w16du:dateUtc="2025-06-07T19:40:00Z">
        <w:r w:rsidR="00F912A7">
          <w:rPr>
            <w:rFonts w:ascii="Times New Roman" w:hAnsi="Times New Roman" w:cs="Times New Roman"/>
            <w:sz w:val="24"/>
            <w:szCs w:val="24"/>
          </w:rPr>
          <w:t xml:space="preserve"> outlin</w:t>
        </w:r>
      </w:ins>
      <w:ins w:id="209" w:author="Trevor Drees" w:date="2025-06-07T13:21:00Z" w16du:dateUtc="2025-06-07T20:21:00Z">
        <w:r w:rsidR="00BD605F">
          <w:rPr>
            <w:rFonts w:ascii="Times New Roman" w:hAnsi="Times New Roman" w:cs="Times New Roman"/>
            <w:sz w:val="24"/>
            <w:szCs w:val="24"/>
          </w:rPr>
          <w:t>ing</w:t>
        </w:r>
      </w:ins>
      <w:ins w:id="210" w:author="Trevor Drees" w:date="2025-06-07T12:40:00Z" w16du:dateUtc="2025-06-07T19:40:00Z">
        <w:r w:rsidR="00F912A7">
          <w:rPr>
            <w:rFonts w:ascii="Times New Roman" w:hAnsi="Times New Roman" w:cs="Times New Roman"/>
            <w:sz w:val="24"/>
            <w:szCs w:val="24"/>
          </w:rPr>
          <w:t xml:space="preserve"> strategies that </w:t>
        </w:r>
      </w:ins>
      <w:ins w:id="211" w:author="Trevor Drees" w:date="2025-06-07T12:41:00Z" w16du:dateUtc="2025-06-07T19:41:00Z">
        <w:r w:rsidR="00F912A7">
          <w:rPr>
            <w:rFonts w:ascii="Times New Roman" w:hAnsi="Times New Roman" w:cs="Times New Roman"/>
            <w:sz w:val="24"/>
            <w:szCs w:val="24"/>
          </w:rPr>
          <w:t xml:space="preserve">ensure effective management even in future </w:t>
        </w:r>
        <w:r w:rsidR="00F912A7">
          <w:rPr>
            <w:rFonts w:ascii="Times New Roman" w:hAnsi="Times New Roman" w:cs="Times New Roman"/>
            <w:sz w:val="24"/>
            <w:szCs w:val="24"/>
          </w:rPr>
          <w:lastRenderedPageBreak/>
          <w:t>climates</w:t>
        </w:r>
      </w:ins>
      <w:ins w:id="212" w:author="Trevor Drees" w:date="2025-06-07T12:40:00Z" w16du:dateUtc="2025-06-07T19:40:00Z">
        <w:r w:rsidR="00F912A7">
          <w:rPr>
            <w:rFonts w:ascii="Times New Roman" w:hAnsi="Times New Roman" w:cs="Times New Roman"/>
            <w:sz w:val="24"/>
            <w:szCs w:val="24"/>
          </w:rPr>
          <w:t xml:space="preserve"> while</w:t>
        </w:r>
      </w:ins>
      <w:ins w:id="213" w:author="Trevor Drees" w:date="2025-06-07T12:57:00Z" w16du:dateUtc="2025-06-07T19:57:00Z">
        <w:r w:rsidR="007C2A4A">
          <w:rPr>
            <w:rFonts w:ascii="Times New Roman" w:hAnsi="Times New Roman" w:cs="Times New Roman"/>
            <w:sz w:val="24"/>
            <w:szCs w:val="24"/>
          </w:rPr>
          <w:t xml:space="preserve"> hopefully</w:t>
        </w:r>
      </w:ins>
      <w:ins w:id="214" w:author="Trevor Drees" w:date="2025-06-07T12:40:00Z" w16du:dateUtc="2025-06-07T19:40:00Z">
        <w:r w:rsidR="00F912A7">
          <w:rPr>
            <w:rFonts w:ascii="Times New Roman" w:hAnsi="Times New Roman" w:cs="Times New Roman"/>
            <w:sz w:val="24"/>
            <w:szCs w:val="24"/>
          </w:rPr>
          <w:t xml:space="preserve"> avoiding </w:t>
        </w:r>
      </w:ins>
      <w:ins w:id="215" w:author="Trevor Drees" w:date="2025-06-07T12:41:00Z" w16du:dateUtc="2025-06-07T19:41:00Z">
        <w:r w:rsidR="00F912A7">
          <w:rPr>
            <w:rFonts w:ascii="Times New Roman" w:hAnsi="Times New Roman" w:cs="Times New Roman"/>
            <w:sz w:val="24"/>
            <w:szCs w:val="24"/>
          </w:rPr>
          <w:t>instances where management efforts waste resources or exacerbate existing problems.</w:t>
        </w:r>
      </w:ins>
    </w:p>
    <w:p w14:paraId="5D1D2A8B" w14:textId="755CB11B" w:rsidR="00C25A34" w:rsidRPr="00A12DFD" w:rsidDel="00783081" w:rsidRDefault="00C25A34" w:rsidP="00604784">
      <w:pPr>
        <w:spacing w:after="0" w:line="480" w:lineRule="auto"/>
        <w:ind w:firstLine="284"/>
        <w:rPr>
          <w:del w:id="216" w:author="Trevor Drees" w:date="2025-06-07T12:30:00Z" w16du:dateUtc="2025-06-07T19:30:00Z"/>
          <w:rFonts w:ascii="Times New Roman" w:hAnsi="Times New Roman" w:cs="Times New Roman"/>
          <w:sz w:val="24"/>
          <w:szCs w:val="24"/>
          <w:highlight w:val="yellow"/>
        </w:rPr>
      </w:pPr>
      <w:del w:id="217" w:author="Trevor Drees" w:date="2025-06-07T12:30:00Z" w16du:dateUtc="2025-06-07T19:30:00Z">
        <w:r w:rsidRPr="00F348DA" w:rsidDel="00783081">
          <w:rPr>
            <w:rFonts w:ascii="Times New Roman" w:hAnsi="Times New Roman" w:cs="Times New Roman"/>
            <w:sz w:val="24"/>
            <w:szCs w:val="24"/>
            <w:highlight w:val="yellow"/>
          </w:rPr>
          <w:delText>We need one or two</w:delText>
        </w:r>
        <w:r w:rsidR="00A12DFD" w:rsidRPr="00F348DA" w:rsidDel="00783081">
          <w:rPr>
            <w:rFonts w:ascii="Times New Roman" w:hAnsi="Times New Roman" w:cs="Times New Roman"/>
            <w:sz w:val="24"/>
            <w:szCs w:val="24"/>
            <w:highlight w:val="yellow"/>
          </w:rPr>
          <w:delText xml:space="preserve"> </w:delText>
        </w:r>
        <w:r w:rsidRPr="00F348DA" w:rsidDel="00783081">
          <w:rPr>
            <w:rFonts w:ascii="Times New Roman" w:hAnsi="Times New Roman" w:cs="Times New Roman"/>
            <w:sz w:val="24"/>
            <w:szCs w:val="24"/>
            <w:highlight w:val="yellow"/>
          </w:rPr>
          <w:delText>more paragraphs that generalize insights from our work for similar species and interventions, and then for other sorts of interventions and other sorts of species, and then for management of all types.  Or at least some of this sort of generalization at the end.  We can discuss at our meeting.</w:delText>
        </w:r>
      </w:del>
    </w:p>
    <w:p w14:paraId="7B261A72" w14:textId="55F1F630" w:rsidR="00715C07" w:rsidRPr="00604784" w:rsidRDefault="00715C07" w:rsidP="00604784">
      <w:pPr>
        <w:spacing w:after="0" w:line="480" w:lineRule="auto"/>
        <w:rPr>
          <w:rFonts w:ascii="Times New Roman" w:hAnsi="Times New Roman" w:cs="Times New Roman"/>
          <w:b/>
          <w:bCs/>
          <w:sz w:val="24"/>
          <w:szCs w:val="24"/>
        </w:rPr>
      </w:pPr>
      <w:r w:rsidRPr="00604784">
        <w:rPr>
          <w:rFonts w:ascii="Times New Roman" w:hAnsi="Times New Roman" w:cs="Times New Roman"/>
          <w:b/>
          <w:bCs/>
          <w:sz w:val="24"/>
          <w:szCs w:val="24"/>
        </w:rPr>
        <w:t>Acknowledgements</w:t>
      </w:r>
    </w:p>
    <w:p w14:paraId="0C33A8BA" w14:textId="2626CB2B" w:rsidR="00715C07" w:rsidRPr="00604784" w:rsidRDefault="00623478" w:rsidP="00604784">
      <w:pPr>
        <w:spacing w:after="0" w:line="480" w:lineRule="auto"/>
        <w:ind w:firstLine="284"/>
        <w:rPr>
          <w:rFonts w:ascii="Times New Roman" w:hAnsi="Times New Roman" w:cs="Times New Roman"/>
          <w:b/>
          <w:bCs/>
          <w:i/>
          <w:iCs/>
          <w:sz w:val="24"/>
          <w:szCs w:val="24"/>
        </w:rPr>
      </w:pPr>
      <w:r w:rsidRPr="00B65D15">
        <w:rPr>
          <w:rFonts w:ascii="Times New Roman" w:hAnsi="Times New Roman" w:cs="Times New Roman"/>
          <w:sz w:val="24"/>
          <w:szCs w:val="24"/>
          <w:lang w:val="en-US"/>
        </w:rPr>
        <w:t>The authors would like to thank</w:t>
      </w:r>
      <w:r w:rsidR="007209EB">
        <w:rPr>
          <w:rFonts w:ascii="Times New Roman" w:hAnsi="Times New Roman" w:cs="Times New Roman"/>
          <w:sz w:val="24"/>
          <w:szCs w:val="24"/>
          <w:lang w:val="en-US"/>
        </w:rPr>
        <w:t xml:space="preserve"> </w:t>
      </w:r>
      <w:r w:rsidR="007209EB" w:rsidRPr="00E05907">
        <w:rPr>
          <w:rFonts w:ascii="Times New Roman" w:hAnsi="Times New Roman" w:cs="Times New Roman"/>
          <w:sz w:val="24"/>
          <w:szCs w:val="24"/>
          <w:lang w:val="en-US"/>
        </w:rPr>
        <w:t xml:space="preserve">E. Hanks </w:t>
      </w:r>
      <w:r w:rsidR="007209EB">
        <w:rPr>
          <w:rFonts w:ascii="Times New Roman" w:hAnsi="Times New Roman" w:cs="Times New Roman"/>
          <w:sz w:val="24"/>
          <w:szCs w:val="24"/>
          <w:lang w:val="en-US"/>
        </w:rPr>
        <w:t>for providing</w:t>
      </w:r>
      <w:r w:rsidR="007209EB" w:rsidRPr="00E05907">
        <w:rPr>
          <w:rFonts w:ascii="Times New Roman" w:hAnsi="Times New Roman" w:cs="Times New Roman"/>
          <w:sz w:val="24"/>
          <w:szCs w:val="24"/>
          <w:lang w:val="en-US"/>
        </w:rPr>
        <w:t xml:space="preserve"> advice on statistical analyses</w:t>
      </w:r>
      <w:r>
        <w:rPr>
          <w:rFonts w:ascii="Times New Roman" w:hAnsi="Times New Roman" w:cs="Times New Roman"/>
          <w:sz w:val="24"/>
          <w:szCs w:val="24"/>
          <w:lang w:val="en-US"/>
        </w:rPr>
        <w:t xml:space="preserve">, </w:t>
      </w:r>
      <w:r w:rsidRPr="00E05907">
        <w:rPr>
          <w:rFonts w:ascii="Times New Roman" w:hAnsi="Times New Roman" w:cs="Times New Roman"/>
          <w:sz w:val="24"/>
          <w:szCs w:val="24"/>
          <w:lang w:val="en-US"/>
        </w:rPr>
        <w:t>and</w:t>
      </w:r>
      <w:r w:rsidR="007209EB">
        <w:rPr>
          <w:rFonts w:ascii="Times New Roman" w:hAnsi="Times New Roman" w:cs="Times New Roman"/>
          <w:sz w:val="24"/>
          <w:szCs w:val="24"/>
          <w:lang w:val="en-US"/>
        </w:rPr>
        <w:t xml:space="preserve"> </w:t>
      </w:r>
      <w:r w:rsidR="007209EB" w:rsidRPr="00B65D15">
        <w:rPr>
          <w:rFonts w:ascii="Times New Roman" w:hAnsi="Times New Roman" w:cs="Times New Roman"/>
          <w:sz w:val="24"/>
          <w:szCs w:val="24"/>
          <w:lang w:val="en-US"/>
        </w:rPr>
        <w:t>E. Johnson</w:t>
      </w:r>
      <w:r w:rsidR="007209EB">
        <w:rPr>
          <w:rFonts w:ascii="Times New Roman" w:hAnsi="Times New Roman" w:cs="Times New Roman"/>
          <w:sz w:val="24"/>
          <w:szCs w:val="24"/>
          <w:lang w:val="en-US"/>
        </w:rPr>
        <w:t xml:space="preserve"> for assisting in taking measurements at the field site. </w:t>
      </w:r>
      <w:r w:rsidR="007209EB" w:rsidRPr="00B65D15">
        <w:rPr>
          <w:rFonts w:ascii="Times New Roman" w:hAnsi="Times New Roman" w:cs="Times New Roman"/>
          <w:sz w:val="24"/>
          <w:szCs w:val="24"/>
          <w:lang w:val="en-US"/>
        </w:rPr>
        <w:t>J. Darlington, M. Dwyer,</w:t>
      </w:r>
      <w:r w:rsidR="007209EB">
        <w:rPr>
          <w:rFonts w:ascii="Times New Roman" w:hAnsi="Times New Roman" w:cs="Times New Roman"/>
          <w:sz w:val="24"/>
          <w:szCs w:val="24"/>
          <w:lang w:val="en-US"/>
        </w:rPr>
        <w:t xml:space="preserve"> </w:t>
      </w:r>
      <w:r w:rsidR="007209EB" w:rsidRPr="00B65D15">
        <w:rPr>
          <w:rFonts w:ascii="Times New Roman" w:hAnsi="Times New Roman" w:cs="Times New Roman"/>
          <w:sz w:val="24"/>
          <w:szCs w:val="24"/>
          <w:lang w:val="en-US"/>
        </w:rPr>
        <w:t xml:space="preserve">and other personnel at the Russell E. Larson Agricultural Research Center </w:t>
      </w:r>
      <w:r w:rsidR="007209EB" w:rsidRPr="00E05907">
        <w:rPr>
          <w:rFonts w:ascii="Times New Roman" w:hAnsi="Times New Roman" w:cs="Times New Roman"/>
          <w:sz w:val="24"/>
          <w:szCs w:val="24"/>
          <w:lang w:val="en-US"/>
        </w:rPr>
        <w:t>provided field logistical support.</w:t>
      </w:r>
      <w:r w:rsidR="007209EB">
        <w:rPr>
          <w:rFonts w:ascii="Times New Roman" w:hAnsi="Times New Roman" w:cs="Times New Roman"/>
          <w:sz w:val="24"/>
          <w:szCs w:val="24"/>
          <w:lang w:val="en-US"/>
        </w:rPr>
        <w:t xml:space="preserve"> </w:t>
      </w:r>
      <w:r w:rsidRPr="00A36777">
        <w:rPr>
          <w:rFonts w:ascii="Times New Roman" w:hAnsi="Times New Roman" w:cs="Times New Roman"/>
          <w:sz w:val="24"/>
          <w:szCs w:val="24"/>
          <w:lang w:val="en-US"/>
        </w:rPr>
        <w:t>E. Hanks, L. Leites, and C. Lowry helped provide feedback on the manuscript.</w:t>
      </w:r>
      <w:r w:rsidRPr="00E05907">
        <w:rPr>
          <w:rFonts w:ascii="Times New Roman" w:hAnsi="Times New Roman" w:cs="Times New Roman"/>
          <w:sz w:val="24"/>
          <w:szCs w:val="24"/>
          <w:lang w:val="en-US"/>
        </w:rPr>
        <w:t xml:space="preserve"> T.H.D. was supported by the Alumni Professor in the Biological Sciences endowment to K.S.</w:t>
      </w:r>
    </w:p>
    <w:p w14:paraId="3E7E6023" w14:textId="733E25D3" w:rsidR="00715C07" w:rsidRPr="00604784" w:rsidRDefault="00715C07" w:rsidP="00604784">
      <w:pPr>
        <w:spacing w:after="0" w:line="480" w:lineRule="auto"/>
        <w:rPr>
          <w:rFonts w:ascii="Times New Roman" w:hAnsi="Times New Roman" w:cs="Times New Roman"/>
          <w:b/>
          <w:bCs/>
          <w:sz w:val="24"/>
          <w:szCs w:val="24"/>
        </w:rPr>
      </w:pPr>
      <w:r w:rsidRPr="00604784">
        <w:rPr>
          <w:rFonts w:ascii="Times New Roman" w:hAnsi="Times New Roman" w:cs="Times New Roman"/>
          <w:b/>
          <w:bCs/>
          <w:sz w:val="24"/>
          <w:szCs w:val="24"/>
        </w:rPr>
        <w:t>Conflict of Interest Statement</w:t>
      </w:r>
    </w:p>
    <w:p w14:paraId="306B3D9F" w14:textId="54EEA080" w:rsidR="00715C07" w:rsidRPr="00604784" w:rsidRDefault="00715C07" w:rsidP="00604784">
      <w:pPr>
        <w:spacing w:after="0" w:line="480" w:lineRule="auto"/>
        <w:ind w:firstLine="284"/>
        <w:rPr>
          <w:rFonts w:ascii="Times New Roman" w:hAnsi="Times New Roman" w:cs="Times New Roman"/>
          <w:sz w:val="24"/>
          <w:szCs w:val="24"/>
        </w:rPr>
      </w:pPr>
      <w:r w:rsidRPr="00715C07">
        <w:rPr>
          <w:rFonts w:ascii="Times New Roman" w:hAnsi="Times New Roman" w:cs="Times New Roman"/>
          <w:sz w:val="24"/>
          <w:szCs w:val="24"/>
        </w:rPr>
        <w:t>The authors have no conflicts of interest to declare.</w:t>
      </w:r>
    </w:p>
    <w:p w14:paraId="452AF086" w14:textId="764DF267" w:rsidR="00715C07" w:rsidRPr="00604784" w:rsidRDefault="00715C07" w:rsidP="00604784">
      <w:pPr>
        <w:spacing w:after="0" w:line="480" w:lineRule="auto"/>
        <w:rPr>
          <w:rFonts w:ascii="Times New Roman" w:hAnsi="Times New Roman" w:cs="Times New Roman"/>
          <w:b/>
          <w:bCs/>
          <w:sz w:val="24"/>
          <w:szCs w:val="24"/>
        </w:rPr>
      </w:pPr>
      <w:r w:rsidRPr="00604784">
        <w:rPr>
          <w:rFonts w:ascii="Times New Roman" w:hAnsi="Times New Roman" w:cs="Times New Roman"/>
          <w:b/>
          <w:bCs/>
          <w:sz w:val="24"/>
          <w:szCs w:val="24"/>
        </w:rPr>
        <w:t>Author Contributions</w:t>
      </w:r>
    </w:p>
    <w:p w14:paraId="2F159553" w14:textId="2D4A0FEA" w:rsidR="00715C07" w:rsidRPr="00604784" w:rsidRDefault="00715C07" w:rsidP="00604784">
      <w:pPr>
        <w:spacing w:after="0" w:line="480" w:lineRule="auto"/>
        <w:ind w:firstLine="284"/>
        <w:rPr>
          <w:rFonts w:ascii="Times New Roman" w:hAnsi="Times New Roman" w:cs="Times New Roman"/>
          <w:sz w:val="24"/>
          <w:szCs w:val="24"/>
        </w:rPr>
      </w:pPr>
      <w:r w:rsidRPr="00715C07">
        <w:rPr>
          <w:rFonts w:ascii="Times New Roman" w:hAnsi="Times New Roman" w:cs="Times New Roman"/>
          <w:sz w:val="24"/>
          <w:szCs w:val="24"/>
        </w:rPr>
        <w:t>T.H.D and K.S. designed the field experiment. T.H.D. conducted the field experiment, collected data, performed analyses, and led writing of the initial manuscript. T.H.D. and K.S. made contributions to subsequent versions of the manuscript.</w:t>
      </w:r>
    </w:p>
    <w:p w14:paraId="6B6CC735" w14:textId="34DCA397" w:rsidR="00E07499" w:rsidRPr="00604784" w:rsidRDefault="00E07499" w:rsidP="00604784">
      <w:pPr>
        <w:spacing w:after="0" w:line="480" w:lineRule="auto"/>
        <w:rPr>
          <w:rFonts w:ascii="Times New Roman" w:hAnsi="Times New Roman" w:cs="Times New Roman"/>
          <w:b/>
          <w:bCs/>
          <w:sz w:val="24"/>
          <w:szCs w:val="24"/>
        </w:rPr>
      </w:pPr>
      <w:r w:rsidRPr="00604784">
        <w:rPr>
          <w:rFonts w:ascii="Times New Roman" w:hAnsi="Times New Roman" w:cs="Times New Roman"/>
          <w:b/>
          <w:bCs/>
          <w:sz w:val="24"/>
          <w:szCs w:val="24"/>
        </w:rPr>
        <w:t>References</w:t>
      </w:r>
    </w:p>
    <w:p w14:paraId="3242E2AE" w14:textId="7EEAE465" w:rsidR="00795FB2" w:rsidRPr="00795FB2" w:rsidRDefault="00795FB2" w:rsidP="00604784">
      <w:pPr>
        <w:spacing w:after="0" w:line="480" w:lineRule="auto"/>
        <w:ind w:left="284" w:hanging="284"/>
        <w:rPr>
          <w:rFonts w:ascii="Times New Roman" w:hAnsi="Times New Roman" w:cs="Times New Roman"/>
          <w:color w:val="222222"/>
          <w:sz w:val="24"/>
          <w:szCs w:val="24"/>
          <w:shd w:val="clear" w:color="auto" w:fill="FFFFFF"/>
        </w:rPr>
      </w:pPr>
      <w:r w:rsidRPr="00795FB2">
        <w:rPr>
          <w:rFonts w:ascii="Times New Roman" w:hAnsi="Times New Roman" w:cs="Times New Roman"/>
          <w:color w:val="222222"/>
          <w:sz w:val="24"/>
          <w:szCs w:val="24"/>
          <w:shd w:val="clear" w:color="auto" w:fill="FFFFFF"/>
        </w:rPr>
        <w:t xml:space="preserve">Baker, H. G. (1974). The evolution of weeds. </w:t>
      </w:r>
      <w:r w:rsidRPr="00AD7752">
        <w:rPr>
          <w:rFonts w:ascii="Times New Roman" w:hAnsi="Times New Roman" w:cs="Times New Roman"/>
          <w:i/>
          <w:iCs/>
          <w:color w:val="222222"/>
          <w:sz w:val="24"/>
          <w:szCs w:val="24"/>
          <w:shd w:val="clear" w:color="auto" w:fill="FFFFFF"/>
        </w:rPr>
        <w:t xml:space="preserve">Annual </w:t>
      </w:r>
      <w:r w:rsidR="003B69F6">
        <w:rPr>
          <w:rFonts w:ascii="Times New Roman" w:hAnsi="Times New Roman" w:cs="Times New Roman"/>
          <w:i/>
          <w:iCs/>
          <w:color w:val="222222"/>
          <w:sz w:val="24"/>
          <w:szCs w:val="24"/>
          <w:shd w:val="clear" w:color="auto" w:fill="FFFFFF"/>
        </w:rPr>
        <w:t>R</w:t>
      </w:r>
      <w:r w:rsidRPr="00AD7752">
        <w:rPr>
          <w:rFonts w:ascii="Times New Roman" w:hAnsi="Times New Roman" w:cs="Times New Roman"/>
          <w:i/>
          <w:iCs/>
          <w:color w:val="222222"/>
          <w:sz w:val="24"/>
          <w:szCs w:val="24"/>
          <w:shd w:val="clear" w:color="auto" w:fill="FFFFFF"/>
        </w:rPr>
        <w:t xml:space="preserve">eview of </w:t>
      </w:r>
      <w:r w:rsidR="003B69F6">
        <w:rPr>
          <w:rFonts w:ascii="Times New Roman" w:hAnsi="Times New Roman" w:cs="Times New Roman"/>
          <w:i/>
          <w:iCs/>
          <w:color w:val="222222"/>
          <w:sz w:val="24"/>
          <w:szCs w:val="24"/>
          <w:shd w:val="clear" w:color="auto" w:fill="FFFFFF"/>
        </w:rPr>
        <w:t>E</w:t>
      </w:r>
      <w:r w:rsidRPr="00AD7752">
        <w:rPr>
          <w:rFonts w:ascii="Times New Roman" w:hAnsi="Times New Roman" w:cs="Times New Roman"/>
          <w:i/>
          <w:iCs/>
          <w:color w:val="222222"/>
          <w:sz w:val="24"/>
          <w:szCs w:val="24"/>
          <w:shd w:val="clear" w:color="auto" w:fill="FFFFFF"/>
        </w:rPr>
        <w:t xml:space="preserve">cology and </w:t>
      </w:r>
      <w:r w:rsidR="003B69F6">
        <w:rPr>
          <w:rFonts w:ascii="Times New Roman" w:hAnsi="Times New Roman" w:cs="Times New Roman"/>
          <w:i/>
          <w:iCs/>
          <w:color w:val="222222"/>
          <w:sz w:val="24"/>
          <w:szCs w:val="24"/>
          <w:shd w:val="clear" w:color="auto" w:fill="FFFFFF"/>
        </w:rPr>
        <w:t>S</w:t>
      </w:r>
      <w:r w:rsidRPr="00AD7752">
        <w:rPr>
          <w:rFonts w:ascii="Times New Roman" w:hAnsi="Times New Roman" w:cs="Times New Roman"/>
          <w:i/>
          <w:iCs/>
          <w:color w:val="222222"/>
          <w:sz w:val="24"/>
          <w:szCs w:val="24"/>
          <w:shd w:val="clear" w:color="auto" w:fill="FFFFFF"/>
        </w:rPr>
        <w:t>ystematics</w:t>
      </w:r>
      <w:r w:rsidRPr="00795FB2">
        <w:rPr>
          <w:rFonts w:ascii="Times New Roman" w:hAnsi="Times New Roman" w:cs="Times New Roman"/>
          <w:color w:val="222222"/>
          <w:sz w:val="24"/>
          <w:szCs w:val="24"/>
          <w:shd w:val="clear" w:color="auto" w:fill="FFFFFF"/>
        </w:rPr>
        <w:t>, 5(1), 1-24.</w:t>
      </w:r>
    </w:p>
    <w:p w14:paraId="19800D52" w14:textId="77777777" w:rsidR="00795FB2" w:rsidRDefault="00795FB2" w:rsidP="00604784">
      <w:pPr>
        <w:spacing w:after="0" w:line="480" w:lineRule="auto"/>
        <w:ind w:left="284" w:hanging="284"/>
        <w:rPr>
          <w:rFonts w:ascii="Times New Roman" w:hAnsi="Times New Roman" w:cs="Times New Roman"/>
          <w:color w:val="222222"/>
          <w:sz w:val="24"/>
          <w:szCs w:val="24"/>
          <w:shd w:val="clear" w:color="auto" w:fill="FFFFFF"/>
        </w:rPr>
      </w:pPr>
      <w:r w:rsidRPr="00795FB2">
        <w:rPr>
          <w:rFonts w:ascii="Times New Roman" w:hAnsi="Times New Roman" w:cs="Times New Roman"/>
          <w:color w:val="222222"/>
          <w:sz w:val="24"/>
          <w:szCs w:val="24"/>
          <w:shd w:val="clear" w:color="auto" w:fill="FFFFFF"/>
        </w:rPr>
        <w:t xml:space="preserve">Baker, H. G. (1991). The continuing evolution of weeds. </w:t>
      </w:r>
      <w:r w:rsidRPr="00AD7752">
        <w:rPr>
          <w:rFonts w:ascii="Times New Roman" w:hAnsi="Times New Roman" w:cs="Times New Roman"/>
          <w:i/>
          <w:iCs/>
          <w:color w:val="222222"/>
          <w:sz w:val="24"/>
          <w:szCs w:val="24"/>
          <w:shd w:val="clear" w:color="auto" w:fill="FFFFFF"/>
        </w:rPr>
        <w:t>Economic Botany</w:t>
      </w:r>
      <w:r w:rsidRPr="00795FB2">
        <w:rPr>
          <w:rFonts w:ascii="Times New Roman" w:hAnsi="Times New Roman" w:cs="Times New Roman"/>
          <w:color w:val="222222"/>
          <w:sz w:val="24"/>
          <w:szCs w:val="24"/>
          <w:shd w:val="clear" w:color="auto" w:fill="FFFFFF"/>
        </w:rPr>
        <w:t>, 45(4), 445-449.</w:t>
      </w:r>
    </w:p>
    <w:p w14:paraId="0E247D3C" w14:textId="7BDDC9F1" w:rsidR="00A54203" w:rsidRDefault="00A54203" w:rsidP="00604784">
      <w:pPr>
        <w:spacing w:after="0" w:line="480" w:lineRule="auto"/>
        <w:ind w:left="284" w:hanging="284"/>
        <w:rPr>
          <w:rFonts w:ascii="Times New Roman" w:hAnsi="Times New Roman" w:cs="Times New Roman"/>
          <w:color w:val="222222"/>
          <w:sz w:val="24"/>
          <w:szCs w:val="24"/>
          <w:shd w:val="clear" w:color="auto" w:fill="FFFFFF"/>
        </w:rPr>
      </w:pPr>
      <w:r w:rsidRPr="00A54203">
        <w:rPr>
          <w:rFonts w:ascii="Times New Roman" w:hAnsi="Times New Roman" w:cs="Times New Roman"/>
          <w:color w:val="222222"/>
          <w:sz w:val="24"/>
          <w:szCs w:val="24"/>
          <w:shd w:val="clear" w:color="auto" w:fill="FFFFFF"/>
        </w:rPr>
        <w:lastRenderedPageBreak/>
        <w:t xml:space="preserve">Bates, D., </w:t>
      </w:r>
      <w:proofErr w:type="spellStart"/>
      <w:r w:rsidRPr="00A54203">
        <w:rPr>
          <w:rFonts w:ascii="Times New Roman" w:hAnsi="Times New Roman" w:cs="Times New Roman"/>
          <w:color w:val="222222"/>
          <w:sz w:val="24"/>
          <w:szCs w:val="24"/>
          <w:shd w:val="clear" w:color="auto" w:fill="FFFFFF"/>
        </w:rPr>
        <w:t>Maechler</w:t>
      </w:r>
      <w:proofErr w:type="spellEnd"/>
      <w:r w:rsidRPr="00A54203">
        <w:rPr>
          <w:rFonts w:ascii="Times New Roman" w:hAnsi="Times New Roman" w:cs="Times New Roman"/>
          <w:color w:val="222222"/>
          <w:sz w:val="24"/>
          <w:szCs w:val="24"/>
          <w:shd w:val="clear" w:color="auto" w:fill="FFFFFF"/>
        </w:rPr>
        <w:t>, M., Bolker, B., &amp; Walker, S. (2022). Package ‘lme4’, version 1.1-31. https://cran.r-project.org/web/packages/lme4/index.html</w:t>
      </w:r>
    </w:p>
    <w:p w14:paraId="275A338E" w14:textId="77777777" w:rsidR="00795FB2" w:rsidRDefault="00795FB2" w:rsidP="00604784">
      <w:pPr>
        <w:spacing w:after="0" w:line="480" w:lineRule="auto"/>
        <w:ind w:left="284" w:hanging="284"/>
        <w:rPr>
          <w:rFonts w:ascii="Times New Roman" w:hAnsi="Times New Roman" w:cs="Times New Roman"/>
          <w:color w:val="222222"/>
          <w:sz w:val="24"/>
          <w:szCs w:val="24"/>
          <w:shd w:val="clear" w:color="auto" w:fill="FFFFFF"/>
        </w:rPr>
      </w:pPr>
      <w:proofErr w:type="spellStart"/>
      <w:r w:rsidRPr="00795FB2">
        <w:rPr>
          <w:rFonts w:ascii="Times New Roman" w:hAnsi="Times New Roman" w:cs="Times New Roman"/>
          <w:color w:val="222222"/>
          <w:sz w:val="24"/>
          <w:szCs w:val="24"/>
          <w:shd w:val="clear" w:color="auto" w:fill="FFFFFF"/>
        </w:rPr>
        <w:t>Beaury</w:t>
      </w:r>
      <w:proofErr w:type="spellEnd"/>
      <w:r w:rsidRPr="00795FB2">
        <w:rPr>
          <w:rFonts w:ascii="Times New Roman" w:hAnsi="Times New Roman" w:cs="Times New Roman"/>
          <w:color w:val="222222"/>
          <w:sz w:val="24"/>
          <w:szCs w:val="24"/>
          <w:shd w:val="clear" w:color="auto" w:fill="FFFFFF"/>
        </w:rPr>
        <w:t xml:space="preserve">, E.M., Fusco, E.J., Jackson, M.R., </w:t>
      </w:r>
      <w:proofErr w:type="spellStart"/>
      <w:r w:rsidRPr="00795FB2">
        <w:rPr>
          <w:rFonts w:ascii="Times New Roman" w:hAnsi="Times New Roman" w:cs="Times New Roman"/>
          <w:color w:val="222222"/>
          <w:sz w:val="24"/>
          <w:szCs w:val="24"/>
          <w:shd w:val="clear" w:color="auto" w:fill="FFFFFF"/>
        </w:rPr>
        <w:t>Laginhas</w:t>
      </w:r>
      <w:proofErr w:type="spellEnd"/>
      <w:r w:rsidRPr="00795FB2">
        <w:rPr>
          <w:rFonts w:ascii="Times New Roman" w:hAnsi="Times New Roman" w:cs="Times New Roman"/>
          <w:color w:val="222222"/>
          <w:sz w:val="24"/>
          <w:szCs w:val="24"/>
          <w:shd w:val="clear" w:color="auto" w:fill="FFFFFF"/>
        </w:rPr>
        <w:t xml:space="preserve">, B.B., Morelli, T.L., Allen, J.M., Pasquarella, V.J., &amp; Bradley, B.A. (2020). Incorporating climate change into invasive species management: insights from managers. </w:t>
      </w:r>
      <w:r w:rsidRPr="00AD7752">
        <w:rPr>
          <w:rFonts w:ascii="Times New Roman" w:hAnsi="Times New Roman" w:cs="Times New Roman"/>
          <w:i/>
          <w:iCs/>
          <w:color w:val="222222"/>
          <w:sz w:val="24"/>
          <w:szCs w:val="24"/>
          <w:shd w:val="clear" w:color="auto" w:fill="FFFFFF"/>
        </w:rPr>
        <w:t>Biological Invasions</w:t>
      </w:r>
      <w:r w:rsidRPr="00795FB2">
        <w:rPr>
          <w:rFonts w:ascii="Times New Roman" w:hAnsi="Times New Roman" w:cs="Times New Roman"/>
          <w:color w:val="222222"/>
          <w:sz w:val="24"/>
          <w:szCs w:val="24"/>
          <w:shd w:val="clear" w:color="auto" w:fill="FFFFFF"/>
        </w:rPr>
        <w:t>, 22(2), 233-252.</w:t>
      </w:r>
    </w:p>
    <w:p w14:paraId="4AD2BF77" w14:textId="7F31F5C2" w:rsidR="0082556B" w:rsidDel="00B67D3D" w:rsidRDefault="0082556B" w:rsidP="00604784">
      <w:pPr>
        <w:spacing w:after="0" w:line="480" w:lineRule="auto"/>
        <w:ind w:left="284" w:hanging="284"/>
        <w:rPr>
          <w:del w:id="218" w:author="Trevor Drees" w:date="2025-06-07T13:25:00Z" w16du:dateUtc="2025-06-07T20:25:00Z"/>
          <w:rFonts w:ascii="Times New Roman" w:hAnsi="Times New Roman" w:cs="Times New Roman"/>
          <w:color w:val="222222"/>
          <w:sz w:val="24"/>
          <w:szCs w:val="24"/>
          <w:shd w:val="clear" w:color="auto" w:fill="FFFFFF"/>
        </w:rPr>
      </w:pPr>
      <w:del w:id="219" w:author="Trevor Drees" w:date="2025-06-07T13:25:00Z" w16du:dateUtc="2025-06-07T20:25:00Z">
        <w:r w:rsidRPr="00765F6E" w:rsidDel="00B67D3D">
          <w:rPr>
            <w:rFonts w:ascii="Times New Roman" w:hAnsi="Times New Roman" w:cs="Times New Roman"/>
            <w:color w:val="222222"/>
            <w:sz w:val="24"/>
            <w:szCs w:val="24"/>
            <w:shd w:val="clear" w:color="auto" w:fill="FFFFFF"/>
          </w:rPr>
          <w:delText>Beck, K.G.</w:delText>
        </w:r>
        <w:r w:rsidR="00795FB2" w:rsidRPr="00765F6E" w:rsidDel="00B67D3D">
          <w:rPr>
            <w:rFonts w:ascii="Times New Roman" w:hAnsi="Times New Roman" w:cs="Times New Roman"/>
            <w:color w:val="222222"/>
            <w:sz w:val="24"/>
            <w:szCs w:val="24"/>
            <w:shd w:val="clear" w:color="auto" w:fill="FFFFFF"/>
          </w:rPr>
          <w:delText xml:space="preserve"> (</w:delText>
        </w:r>
        <w:r w:rsidRPr="00765F6E" w:rsidDel="00B67D3D">
          <w:rPr>
            <w:rFonts w:ascii="Times New Roman" w:hAnsi="Times New Roman" w:cs="Times New Roman"/>
            <w:color w:val="222222"/>
            <w:sz w:val="24"/>
            <w:szCs w:val="24"/>
            <w:shd w:val="clear" w:color="auto" w:fill="FFFFFF"/>
          </w:rPr>
          <w:delText>1999</w:delText>
        </w:r>
        <w:r w:rsidR="00795FB2" w:rsidRPr="00765F6E" w:rsidDel="00B67D3D">
          <w:rPr>
            <w:rFonts w:ascii="Times New Roman" w:hAnsi="Times New Roman" w:cs="Times New Roman"/>
            <w:color w:val="222222"/>
            <w:sz w:val="24"/>
            <w:szCs w:val="24"/>
            <w:shd w:val="clear" w:color="auto" w:fill="FFFFFF"/>
          </w:rPr>
          <w:delText>)</w:delText>
        </w:r>
        <w:r w:rsidRPr="00765F6E" w:rsidDel="00B67D3D">
          <w:rPr>
            <w:rFonts w:ascii="Times New Roman" w:hAnsi="Times New Roman" w:cs="Times New Roman"/>
            <w:color w:val="222222"/>
            <w:sz w:val="24"/>
            <w:szCs w:val="24"/>
            <w:shd w:val="clear" w:color="auto" w:fill="FFFFFF"/>
          </w:rPr>
          <w:delText>. Biennial thistles. Sheley, RL; Petroff, JK Biology and management of noxious rangeland weeds. Oregon State University Press, Corvallis, 145-161.</w:delText>
        </w:r>
      </w:del>
    </w:p>
    <w:p w14:paraId="6318F40D" w14:textId="255B2D99" w:rsidR="00795FB2" w:rsidRDefault="00795FB2" w:rsidP="00604784">
      <w:pPr>
        <w:spacing w:after="0" w:line="480" w:lineRule="auto"/>
        <w:ind w:left="284" w:hanging="284"/>
        <w:rPr>
          <w:rFonts w:ascii="Times New Roman" w:hAnsi="Times New Roman" w:cs="Times New Roman"/>
          <w:color w:val="222222"/>
          <w:sz w:val="24"/>
          <w:szCs w:val="24"/>
          <w:shd w:val="clear" w:color="auto" w:fill="FFFFFF"/>
        </w:rPr>
      </w:pPr>
      <w:r w:rsidRPr="00795FB2">
        <w:rPr>
          <w:rFonts w:ascii="Times New Roman" w:hAnsi="Times New Roman" w:cs="Times New Roman"/>
          <w:color w:val="222222"/>
          <w:sz w:val="24"/>
          <w:szCs w:val="24"/>
          <w:shd w:val="clear" w:color="auto" w:fill="FFFFFF"/>
        </w:rPr>
        <w:t xml:space="preserve">Beckie, H.J. (2006). Herbicide-resistant weeds: management tactics and practices. </w:t>
      </w:r>
      <w:r w:rsidRPr="00AD7752">
        <w:rPr>
          <w:rFonts w:ascii="Times New Roman" w:hAnsi="Times New Roman" w:cs="Times New Roman"/>
          <w:i/>
          <w:iCs/>
          <w:color w:val="222222"/>
          <w:sz w:val="24"/>
          <w:szCs w:val="24"/>
          <w:shd w:val="clear" w:color="auto" w:fill="FFFFFF"/>
        </w:rPr>
        <w:t xml:space="preserve">Weed </w:t>
      </w:r>
      <w:r w:rsidR="003B69F6">
        <w:rPr>
          <w:rFonts w:ascii="Times New Roman" w:hAnsi="Times New Roman" w:cs="Times New Roman"/>
          <w:i/>
          <w:iCs/>
          <w:color w:val="222222"/>
          <w:sz w:val="24"/>
          <w:szCs w:val="24"/>
          <w:shd w:val="clear" w:color="auto" w:fill="FFFFFF"/>
        </w:rPr>
        <w:t>T</w:t>
      </w:r>
      <w:r w:rsidRPr="00AD7752">
        <w:rPr>
          <w:rFonts w:ascii="Times New Roman" w:hAnsi="Times New Roman" w:cs="Times New Roman"/>
          <w:i/>
          <w:iCs/>
          <w:color w:val="222222"/>
          <w:sz w:val="24"/>
          <w:szCs w:val="24"/>
          <w:shd w:val="clear" w:color="auto" w:fill="FFFFFF"/>
        </w:rPr>
        <w:t>echnology</w:t>
      </w:r>
      <w:r w:rsidRPr="00795FB2">
        <w:rPr>
          <w:rFonts w:ascii="Times New Roman" w:hAnsi="Times New Roman" w:cs="Times New Roman"/>
          <w:color w:val="222222"/>
          <w:sz w:val="24"/>
          <w:szCs w:val="24"/>
          <w:shd w:val="clear" w:color="auto" w:fill="FFFFFF"/>
        </w:rPr>
        <w:t>, 20(3), 793-814.</w:t>
      </w:r>
    </w:p>
    <w:p w14:paraId="22716FE2" w14:textId="77777777" w:rsidR="00795FB2" w:rsidRDefault="00795FB2" w:rsidP="00604784">
      <w:pPr>
        <w:spacing w:after="0" w:line="480" w:lineRule="auto"/>
        <w:ind w:left="284" w:hanging="284"/>
        <w:rPr>
          <w:rFonts w:ascii="Times New Roman" w:hAnsi="Times New Roman" w:cs="Times New Roman"/>
          <w:color w:val="222222"/>
          <w:sz w:val="24"/>
          <w:szCs w:val="24"/>
          <w:shd w:val="clear" w:color="auto" w:fill="FFFFFF"/>
        </w:rPr>
      </w:pPr>
      <w:r w:rsidRPr="00795FB2">
        <w:rPr>
          <w:rFonts w:ascii="Times New Roman" w:hAnsi="Times New Roman" w:cs="Times New Roman"/>
          <w:color w:val="222222"/>
          <w:sz w:val="24"/>
          <w:szCs w:val="24"/>
          <w:shd w:val="clear" w:color="auto" w:fill="FFFFFF"/>
        </w:rPr>
        <w:t xml:space="preserve">Bell, D.T. (2001). Ecological response syndromes in the flora of southwestern Western Australia: fire </w:t>
      </w:r>
      <w:proofErr w:type="spellStart"/>
      <w:r w:rsidRPr="00795FB2">
        <w:rPr>
          <w:rFonts w:ascii="Times New Roman" w:hAnsi="Times New Roman" w:cs="Times New Roman"/>
          <w:color w:val="222222"/>
          <w:sz w:val="24"/>
          <w:szCs w:val="24"/>
          <w:shd w:val="clear" w:color="auto" w:fill="FFFFFF"/>
        </w:rPr>
        <w:t>resprouters</w:t>
      </w:r>
      <w:proofErr w:type="spellEnd"/>
      <w:r w:rsidRPr="00795FB2">
        <w:rPr>
          <w:rFonts w:ascii="Times New Roman" w:hAnsi="Times New Roman" w:cs="Times New Roman"/>
          <w:color w:val="222222"/>
          <w:sz w:val="24"/>
          <w:szCs w:val="24"/>
          <w:shd w:val="clear" w:color="auto" w:fill="FFFFFF"/>
        </w:rPr>
        <w:t xml:space="preserve"> versus </w:t>
      </w:r>
      <w:proofErr w:type="spellStart"/>
      <w:r w:rsidRPr="00795FB2">
        <w:rPr>
          <w:rFonts w:ascii="Times New Roman" w:hAnsi="Times New Roman" w:cs="Times New Roman"/>
          <w:color w:val="222222"/>
          <w:sz w:val="24"/>
          <w:szCs w:val="24"/>
          <w:shd w:val="clear" w:color="auto" w:fill="FFFFFF"/>
        </w:rPr>
        <w:t>reseeders</w:t>
      </w:r>
      <w:proofErr w:type="spellEnd"/>
      <w:r w:rsidRPr="00795FB2">
        <w:rPr>
          <w:rFonts w:ascii="Times New Roman" w:hAnsi="Times New Roman" w:cs="Times New Roman"/>
          <w:color w:val="222222"/>
          <w:sz w:val="24"/>
          <w:szCs w:val="24"/>
          <w:shd w:val="clear" w:color="auto" w:fill="FFFFFF"/>
        </w:rPr>
        <w:t xml:space="preserve">. </w:t>
      </w:r>
      <w:r w:rsidRPr="00AD7752">
        <w:rPr>
          <w:rFonts w:ascii="Times New Roman" w:hAnsi="Times New Roman" w:cs="Times New Roman"/>
          <w:i/>
          <w:iCs/>
          <w:color w:val="222222"/>
          <w:sz w:val="24"/>
          <w:szCs w:val="24"/>
          <w:shd w:val="clear" w:color="auto" w:fill="FFFFFF"/>
        </w:rPr>
        <w:t>The Botanical Review</w:t>
      </w:r>
      <w:r w:rsidRPr="00795FB2">
        <w:rPr>
          <w:rFonts w:ascii="Times New Roman" w:hAnsi="Times New Roman" w:cs="Times New Roman"/>
          <w:color w:val="222222"/>
          <w:sz w:val="24"/>
          <w:szCs w:val="24"/>
          <w:shd w:val="clear" w:color="auto" w:fill="FFFFFF"/>
        </w:rPr>
        <w:t>, 67(4), 417-440.</w:t>
      </w:r>
    </w:p>
    <w:p w14:paraId="1B9E48CB" w14:textId="77777777" w:rsidR="00795FB2" w:rsidRDefault="00795FB2" w:rsidP="00604784">
      <w:pPr>
        <w:spacing w:after="0" w:line="480" w:lineRule="auto"/>
        <w:ind w:left="284" w:hanging="284"/>
        <w:rPr>
          <w:ins w:id="220" w:author="Trevor Drees" w:date="2025-06-04T21:46:00Z" w16du:dateUtc="2025-06-05T04:46:00Z"/>
          <w:rFonts w:ascii="Times New Roman" w:hAnsi="Times New Roman" w:cs="Times New Roman"/>
          <w:color w:val="222222"/>
          <w:sz w:val="24"/>
          <w:szCs w:val="24"/>
          <w:shd w:val="clear" w:color="auto" w:fill="FFFFFF"/>
        </w:rPr>
      </w:pPr>
      <w:r w:rsidRPr="00795FB2">
        <w:rPr>
          <w:rFonts w:ascii="Times New Roman" w:hAnsi="Times New Roman" w:cs="Times New Roman"/>
          <w:color w:val="222222"/>
          <w:sz w:val="24"/>
          <w:szCs w:val="24"/>
          <w:shd w:val="clear" w:color="auto" w:fill="FFFFFF"/>
        </w:rPr>
        <w:t xml:space="preserve">Bellingham, P.J. &amp; Sparrow, A.D. (2000). Resprouting as a life history strategy in woody plant communities. </w:t>
      </w:r>
      <w:r w:rsidRPr="00AD7752">
        <w:rPr>
          <w:rFonts w:ascii="Times New Roman" w:hAnsi="Times New Roman" w:cs="Times New Roman"/>
          <w:i/>
          <w:iCs/>
          <w:color w:val="222222"/>
          <w:sz w:val="24"/>
          <w:szCs w:val="24"/>
          <w:shd w:val="clear" w:color="auto" w:fill="FFFFFF"/>
        </w:rPr>
        <w:t>Oikos</w:t>
      </w:r>
      <w:r w:rsidRPr="00795FB2">
        <w:rPr>
          <w:rFonts w:ascii="Times New Roman" w:hAnsi="Times New Roman" w:cs="Times New Roman"/>
          <w:color w:val="222222"/>
          <w:sz w:val="24"/>
          <w:szCs w:val="24"/>
          <w:shd w:val="clear" w:color="auto" w:fill="FFFFFF"/>
        </w:rPr>
        <w:t>, 89(2), 409-416.</w:t>
      </w:r>
    </w:p>
    <w:p w14:paraId="09BB39BD" w14:textId="105C5C04" w:rsidR="004073E1" w:rsidRDefault="004073E1" w:rsidP="00604784">
      <w:pPr>
        <w:spacing w:after="0" w:line="480" w:lineRule="auto"/>
        <w:ind w:left="284" w:hanging="284"/>
        <w:rPr>
          <w:rFonts w:ascii="Times New Roman" w:hAnsi="Times New Roman" w:cs="Times New Roman"/>
          <w:color w:val="222222"/>
          <w:sz w:val="24"/>
          <w:szCs w:val="24"/>
          <w:shd w:val="clear" w:color="auto" w:fill="FFFFFF"/>
        </w:rPr>
      </w:pPr>
      <w:ins w:id="221" w:author="Trevor Drees" w:date="2025-06-04T21:46:00Z" w16du:dateUtc="2025-06-05T04:46:00Z">
        <w:r w:rsidRPr="004073E1">
          <w:rPr>
            <w:rFonts w:ascii="Times New Roman" w:hAnsi="Times New Roman" w:cs="Times New Roman"/>
            <w:color w:val="222222"/>
            <w:sz w:val="24"/>
            <w:szCs w:val="24"/>
            <w:shd w:val="clear" w:color="auto" w:fill="FFFFFF"/>
          </w:rPr>
          <w:t xml:space="preserve">Bergstrom, D.M., </w:t>
        </w:r>
        <w:proofErr w:type="spellStart"/>
        <w:r w:rsidRPr="004073E1">
          <w:rPr>
            <w:rFonts w:ascii="Times New Roman" w:hAnsi="Times New Roman" w:cs="Times New Roman"/>
            <w:color w:val="222222"/>
            <w:sz w:val="24"/>
            <w:szCs w:val="24"/>
            <w:shd w:val="clear" w:color="auto" w:fill="FFFFFF"/>
          </w:rPr>
          <w:t>Lucieer</w:t>
        </w:r>
        <w:proofErr w:type="spellEnd"/>
        <w:r w:rsidRPr="004073E1">
          <w:rPr>
            <w:rFonts w:ascii="Times New Roman" w:hAnsi="Times New Roman" w:cs="Times New Roman"/>
            <w:color w:val="222222"/>
            <w:sz w:val="24"/>
            <w:szCs w:val="24"/>
            <w:shd w:val="clear" w:color="auto" w:fill="FFFFFF"/>
          </w:rPr>
          <w:t xml:space="preserve">, A., Kiefer, K., Wasley, J., Belbin, L., Pedersen, T.K., &amp; Chown, S. L. (2009). Indirect effects of invasive species removal devastate World Heritage Island. </w:t>
        </w:r>
        <w:r w:rsidRPr="004073E1">
          <w:rPr>
            <w:rFonts w:ascii="Times New Roman" w:hAnsi="Times New Roman" w:cs="Times New Roman"/>
            <w:i/>
            <w:iCs/>
            <w:color w:val="222222"/>
            <w:sz w:val="24"/>
            <w:szCs w:val="24"/>
            <w:shd w:val="clear" w:color="auto" w:fill="FFFFFF"/>
            <w:rPrChange w:id="222" w:author="Trevor Drees" w:date="2025-06-04T21:46:00Z" w16du:dateUtc="2025-06-05T04:46:00Z">
              <w:rPr>
                <w:rFonts w:ascii="Times New Roman" w:hAnsi="Times New Roman" w:cs="Times New Roman"/>
                <w:color w:val="222222"/>
                <w:sz w:val="24"/>
                <w:szCs w:val="24"/>
                <w:shd w:val="clear" w:color="auto" w:fill="FFFFFF"/>
              </w:rPr>
            </w:rPrChange>
          </w:rPr>
          <w:t>Journal of Applied Ecology</w:t>
        </w:r>
        <w:r w:rsidRPr="004073E1">
          <w:rPr>
            <w:rFonts w:ascii="Times New Roman" w:hAnsi="Times New Roman" w:cs="Times New Roman"/>
            <w:color w:val="222222"/>
            <w:sz w:val="24"/>
            <w:szCs w:val="24"/>
            <w:shd w:val="clear" w:color="auto" w:fill="FFFFFF"/>
          </w:rPr>
          <w:t>, 46(1), 73-81.</w:t>
        </w:r>
      </w:ins>
    </w:p>
    <w:p w14:paraId="6CCC6AFD" w14:textId="0EFFF055" w:rsidR="00795FB2" w:rsidRDefault="00795FB2" w:rsidP="00604784">
      <w:pPr>
        <w:spacing w:after="0" w:line="480" w:lineRule="auto"/>
        <w:ind w:left="284" w:hanging="284"/>
        <w:rPr>
          <w:rFonts w:ascii="Times New Roman" w:hAnsi="Times New Roman" w:cs="Times New Roman"/>
          <w:color w:val="222222"/>
          <w:sz w:val="24"/>
          <w:szCs w:val="24"/>
          <w:shd w:val="clear" w:color="auto" w:fill="FFFFFF"/>
        </w:rPr>
      </w:pPr>
      <w:r w:rsidRPr="00795FB2">
        <w:rPr>
          <w:rFonts w:ascii="Times New Roman" w:hAnsi="Times New Roman" w:cs="Times New Roman"/>
          <w:color w:val="222222"/>
          <w:sz w:val="24"/>
          <w:szCs w:val="24"/>
          <w:shd w:val="clear" w:color="auto" w:fill="FFFFFF"/>
        </w:rPr>
        <w:t xml:space="preserve">Bhowmik, P.C. (1997). Weed biology: importance to weed management. </w:t>
      </w:r>
      <w:r w:rsidRPr="00AD7752">
        <w:rPr>
          <w:rFonts w:ascii="Times New Roman" w:hAnsi="Times New Roman" w:cs="Times New Roman"/>
          <w:i/>
          <w:iCs/>
          <w:color w:val="222222"/>
          <w:sz w:val="24"/>
          <w:szCs w:val="24"/>
          <w:shd w:val="clear" w:color="auto" w:fill="FFFFFF"/>
        </w:rPr>
        <w:t xml:space="preserve">Weed </w:t>
      </w:r>
      <w:r w:rsidR="003B69F6">
        <w:rPr>
          <w:rFonts w:ascii="Times New Roman" w:hAnsi="Times New Roman" w:cs="Times New Roman"/>
          <w:i/>
          <w:iCs/>
          <w:color w:val="222222"/>
          <w:sz w:val="24"/>
          <w:szCs w:val="24"/>
          <w:shd w:val="clear" w:color="auto" w:fill="FFFFFF"/>
        </w:rPr>
        <w:t>S</w:t>
      </w:r>
      <w:r w:rsidRPr="00AD7752">
        <w:rPr>
          <w:rFonts w:ascii="Times New Roman" w:hAnsi="Times New Roman" w:cs="Times New Roman"/>
          <w:i/>
          <w:iCs/>
          <w:color w:val="222222"/>
          <w:sz w:val="24"/>
          <w:szCs w:val="24"/>
          <w:shd w:val="clear" w:color="auto" w:fill="FFFFFF"/>
        </w:rPr>
        <w:t>cience</w:t>
      </w:r>
      <w:r w:rsidRPr="00795FB2">
        <w:rPr>
          <w:rFonts w:ascii="Times New Roman" w:hAnsi="Times New Roman" w:cs="Times New Roman"/>
          <w:color w:val="222222"/>
          <w:sz w:val="24"/>
          <w:szCs w:val="24"/>
          <w:shd w:val="clear" w:color="auto" w:fill="FFFFFF"/>
        </w:rPr>
        <w:t>, 45(3), 349-356.</w:t>
      </w:r>
    </w:p>
    <w:p w14:paraId="3447E86E" w14:textId="77777777" w:rsidR="00795FB2" w:rsidRDefault="00795FB2" w:rsidP="00604784">
      <w:pPr>
        <w:spacing w:after="0" w:line="480" w:lineRule="auto"/>
        <w:ind w:left="284" w:hanging="284"/>
        <w:rPr>
          <w:rFonts w:ascii="Times New Roman" w:hAnsi="Times New Roman" w:cs="Times New Roman"/>
          <w:color w:val="222222"/>
          <w:sz w:val="24"/>
          <w:szCs w:val="24"/>
          <w:shd w:val="clear" w:color="auto" w:fill="FFFFFF"/>
        </w:rPr>
      </w:pPr>
      <w:r w:rsidRPr="00795FB2">
        <w:rPr>
          <w:rFonts w:ascii="Times New Roman" w:hAnsi="Times New Roman" w:cs="Times New Roman"/>
          <w:color w:val="222222"/>
          <w:sz w:val="24"/>
          <w:szCs w:val="24"/>
          <w:shd w:val="clear" w:color="auto" w:fill="FFFFFF"/>
        </w:rPr>
        <w:t xml:space="preserve">Broughton, S. (2000). Review and evaluation of lantana biocontrol programs. </w:t>
      </w:r>
      <w:r w:rsidRPr="00AD7752">
        <w:rPr>
          <w:rFonts w:ascii="Times New Roman" w:hAnsi="Times New Roman" w:cs="Times New Roman"/>
          <w:i/>
          <w:iCs/>
          <w:color w:val="222222"/>
          <w:sz w:val="24"/>
          <w:szCs w:val="24"/>
          <w:shd w:val="clear" w:color="auto" w:fill="FFFFFF"/>
        </w:rPr>
        <w:t>Biological Control</w:t>
      </w:r>
      <w:r w:rsidRPr="00795FB2">
        <w:rPr>
          <w:rFonts w:ascii="Times New Roman" w:hAnsi="Times New Roman" w:cs="Times New Roman"/>
          <w:color w:val="222222"/>
          <w:sz w:val="24"/>
          <w:szCs w:val="24"/>
          <w:shd w:val="clear" w:color="auto" w:fill="FFFFFF"/>
        </w:rPr>
        <w:t>, 17(3), 272-286.</w:t>
      </w:r>
    </w:p>
    <w:p w14:paraId="6DD29CFE" w14:textId="77777777" w:rsidR="00795FB2" w:rsidRDefault="00795FB2" w:rsidP="00604784">
      <w:pPr>
        <w:spacing w:after="0" w:line="480" w:lineRule="auto"/>
        <w:ind w:left="284" w:hanging="284"/>
        <w:rPr>
          <w:rFonts w:ascii="Times New Roman" w:hAnsi="Times New Roman" w:cs="Times New Roman"/>
          <w:color w:val="222222"/>
          <w:sz w:val="24"/>
          <w:szCs w:val="24"/>
          <w:shd w:val="clear" w:color="auto" w:fill="FFFFFF"/>
        </w:rPr>
      </w:pPr>
      <w:r w:rsidRPr="00795FB2">
        <w:rPr>
          <w:rFonts w:ascii="Times New Roman" w:hAnsi="Times New Roman" w:cs="Times New Roman"/>
          <w:color w:val="222222"/>
          <w:sz w:val="24"/>
          <w:szCs w:val="24"/>
          <w:shd w:val="clear" w:color="auto" w:fill="FFFFFF"/>
        </w:rPr>
        <w:t xml:space="preserve">Chauhan, B.S. (2020). Grand challenges in weed management. </w:t>
      </w:r>
      <w:r w:rsidRPr="00AD7752">
        <w:rPr>
          <w:rFonts w:ascii="Times New Roman" w:hAnsi="Times New Roman" w:cs="Times New Roman"/>
          <w:i/>
          <w:iCs/>
          <w:color w:val="222222"/>
          <w:sz w:val="24"/>
          <w:szCs w:val="24"/>
          <w:shd w:val="clear" w:color="auto" w:fill="FFFFFF"/>
        </w:rPr>
        <w:t>Frontiers in Agronomy</w:t>
      </w:r>
      <w:r w:rsidRPr="00795FB2">
        <w:rPr>
          <w:rFonts w:ascii="Times New Roman" w:hAnsi="Times New Roman" w:cs="Times New Roman"/>
          <w:color w:val="222222"/>
          <w:sz w:val="24"/>
          <w:szCs w:val="24"/>
          <w:shd w:val="clear" w:color="auto" w:fill="FFFFFF"/>
        </w:rPr>
        <w:t>, 1, 3.</w:t>
      </w:r>
    </w:p>
    <w:p w14:paraId="1456658F" w14:textId="550C0E2A" w:rsidR="00795FB2" w:rsidRDefault="00795FB2" w:rsidP="00604784">
      <w:pPr>
        <w:spacing w:after="0" w:line="480" w:lineRule="auto"/>
        <w:ind w:left="284" w:hanging="284"/>
        <w:rPr>
          <w:rFonts w:ascii="Times New Roman" w:hAnsi="Times New Roman" w:cs="Times New Roman"/>
          <w:color w:val="222222"/>
          <w:sz w:val="24"/>
          <w:szCs w:val="24"/>
          <w:shd w:val="clear" w:color="auto" w:fill="FFFFFF"/>
        </w:rPr>
      </w:pPr>
      <w:r w:rsidRPr="00795FB2">
        <w:rPr>
          <w:rFonts w:ascii="Times New Roman" w:hAnsi="Times New Roman" w:cs="Times New Roman"/>
          <w:color w:val="222222"/>
          <w:sz w:val="24"/>
          <w:szCs w:val="24"/>
          <w:shd w:val="clear" w:color="auto" w:fill="FFFFFF"/>
        </w:rPr>
        <w:lastRenderedPageBreak/>
        <w:t xml:space="preserve">Desrochers, A.M., Bain, J.F., &amp; Warwick, S.I. (1988). The biology of Canadian weeds: 89. Carduus Nutans L. and Carduus </w:t>
      </w:r>
      <w:proofErr w:type="spellStart"/>
      <w:r w:rsidRPr="00795FB2">
        <w:rPr>
          <w:rFonts w:ascii="Times New Roman" w:hAnsi="Times New Roman" w:cs="Times New Roman"/>
          <w:color w:val="222222"/>
          <w:sz w:val="24"/>
          <w:szCs w:val="24"/>
          <w:shd w:val="clear" w:color="auto" w:fill="FFFFFF"/>
        </w:rPr>
        <w:t>Acanthoides</w:t>
      </w:r>
      <w:proofErr w:type="spellEnd"/>
      <w:r w:rsidRPr="00795FB2">
        <w:rPr>
          <w:rFonts w:ascii="Times New Roman" w:hAnsi="Times New Roman" w:cs="Times New Roman"/>
          <w:color w:val="222222"/>
          <w:sz w:val="24"/>
          <w:szCs w:val="24"/>
          <w:shd w:val="clear" w:color="auto" w:fill="FFFFFF"/>
        </w:rPr>
        <w:t xml:space="preserve"> L. </w:t>
      </w:r>
      <w:r w:rsidRPr="00AD7752">
        <w:rPr>
          <w:rFonts w:ascii="Times New Roman" w:hAnsi="Times New Roman" w:cs="Times New Roman"/>
          <w:i/>
          <w:iCs/>
          <w:color w:val="222222"/>
          <w:sz w:val="24"/>
          <w:szCs w:val="24"/>
          <w:shd w:val="clear" w:color="auto" w:fill="FFFFFF"/>
        </w:rPr>
        <w:t>Canadian Journal of Plant Science</w:t>
      </w:r>
      <w:r w:rsidRPr="00795FB2">
        <w:rPr>
          <w:rFonts w:ascii="Times New Roman" w:hAnsi="Times New Roman" w:cs="Times New Roman"/>
          <w:color w:val="222222"/>
          <w:sz w:val="24"/>
          <w:szCs w:val="24"/>
          <w:shd w:val="clear" w:color="auto" w:fill="FFFFFF"/>
        </w:rPr>
        <w:t>, 68(4), 1053-1068.</w:t>
      </w:r>
    </w:p>
    <w:p w14:paraId="77D2112A" w14:textId="681D21A2" w:rsidR="00C72245" w:rsidRDefault="00C72245" w:rsidP="00604784">
      <w:pPr>
        <w:spacing w:after="0" w:line="480" w:lineRule="auto"/>
        <w:ind w:left="284" w:hanging="284"/>
        <w:rPr>
          <w:rFonts w:ascii="Times New Roman" w:hAnsi="Times New Roman" w:cs="Times New Roman"/>
          <w:color w:val="222222"/>
          <w:sz w:val="24"/>
          <w:szCs w:val="24"/>
          <w:shd w:val="clear" w:color="auto" w:fill="FFFFFF"/>
        </w:rPr>
      </w:pPr>
      <w:r w:rsidRPr="00C72245">
        <w:rPr>
          <w:rFonts w:ascii="Times New Roman" w:hAnsi="Times New Roman" w:cs="Times New Roman"/>
          <w:color w:val="222222"/>
          <w:sz w:val="24"/>
          <w:szCs w:val="24"/>
          <w:shd w:val="clear" w:color="auto" w:fill="FFFFFF"/>
        </w:rPr>
        <w:t xml:space="preserve">Donald, W.W. (2006). Mowing for weed management. In </w:t>
      </w:r>
      <w:r w:rsidRPr="00C72245">
        <w:rPr>
          <w:rFonts w:ascii="Times New Roman" w:hAnsi="Times New Roman" w:cs="Times New Roman"/>
          <w:i/>
          <w:iCs/>
          <w:color w:val="222222"/>
          <w:sz w:val="24"/>
          <w:szCs w:val="24"/>
          <w:shd w:val="clear" w:color="auto" w:fill="FFFFFF"/>
        </w:rPr>
        <w:t xml:space="preserve">Handbook of </w:t>
      </w:r>
      <w:r w:rsidR="003B69F6">
        <w:rPr>
          <w:rFonts w:ascii="Times New Roman" w:hAnsi="Times New Roman" w:cs="Times New Roman"/>
          <w:i/>
          <w:iCs/>
          <w:color w:val="222222"/>
          <w:sz w:val="24"/>
          <w:szCs w:val="24"/>
          <w:shd w:val="clear" w:color="auto" w:fill="FFFFFF"/>
        </w:rPr>
        <w:t>S</w:t>
      </w:r>
      <w:r w:rsidRPr="00C72245">
        <w:rPr>
          <w:rFonts w:ascii="Times New Roman" w:hAnsi="Times New Roman" w:cs="Times New Roman"/>
          <w:i/>
          <w:iCs/>
          <w:color w:val="222222"/>
          <w:sz w:val="24"/>
          <w:szCs w:val="24"/>
          <w:shd w:val="clear" w:color="auto" w:fill="FFFFFF"/>
        </w:rPr>
        <w:t xml:space="preserve">ustainable </w:t>
      </w:r>
      <w:r w:rsidR="003B69F6">
        <w:rPr>
          <w:rFonts w:ascii="Times New Roman" w:hAnsi="Times New Roman" w:cs="Times New Roman"/>
          <w:i/>
          <w:iCs/>
          <w:color w:val="222222"/>
          <w:sz w:val="24"/>
          <w:szCs w:val="24"/>
          <w:shd w:val="clear" w:color="auto" w:fill="FFFFFF"/>
        </w:rPr>
        <w:t>W</w:t>
      </w:r>
      <w:r w:rsidRPr="00C72245">
        <w:rPr>
          <w:rFonts w:ascii="Times New Roman" w:hAnsi="Times New Roman" w:cs="Times New Roman"/>
          <w:i/>
          <w:iCs/>
          <w:color w:val="222222"/>
          <w:sz w:val="24"/>
          <w:szCs w:val="24"/>
          <w:shd w:val="clear" w:color="auto" w:fill="FFFFFF"/>
        </w:rPr>
        <w:t xml:space="preserve">eed </w:t>
      </w:r>
      <w:r w:rsidR="003B69F6">
        <w:rPr>
          <w:rFonts w:ascii="Times New Roman" w:hAnsi="Times New Roman" w:cs="Times New Roman"/>
          <w:i/>
          <w:iCs/>
          <w:color w:val="222222"/>
          <w:sz w:val="24"/>
          <w:szCs w:val="24"/>
          <w:shd w:val="clear" w:color="auto" w:fill="FFFFFF"/>
        </w:rPr>
        <w:t>M</w:t>
      </w:r>
      <w:r w:rsidRPr="00C72245">
        <w:rPr>
          <w:rFonts w:ascii="Times New Roman" w:hAnsi="Times New Roman" w:cs="Times New Roman"/>
          <w:i/>
          <w:iCs/>
          <w:color w:val="222222"/>
          <w:sz w:val="24"/>
          <w:szCs w:val="24"/>
          <w:shd w:val="clear" w:color="auto" w:fill="FFFFFF"/>
        </w:rPr>
        <w:t>anagement</w:t>
      </w:r>
      <w:r w:rsidRPr="00C72245">
        <w:rPr>
          <w:rFonts w:ascii="Times New Roman" w:hAnsi="Times New Roman" w:cs="Times New Roman"/>
          <w:color w:val="222222"/>
          <w:sz w:val="24"/>
          <w:szCs w:val="24"/>
          <w:shd w:val="clear" w:color="auto" w:fill="FFFFFF"/>
        </w:rPr>
        <w:t xml:space="preserve"> (pp. 357-400). CRC Press.</w:t>
      </w:r>
    </w:p>
    <w:p w14:paraId="69ABF547" w14:textId="232E88F5" w:rsidR="005D08CD" w:rsidRPr="005D08CD" w:rsidRDefault="005D08CD" w:rsidP="00604784">
      <w:pPr>
        <w:spacing w:after="0" w:line="480" w:lineRule="auto"/>
        <w:ind w:left="284" w:hanging="284"/>
        <w:rPr>
          <w:rFonts w:ascii="Times New Roman" w:hAnsi="Times New Roman" w:cs="Times New Roman"/>
          <w:sz w:val="24"/>
          <w:szCs w:val="24"/>
        </w:rPr>
      </w:pPr>
      <w:r w:rsidRPr="005D08CD">
        <w:rPr>
          <w:rFonts w:ascii="Times New Roman" w:hAnsi="Times New Roman" w:cs="Times New Roman"/>
          <w:sz w:val="24"/>
          <w:szCs w:val="24"/>
        </w:rPr>
        <w:t xml:space="preserve">Drees, T. H. &amp; Shea, K. (2024). Climate warming increases insect‐driven seed removal of two </w:t>
      </w:r>
      <w:proofErr w:type="spellStart"/>
      <w:r w:rsidRPr="005D08CD">
        <w:rPr>
          <w:rFonts w:ascii="Times New Roman" w:hAnsi="Times New Roman" w:cs="Times New Roman"/>
          <w:sz w:val="24"/>
          <w:szCs w:val="24"/>
        </w:rPr>
        <w:t>elaiosome</w:t>
      </w:r>
      <w:proofErr w:type="spellEnd"/>
      <w:r w:rsidRPr="005D08CD">
        <w:rPr>
          <w:rFonts w:ascii="Times New Roman" w:hAnsi="Times New Roman" w:cs="Times New Roman"/>
          <w:sz w:val="24"/>
          <w:szCs w:val="24"/>
        </w:rPr>
        <w:t xml:space="preserve">‐bearing invasive thistle species. </w:t>
      </w:r>
      <w:r w:rsidRPr="003B69F6">
        <w:rPr>
          <w:rFonts w:ascii="Times New Roman" w:hAnsi="Times New Roman" w:cs="Times New Roman"/>
          <w:i/>
          <w:iCs/>
          <w:sz w:val="24"/>
          <w:szCs w:val="24"/>
        </w:rPr>
        <w:t>Ecology</w:t>
      </w:r>
      <w:r w:rsidRPr="005D08CD">
        <w:rPr>
          <w:rFonts w:ascii="Times New Roman" w:hAnsi="Times New Roman" w:cs="Times New Roman"/>
          <w:sz w:val="24"/>
          <w:szCs w:val="24"/>
        </w:rPr>
        <w:t>, 105(2), e4223.</w:t>
      </w:r>
    </w:p>
    <w:p w14:paraId="3BF3BDA7" w14:textId="0A6B2322" w:rsidR="00795FB2" w:rsidRDefault="00795FB2" w:rsidP="00604784">
      <w:pPr>
        <w:spacing w:after="0" w:line="480" w:lineRule="auto"/>
        <w:ind w:left="284" w:hanging="284"/>
        <w:rPr>
          <w:rFonts w:ascii="Times New Roman" w:hAnsi="Times New Roman" w:cs="Times New Roman"/>
          <w:color w:val="222222"/>
          <w:sz w:val="24"/>
          <w:szCs w:val="24"/>
          <w:shd w:val="clear" w:color="auto" w:fill="FFFFFF"/>
        </w:rPr>
      </w:pPr>
      <w:r w:rsidRPr="00795FB2">
        <w:rPr>
          <w:rFonts w:ascii="Times New Roman" w:hAnsi="Times New Roman" w:cs="Times New Roman"/>
          <w:color w:val="222222"/>
          <w:sz w:val="24"/>
          <w:szCs w:val="24"/>
          <w:shd w:val="clear" w:color="auto" w:fill="FFFFFF"/>
        </w:rPr>
        <w:t xml:space="preserve">Dukes, J.S. &amp; Mooney, H.A. (1999). Does global change increase the success of biological </w:t>
      </w:r>
      <w:proofErr w:type="gramStart"/>
      <w:r w:rsidRPr="00795FB2">
        <w:rPr>
          <w:rFonts w:ascii="Times New Roman" w:hAnsi="Times New Roman" w:cs="Times New Roman"/>
          <w:color w:val="222222"/>
          <w:sz w:val="24"/>
          <w:szCs w:val="24"/>
          <w:shd w:val="clear" w:color="auto" w:fill="FFFFFF"/>
        </w:rPr>
        <w:t>invaders?.</w:t>
      </w:r>
      <w:proofErr w:type="gramEnd"/>
      <w:r w:rsidRPr="00795FB2">
        <w:rPr>
          <w:rFonts w:ascii="Times New Roman" w:hAnsi="Times New Roman" w:cs="Times New Roman"/>
          <w:color w:val="222222"/>
          <w:sz w:val="24"/>
          <w:szCs w:val="24"/>
          <w:shd w:val="clear" w:color="auto" w:fill="FFFFFF"/>
        </w:rPr>
        <w:t xml:space="preserve"> </w:t>
      </w:r>
      <w:r w:rsidRPr="00AD7752">
        <w:rPr>
          <w:rFonts w:ascii="Times New Roman" w:hAnsi="Times New Roman" w:cs="Times New Roman"/>
          <w:i/>
          <w:iCs/>
          <w:color w:val="222222"/>
          <w:sz w:val="24"/>
          <w:szCs w:val="24"/>
          <w:shd w:val="clear" w:color="auto" w:fill="FFFFFF"/>
        </w:rPr>
        <w:t xml:space="preserve">Trends in </w:t>
      </w:r>
      <w:r w:rsidR="003B69F6">
        <w:rPr>
          <w:rFonts w:ascii="Times New Roman" w:hAnsi="Times New Roman" w:cs="Times New Roman"/>
          <w:i/>
          <w:iCs/>
          <w:color w:val="222222"/>
          <w:sz w:val="24"/>
          <w:szCs w:val="24"/>
          <w:shd w:val="clear" w:color="auto" w:fill="FFFFFF"/>
        </w:rPr>
        <w:t>E</w:t>
      </w:r>
      <w:r w:rsidRPr="00AD7752">
        <w:rPr>
          <w:rFonts w:ascii="Times New Roman" w:hAnsi="Times New Roman" w:cs="Times New Roman"/>
          <w:i/>
          <w:iCs/>
          <w:color w:val="222222"/>
          <w:sz w:val="24"/>
          <w:szCs w:val="24"/>
          <w:shd w:val="clear" w:color="auto" w:fill="FFFFFF"/>
        </w:rPr>
        <w:t xml:space="preserve">cology &amp; </w:t>
      </w:r>
      <w:r w:rsidR="003B69F6">
        <w:rPr>
          <w:rFonts w:ascii="Times New Roman" w:hAnsi="Times New Roman" w:cs="Times New Roman"/>
          <w:i/>
          <w:iCs/>
          <w:color w:val="222222"/>
          <w:sz w:val="24"/>
          <w:szCs w:val="24"/>
          <w:shd w:val="clear" w:color="auto" w:fill="FFFFFF"/>
        </w:rPr>
        <w:t>E</w:t>
      </w:r>
      <w:r w:rsidRPr="00AD7752">
        <w:rPr>
          <w:rFonts w:ascii="Times New Roman" w:hAnsi="Times New Roman" w:cs="Times New Roman"/>
          <w:i/>
          <w:iCs/>
          <w:color w:val="222222"/>
          <w:sz w:val="24"/>
          <w:szCs w:val="24"/>
          <w:shd w:val="clear" w:color="auto" w:fill="FFFFFF"/>
        </w:rPr>
        <w:t>volution</w:t>
      </w:r>
      <w:r w:rsidRPr="00795FB2">
        <w:rPr>
          <w:rFonts w:ascii="Times New Roman" w:hAnsi="Times New Roman" w:cs="Times New Roman"/>
          <w:color w:val="222222"/>
          <w:sz w:val="24"/>
          <w:szCs w:val="24"/>
          <w:shd w:val="clear" w:color="auto" w:fill="FFFFFF"/>
        </w:rPr>
        <w:t>, 14(4), 135-139.</w:t>
      </w:r>
    </w:p>
    <w:p w14:paraId="50F58DEE" w14:textId="6A2C3037" w:rsidR="00800ADB" w:rsidRDefault="00800ADB" w:rsidP="00604784">
      <w:pPr>
        <w:spacing w:after="0" w:line="480" w:lineRule="auto"/>
        <w:ind w:left="284" w:hanging="284"/>
        <w:rPr>
          <w:rFonts w:ascii="Times New Roman" w:hAnsi="Times New Roman" w:cs="Times New Roman"/>
          <w:color w:val="222222"/>
          <w:sz w:val="24"/>
          <w:szCs w:val="24"/>
          <w:shd w:val="clear" w:color="auto" w:fill="FFFFFF"/>
        </w:rPr>
      </w:pPr>
      <w:r w:rsidRPr="00800ADB">
        <w:rPr>
          <w:rFonts w:ascii="Times New Roman" w:hAnsi="Times New Roman" w:cs="Times New Roman"/>
          <w:color w:val="222222"/>
          <w:sz w:val="24"/>
          <w:szCs w:val="24"/>
          <w:shd w:val="clear" w:color="auto" w:fill="FFFFFF"/>
        </w:rPr>
        <w:t>Dunn, P.H</w:t>
      </w:r>
      <w:r w:rsidR="00795FB2">
        <w:rPr>
          <w:rFonts w:ascii="Times New Roman" w:hAnsi="Times New Roman" w:cs="Times New Roman"/>
          <w:color w:val="222222"/>
          <w:sz w:val="24"/>
          <w:szCs w:val="24"/>
          <w:shd w:val="clear" w:color="auto" w:fill="FFFFFF"/>
        </w:rPr>
        <w:t xml:space="preserve"> (</w:t>
      </w:r>
      <w:r w:rsidRPr="00800ADB">
        <w:rPr>
          <w:rFonts w:ascii="Times New Roman" w:hAnsi="Times New Roman" w:cs="Times New Roman"/>
          <w:color w:val="222222"/>
          <w:sz w:val="24"/>
          <w:szCs w:val="24"/>
          <w:shd w:val="clear" w:color="auto" w:fill="FFFFFF"/>
        </w:rPr>
        <w:t>1976</w:t>
      </w:r>
      <w:r w:rsidR="00795FB2">
        <w:rPr>
          <w:rFonts w:ascii="Times New Roman" w:hAnsi="Times New Roman" w:cs="Times New Roman"/>
          <w:color w:val="222222"/>
          <w:sz w:val="24"/>
          <w:szCs w:val="24"/>
          <w:shd w:val="clear" w:color="auto" w:fill="FFFFFF"/>
        </w:rPr>
        <w:t>)</w:t>
      </w:r>
      <w:r w:rsidRPr="00800ADB">
        <w:rPr>
          <w:rFonts w:ascii="Times New Roman" w:hAnsi="Times New Roman" w:cs="Times New Roman"/>
          <w:color w:val="222222"/>
          <w:sz w:val="24"/>
          <w:szCs w:val="24"/>
          <w:shd w:val="clear" w:color="auto" w:fill="FFFFFF"/>
        </w:rPr>
        <w:t xml:space="preserve">. Distribution of Carduus nutans, C. </w:t>
      </w:r>
      <w:proofErr w:type="spellStart"/>
      <w:r w:rsidRPr="00800ADB">
        <w:rPr>
          <w:rFonts w:ascii="Times New Roman" w:hAnsi="Times New Roman" w:cs="Times New Roman"/>
          <w:color w:val="222222"/>
          <w:sz w:val="24"/>
          <w:szCs w:val="24"/>
          <w:shd w:val="clear" w:color="auto" w:fill="FFFFFF"/>
        </w:rPr>
        <w:t>acanthoides</w:t>
      </w:r>
      <w:proofErr w:type="spellEnd"/>
      <w:r w:rsidRPr="00800ADB">
        <w:rPr>
          <w:rFonts w:ascii="Times New Roman" w:hAnsi="Times New Roman" w:cs="Times New Roman"/>
          <w:color w:val="222222"/>
          <w:sz w:val="24"/>
          <w:szCs w:val="24"/>
          <w:shd w:val="clear" w:color="auto" w:fill="FFFFFF"/>
        </w:rPr>
        <w:t xml:space="preserve">, C. </w:t>
      </w:r>
      <w:proofErr w:type="spellStart"/>
      <w:r w:rsidRPr="00800ADB">
        <w:rPr>
          <w:rFonts w:ascii="Times New Roman" w:hAnsi="Times New Roman" w:cs="Times New Roman"/>
          <w:color w:val="222222"/>
          <w:sz w:val="24"/>
          <w:szCs w:val="24"/>
          <w:shd w:val="clear" w:color="auto" w:fill="FFFFFF"/>
        </w:rPr>
        <w:t>pycnocephalus</w:t>
      </w:r>
      <w:proofErr w:type="spellEnd"/>
      <w:r w:rsidRPr="00800ADB">
        <w:rPr>
          <w:rFonts w:ascii="Times New Roman" w:hAnsi="Times New Roman" w:cs="Times New Roman"/>
          <w:color w:val="222222"/>
          <w:sz w:val="24"/>
          <w:szCs w:val="24"/>
          <w:shd w:val="clear" w:color="auto" w:fill="FFFFFF"/>
        </w:rPr>
        <w:t xml:space="preserve">, and C. crispus, in the United States. </w:t>
      </w:r>
      <w:r w:rsidRPr="00795FB2">
        <w:rPr>
          <w:rFonts w:ascii="Times New Roman" w:hAnsi="Times New Roman" w:cs="Times New Roman"/>
          <w:i/>
          <w:iCs/>
          <w:color w:val="222222"/>
          <w:sz w:val="24"/>
          <w:szCs w:val="24"/>
          <w:shd w:val="clear" w:color="auto" w:fill="FFFFFF"/>
        </w:rPr>
        <w:t>Weed Science</w:t>
      </w:r>
      <w:r w:rsidRPr="00800ADB">
        <w:rPr>
          <w:rFonts w:ascii="Times New Roman" w:hAnsi="Times New Roman" w:cs="Times New Roman"/>
          <w:color w:val="222222"/>
          <w:sz w:val="24"/>
          <w:szCs w:val="24"/>
          <w:shd w:val="clear" w:color="auto" w:fill="FFFFFF"/>
        </w:rPr>
        <w:t>, 24(5), 518-524.</w:t>
      </w:r>
    </w:p>
    <w:p w14:paraId="0594D278" w14:textId="5F6D40FB" w:rsidR="006A4EEF" w:rsidRDefault="006A4EEF" w:rsidP="00604784">
      <w:pPr>
        <w:spacing w:after="0" w:line="480" w:lineRule="auto"/>
        <w:ind w:left="284" w:hanging="284"/>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t>Feldman</w:t>
      </w:r>
      <w:r w:rsidRPr="006A4EEF">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S.R.</w:t>
      </w:r>
      <w:r w:rsidRPr="006A4EEF">
        <w:rPr>
          <w:rFonts w:ascii="Times New Roman" w:hAnsi="Times New Roman" w:cs="Times New Roman"/>
          <w:color w:val="222222"/>
          <w:sz w:val="24"/>
          <w:szCs w:val="24"/>
          <w:shd w:val="clear" w:color="auto" w:fill="FFFFFF"/>
        </w:rPr>
        <w:t xml:space="preserve"> </w:t>
      </w:r>
      <w:r w:rsidR="00795FB2">
        <w:rPr>
          <w:rFonts w:ascii="Times New Roman" w:hAnsi="Times New Roman" w:cs="Times New Roman"/>
          <w:color w:val="222222"/>
          <w:sz w:val="24"/>
          <w:szCs w:val="24"/>
          <w:shd w:val="clear" w:color="auto" w:fill="FFFFFF"/>
        </w:rPr>
        <w:t>&amp;</w:t>
      </w:r>
      <w:r w:rsidRPr="006A4EEF">
        <w:rPr>
          <w:rFonts w:ascii="Times New Roman" w:hAnsi="Times New Roman" w:cs="Times New Roman"/>
          <w:color w:val="222222"/>
          <w:sz w:val="24"/>
          <w:szCs w:val="24"/>
          <w:shd w:val="clear" w:color="auto" w:fill="FFFFFF"/>
        </w:rPr>
        <w:t xml:space="preserve"> Lewis, J</w:t>
      </w:r>
      <w:r>
        <w:rPr>
          <w:rFonts w:ascii="Times New Roman" w:hAnsi="Times New Roman" w:cs="Times New Roman"/>
          <w:color w:val="222222"/>
          <w:sz w:val="24"/>
          <w:szCs w:val="24"/>
          <w:shd w:val="clear" w:color="auto" w:fill="FFFFFF"/>
        </w:rPr>
        <w:t>.</w:t>
      </w:r>
      <w:r w:rsidRPr="006A4EEF">
        <w:rPr>
          <w:rFonts w:ascii="Times New Roman" w:hAnsi="Times New Roman" w:cs="Times New Roman"/>
          <w:color w:val="222222"/>
          <w:sz w:val="24"/>
          <w:szCs w:val="24"/>
          <w:shd w:val="clear" w:color="auto" w:fill="FFFFFF"/>
        </w:rPr>
        <w:t>P</w:t>
      </w:r>
      <w:r w:rsidR="00795FB2">
        <w:rPr>
          <w:rFonts w:ascii="Times New Roman" w:hAnsi="Times New Roman" w:cs="Times New Roman"/>
          <w:color w:val="222222"/>
          <w:sz w:val="24"/>
          <w:szCs w:val="24"/>
          <w:shd w:val="clear" w:color="auto" w:fill="FFFFFF"/>
        </w:rPr>
        <w:t>. (</w:t>
      </w:r>
      <w:r w:rsidRPr="006A4EEF">
        <w:rPr>
          <w:rFonts w:ascii="Times New Roman" w:hAnsi="Times New Roman" w:cs="Times New Roman"/>
          <w:color w:val="222222"/>
          <w:sz w:val="24"/>
          <w:szCs w:val="24"/>
          <w:shd w:val="clear" w:color="auto" w:fill="FFFFFF"/>
        </w:rPr>
        <w:t>1990</w:t>
      </w:r>
      <w:r w:rsidR="00795FB2">
        <w:rPr>
          <w:rFonts w:ascii="Times New Roman" w:hAnsi="Times New Roman" w:cs="Times New Roman"/>
          <w:color w:val="222222"/>
          <w:sz w:val="24"/>
          <w:szCs w:val="24"/>
          <w:shd w:val="clear" w:color="auto" w:fill="FFFFFF"/>
        </w:rPr>
        <w:t>)</w:t>
      </w:r>
      <w:r w:rsidRPr="006A4EEF">
        <w:rPr>
          <w:rFonts w:ascii="Times New Roman" w:hAnsi="Times New Roman" w:cs="Times New Roman"/>
          <w:color w:val="222222"/>
          <w:sz w:val="24"/>
          <w:szCs w:val="24"/>
          <w:shd w:val="clear" w:color="auto" w:fill="FFFFFF"/>
        </w:rPr>
        <w:t xml:space="preserve">. Output and dispersal of propagules of Carduus </w:t>
      </w:r>
      <w:proofErr w:type="spellStart"/>
      <w:r w:rsidRPr="006A4EEF">
        <w:rPr>
          <w:rFonts w:ascii="Times New Roman" w:hAnsi="Times New Roman" w:cs="Times New Roman"/>
          <w:color w:val="222222"/>
          <w:sz w:val="24"/>
          <w:szCs w:val="24"/>
          <w:shd w:val="clear" w:color="auto" w:fill="FFFFFF"/>
        </w:rPr>
        <w:t>acanthoides</w:t>
      </w:r>
      <w:proofErr w:type="spellEnd"/>
      <w:r w:rsidRPr="006A4EEF">
        <w:rPr>
          <w:rFonts w:ascii="Times New Roman" w:hAnsi="Times New Roman" w:cs="Times New Roman"/>
          <w:color w:val="222222"/>
          <w:sz w:val="24"/>
          <w:szCs w:val="24"/>
          <w:shd w:val="clear" w:color="auto" w:fill="FFFFFF"/>
        </w:rPr>
        <w:t xml:space="preserve"> L. </w:t>
      </w:r>
      <w:r w:rsidRPr="00795FB2">
        <w:rPr>
          <w:rFonts w:ascii="Times New Roman" w:hAnsi="Times New Roman" w:cs="Times New Roman"/>
          <w:i/>
          <w:iCs/>
          <w:color w:val="222222"/>
          <w:sz w:val="24"/>
          <w:szCs w:val="24"/>
          <w:shd w:val="clear" w:color="auto" w:fill="FFFFFF"/>
        </w:rPr>
        <w:t>Weed Research</w:t>
      </w:r>
      <w:r w:rsidRPr="006A4EEF">
        <w:rPr>
          <w:rFonts w:ascii="Times New Roman" w:hAnsi="Times New Roman" w:cs="Times New Roman"/>
          <w:color w:val="222222"/>
          <w:sz w:val="24"/>
          <w:szCs w:val="24"/>
          <w:shd w:val="clear" w:color="auto" w:fill="FFFFFF"/>
        </w:rPr>
        <w:t>, 30 (3), 161-169.</w:t>
      </w:r>
    </w:p>
    <w:p w14:paraId="2C22C8E0" w14:textId="1878BB8A" w:rsidR="00795FB2" w:rsidRDefault="00795FB2" w:rsidP="00604784">
      <w:pPr>
        <w:spacing w:after="0" w:line="480" w:lineRule="auto"/>
        <w:ind w:left="284" w:hanging="284"/>
        <w:rPr>
          <w:rFonts w:ascii="Times New Roman" w:hAnsi="Times New Roman" w:cs="Times New Roman"/>
          <w:color w:val="222222"/>
          <w:sz w:val="24"/>
          <w:szCs w:val="24"/>
          <w:shd w:val="clear" w:color="auto" w:fill="FFFFFF"/>
        </w:rPr>
      </w:pPr>
      <w:r w:rsidRPr="00795FB2">
        <w:rPr>
          <w:rFonts w:ascii="Times New Roman" w:hAnsi="Times New Roman" w:cs="Times New Roman"/>
          <w:color w:val="222222"/>
          <w:sz w:val="24"/>
          <w:szCs w:val="24"/>
          <w:shd w:val="clear" w:color="auto" w:fill="FFFFFF"/>
        </w:rPr>
        <w:t xml:space="preserve">Fernando, N., </w:t>
      </w:r>
      <w:proofErr w:type="spellStart"/>
      <w:r w:rsidRPr="00795FB2">
        <w:rPr>
          <w:rFonts w:ascii="Times New Roman" w:hAnsi="Times New Roman" w:cs="Times New Roman"/>
          <w:color w:val="222222"/>
          <w:sz w:val="24"/>
          <w:szCs w:val="24"/>
          <w:shd w:val="clear" w:color="auto" w:fill="FFFFFF"/>
        </w:rPr>
        <w:t>Manalil</w:t>
      </w:r>
      <w:proofErr w:type="spellEnd"/>
      <w:r w:rsidRPr="00795FB2">
        <w:rPr>
          <w:rFonts w:ascii="Times New Roman" w:hAnsi="Times New Roman" w:cs="Times New Roman"/>
          <w:color w:val="222222"/>
          <w:sz w:val="24"/>
          <w:szCs w:val="24"/>
          <w:shd w:val="clear" w:color="auto" w:fill="FFFFFF"/>
        </w:rPr>
        <w:t xml:space="preserve">, S., Florentine, S.K., Chauhan, B.S., &amp; </w:t>
      </w:r>
      <w:proofErr w:type="spellStart"/>
      <w:r w:rsidRPr="00795FB2">
        <w:rPr>
          <w:rFonts w:ascii="Times New Roman" w:hAnsi="Times New Roman" w:cs="Times New Roman"/>
          <w:color w:val="222222"/>
          <w:sz w:val="24"/>
          <w:szCs w:val="24"/>
          <w:shd w:val="clear" w:color="auto" w:fill="FFFFFF"/>
        </w:rPr>
        <w:t>Seneweera</w:t>
      </w:r>
      <w:proofErr w:type="spellEnd"/>
      <w:r w:rsidRPr="00795FB2">
        <w:rPr>
          <w:rFonts w:ascii="Times New Roman" w:hAnsi="Times New Roman" w:cs="Times New Roman"/>
          <w:color w:val="222222"/>
          <w:sz w:val="24"/>
          <w:szCs w:val="24"/>
          <w:shd w:val="clear" w:color="auto" w:fill="FFFFFF"/>
        </w:rPr>
        <w:t xml:space="preserve">, S. (2016). Glyphosate resistance of C3 and C4 weeds under rising atmospheric CO2. </w:t>
      </w:r>
      <w:r w:rsidRPr="00AD7752">
        <w:rPr>
          <w:rFonts w:ascii="Times New Roman" w:hAnsi="Times New Roman" w:cs="Times New Roman"/>
          <w:i/>
          <w:iCs/>
          <w:color w:val="222222"/>
          <w:sz w:val="24"/>
          <w:szCs w:val="24"/>
          <w:shd w:val="clear" w:color="auto" w:fill="FFFFFF"/>
        </w:rPr>
        <w:t xml:space="preserve">Frontiers in </w:t>
      </w:r>
      <w:r w:rsidR="003B69F6">
        <w:rPr>
          <w:rFonts w:ascii="Times New Roman" w:hAnsi="Times New Roman" w:cs="Times New Roman"/>
          <w:i/>
          <w:iCs/>
          <w:color w:val="222222"/>
          <w:sz w:val="24"/>
          <w:szCs w:val="24"/>
          <w:shd w:val="clear" w:color="auto" w:fill="FFFFFF"/>
        </w:rPr>
        <w:t>P</w:t>
      </w:r>
      <w:r w:rsidRPr="00AD7752">
        <w:rPr>
          <w:rFonts w:ascii="Times New Roman" w:hAnsi="Times New Roman" w:cs="Times New Roman"/>
          <w:i/>
          <w:iCs/>
          <w:color w:val="222222"/>
          <w:sz w:val="24"/>
          <w:szCs w:val="24"/>
          <w:shd w:val="clear" w:color="auto" w:fill="FFFFFF"/>
        </w:rPr>
        <w:t xml:space="preserve">lant </w:t>
      </w:r>
      <w:r w:rsidR="003B69F6">
        <w:rPr>
          <w:rFonts w:ascii="Times New Roman" w:hAnsi="Times New Roman" w:cs="Times New Roman"/>
          <w:i/>
          <w:iCs/>
          <w:color w:val="222222"/>
          <w:sz w:val="24"/>
          <w:szCs w:val="24"/>
          <w:shd w:val="clear" w:color="auto" w:fill="FFFFFF"/>
        </w:rPr>
        <w:t>S</w:t>
      </w:r>
      <w:r w:rsidRPr="00AD7752">
        <w:rPr>
          <w:rFonts w:ascii="Times New Roman" w:hAnsi="Times New Roman" w:cs="Times New Roman"/>
          <w:i/>
          <w:iCs/>
          <w:color w:val="222222"/>
          <w:sz w:val="24"/>
          <w:szCs w:val="24"/>
          <w:shd w:val="clear" w:color="auto" w:fill="FFFFFF"/>
        </w:rPr>
        <w:t>cience</w:t>
      </w:r>
      <w:r w:rsidRPr="00795FB2">
        <w:rPr>
          <w:rFonts w:ascii="Times New Roman" w:hAnsi="Times New Roman" w:cs="Times New Roman"/>
          <w:color w:val="222222"/>
          <w:sz w:val="24"/>
          <w:szCs w:val="24"/>
          <w:shd w:val="clear" w:color="auto" w:fill="FFFFFF"/>
        </w:rPr>
        <w:t>, 7, 910.</w:t>
      </w:r>
    </w:p>
    <w:p w14:paraId="6059A638" w14:textId="77777777" w:rsidR="00795FB2" w:rsidRPr="00795FB2" w:rsidRDefault="00795FB2" w:rsidP="00604784">
      <w:pPr>
        <w:spacing w:after="0" w:line="480" w:lineRule="auto"/>
        <w:ind w:left="284" w:hanging="284"/>
        <w:rPr>
          <w:rFonts w:ascii="Times New Roman" w:hAnsi="Times New Roman" w:cs="Times New Roman"/>
          <w:color w:val="222222"/>
          <w:sz w:val="24"/>
          <w:szCs w:val="24"/>
          <w:shd w:val="clear" w:color="auto" w:fill="FFFFFF"/>
        </w:rPr>
      </w:pPr>
      <w:r w:rsidRPr="00795FB2">
        <w:rPr>
          <w:rFonts w:ascii="Times New Roman" w:hAnsi="Times New Roman" w:cs="Times New Roman"/>
          <w:color w:val="222222"/>
          <w:sz w:val="24"/>
          <w:szCs w:val="24"/>
          <w:shd w:val="clear" w:color="auto" w:fill="FFFFFF"/>
        </w:rPr>
        <w:t xml:space="preserve">Gerard, P.J., Kean, J.M., Phillips, C.B., Fowler, S.V., Withers, T.M., Walker, G.P., &amp; Charles, J.G. (2010). Possible impacts of climate change on biocontrol systems in New Zealand. </w:t>
      </w:r>
      <w:r w:rsidRPr="00AD7752">
        <w:rPr>
          <w:rFonts w:ascii="Times New Roman" w:hAnsi="Times New Roman" w:cs="Times New Roman"/>
          <w:i/>
          <w:iCs/>
          <w:color w:val="222222"/>
          <w:sz w:val="24"/>
          <w:szCs w:val="24"/>
          <w:shd w:val="clear" w:color="auto" w:fill="FFFFFF"/>
        </w:rPr>
        <w:t>Report for MAF Pol Project</w:t>
      </w:r>
      <w:r w:rsidRPr="00795FB2">
        <w:rPr>
          <w:rFonts w:ascii="Times New Roman" w:hAnsi="Times New Roman" w:cs="Times New Roman"/>
          <w:color w:val="222222"/>
          <w:sz w:val="24"/>
          <w:szCs w:val="24"/>
          <w:shd w:val="clear" w:color="auto" w:fill="FFFFFF"/>
        </w:rPr>
        <w:t>, 0910-11689.</w:t>
      </w:r>
    </w:p>
    <w:p w14:paraId="6A4A9C37" w14:textId="613228B6" w:rsidR="00795FB2" w:rsidRPr="00795FB2" w:rsidRDefault="00795FB2" w:rsidP="00604784">
      <w:pPr>
        <w:spacing w:after="0" w:line="480" w:lineRule="auto"/>
        <w:ind w:left="284" w:hanging="284"/>
        <w:rPr>
          <w:rFonts w:ascii="Times New Roman" w:hAnsi="Times New Roman" w:cs="Times New Roman"/>
          <w:color w:val="222222"/>
          <w:sz w:val="24"/>
          <w:szCs w:val="24"/>
          <w:shd w:val="clear" w:color="auto" w:fill="FFFFFF"/>
        </w:rPr>
      </w:pPr>
      <w:proofErr w:type="spellStart"/>
      <w:r w:rsidRPr="00795FB2">
        <w:rPr>
          <w:rFonts w:ascii="Times New Roman" w:hAnsi="Times New Roman" w:cs="Times New Roman"/>
          <w:color w:val="222222"/>
          <w:sz w:val="24"/>
          <w:szCs w:val="24"/>
          <w:shd w:val="clear" w:color="auto" w:fill="FFFFFF"/>
        </w:rPr>
        <w:t>Ghersa</w:t>
      </w:r>
      <w:proofErr w:type="spellEnd"/>
      <w:r w:rsidRPr="00795FB2">
        <w:rPr>
          <w:rFonts w:ascii="Times New Roman" w:hAnsi="Times New Roman" w:cs="Times New Roman"/>
          <w:color w:val="222222"/>
          <w:sz w:val="24"/>
          <w:szCs w:val="24"/>
          <w:shd w:val="clear" w:color="auto" w:fill="FFFFFF"/>
        </w:rPr>
        <w:t xml:space="preserve">, C.M. &amp; Holt, J.S. (1995). Using phenology prediction in weed management: a review. </w:t>
      </w:r>
      <w:r w:rsidRPr="00AD7752">
        <w:rPr>
          <w:rFonts w:ascii="Times New Roman" w:hAnsi="Times New Roman" w:cs="Times New Roman"/>
          <w:i/>
          <w:iCs/>
          <w:color w:val="222222"/>
          <w:sz w:val="24"/>
          <w:szCs w:val="24"/>
          <w:shd w:val="clear" w:color="auto" w:fill="FFFFFF"/>
        </w:rPr>
        <w:t xml:space="preserve">Weed </w:t>
      </w:r>
      <w:r w:rsidR="003B69F6">
        <w:rPr>
          <w:rFonts w:ascii="Times New Roman" w:hAnsi="Times New Roman" w:cs="Times New Roman"/>
          <w:i/>
          <w:iCs/>
          <w:color w:val="222222"/>
          <w:sz w:val="24"/>
          <w:szCs w:val="24"/>
          <w:shd w:val="clear" w:color="auto" w:fill="FFFFFF"/>
        </w:rPr>
        <w:t>R</w:t>
      </w:r>
      <w:r w:rsidRPr="00AD7752">
        <w:rPr>
          <w:rFonts w:ascii="Times New Roman" w:hAnsi="Times New Roman" w:cs="Times New Roman"/>
          <w:i/>
          <w:iCs/>
          <w:color w:val="222222"/>
          <w:sz w:val="24"/>
          <w:szCs w:val="24"/>
          <w:shd w:val="clear" w:color="auto" w:fill="FFFFFF"/>
        </w:rPr>
        <w:t>esearch</w:t>
      </w:r>
      <w:r w:rsidRPr="00795FB2">
        <w:rPr>
          <w:rFonts w:ascii="Times New Roman" w:hAnsi="Times New Roman" w:cs="Times New Roman"/>
          <w:color w:val="222222"/>
          <w:sz w:val="24"/>
          <w:szCs w:val="24"/>
          <w:shd w:val="clear" w:color="auto" w:fill="FFFFFF"/>
        </w:rPr>
        <w:t>, 35(6), 461-470.</w:t>
      </w:r>
    </w:p>
    <w:p w14:paraId="27AEBBE9" w14:textId="1C571462" w:rsidR="00795FB2" w:rsidRDefault="00795FB2" w:rsidP="00604784">
      <w:pPr>
        <w:spacing w:after="0" w:line="480" w:lineRule="auto"/>
        <w:ind w:left="284" w:hanging="284"/>
        <w:rPr>
          <w:rFonts w:ascii="Times New Roman" w:hAnsi="Times New Roman" w:cs="Times New Roman"/>
          <w:color w:val="222222"/>
          <w:sz w:val="24"/>
          <w:szCs w:val="24"/>
          <w:shd w:val="clear" w:color="auto" w:fill="FFFFFF"/>
        </w:rPr>
      </w:pPr>
      <w:proofErr w:type="spellStart"/>
      <w:r w:rsidRPr="00795FB2">
        <w:rPr>
          <w:rFonts w:ascii="Times New Roman" w:hAnsi="Times New Roman" w:cs="Times New Roman"/>
          <w:color w:val="222222"/>
          <w:sz w:val="24"/>
          <w:szCs w:val="24"/>
          <w:shd w:val="clear" w:color="auto" w:fill="FFFFFF"/>
        </w:rPr>
        <w:t>Ghersa</w:t>
      </w:r>
      <w:proofErr w:type="spellEnd"/>
      <w:r w:rsidRPr="00795FB2">
        <w:rPr>
          <w:rFonts w:ascii="Times New Roman" w:hAnsi="Times New Roman" w:cs="Times New Roman"/>
          <w:color w:val="222222"/>
          <w:sz w:val="24"/>
          <w:szCs w:val="24"/>
          <w:shd w:val="clear" w:color="auto" w:fill="FFFFFF"/>
        </w:rPr>
        <w:t xml:space="preserve">, C.M., </w:t>
      </w:r>
      <w:proofErr w:type="spellStart"/>
      <w:r w:rsidRPr="00795FB2">
        <w:rPr>
          <w:rFonts w:ascii="Times New Roman" w:hAnsi="Times New Roman" w:cs="Times New Roman"/>
          <w:color w:val="222222"/>
          <w:sz w:val="24"/>
          <w:szCs w:val="24"/>
          <w:shd w:val="clear" w:color="auto" w:fill="FFFFFF"/>
        </w:rPr>
        <w:t>Benech</w:t>
      </w:r>
      <w:proofErr w:type="spellEnd"/>
      <w:r w:rsidRPr="00795FB2">
        <w:rPr>
          <w:rFonts w:ascii="Times New Roman" w:hAnsi="Times New Roman" w:cs="Times New Roman"/>
          <w:color w:val="222222"/>
          <w:sz w:val="24"/>
          <w:szCs w:val="24"/>
          <w:shd w:val="clear" w:color="auto" w:fill="FFFFFF"/>
        </w:rPr>
        <w:t xml:space="preserve">-Arnold, R.L., </w:t>
      </w:r>
      <w:proofErr w:type="spellStart"/>
      <w:r w:rsidRPr="00795FB2">
        <w:rPr>
          <w:rFonts w:ascii="Times New Roman" w:hAnsi="Times New Roman" w:cs="Times New Roman"/>
          <w:color w:val="222222"/>
          <w:sz w:val="24"/>
          <w:szCs w:val="24"/>
          <w:shd w:val="clear" w:color="auto" w:fill="FFFFFF"/>
        </w:rPr>
        <w:t>Satorre</w:t>
      </w:r>
      <w:proofErr w:type="spellEnd"/>
      <w:r w:rsidRPr="00795FB2">
        <w:rPr>
          <w:rFonts w:ascii="Times New Roman" w:hAnsi="Times New Roman" w:cs="Times New Roman"/>
          <w:color w:val="222222"/>
          <w:sz w:val="24"/>
          <w:szCs w:val="24"/>
          <w:shd w:val="clear" w:color="auto" w:fill="FFFFFF"/>
        </w:rPr>
        <w:t xml:space="preserve">, E.H., &amp; </w:t>
      </w:r>
      <w:proofErr w:type="spellStart"/>
      <w:r w:rsidRPr="00795FB2">
        <w:rPr>
          <w:rFonts w:ascii="Times New Roman" w:hAnsi="Times New Roman" w:cs="Times New Roman"/>
          <w:color w:val="222222"/>
          <w:sz w:val="24"/>
          <w:szCs w:val="24"/>
          <w:shd w:val="clear" w:color="auto" w:fill="FFFFFF"/>
        </w:rPr>
        <w:t>Martınez-Ghersa</w:t>
      </w:r>
      <w:proofErr w:type="spellEnd"/>
      <w:r w:rsidRPr="00795FB2">
        <w:rPr>
          <w:rFonts w:ascii="Times New Roman" w:hAnsi="Times New Roman" w:cs="Times New Roman"/>
          <w:color w:val="222222"/>
          <w:sz w:val="24"/>
          <w:szCs w:val="24"/>
          <w:shd w:val="clear" w:color="auto" w:fill="FFFFFF"/>
        </w:rPr>
        <w:t xml:space="preserve">, M.A. (2000). Advances in weed management strategies. </w:t>
      </w:r>
      <w:r w:rsidRPr="00AD7752">
        <w:rPr>
          <w:rFonts w:ascii="Times New Roman" w:hAnsi="Times New Roman" w:cs="Times New Roman"/>
          <w:i/>
          <w:iCs/>
          <w:color w:val="222222"/>
          <w:sz w:val="24"/>
          <w:szCs w:val="24"/>
          <w:shd w:val="clear" w:color="auto" w:fill="FFFFFF"/>
        </w:rPr>
        <w:t xml:space="preserve">Field </w:t>
      </w:r>
      <w:r w:rsidR="003B69F6">
        <w:rPr>
          <w:rFonts w:ascii="Times New Roman" w:hAnsi="Times New Roman" w:cs="Times New Roman"/>
          <w:i/>
          <w:iCs/>
          <w:color w:val="222222"/>
          <w:sz w:val="24"/>
          <w:szCs w:val="24"/>
          <w:shd w:val="clear" w:color="auto" w:fill="FFFFFF"/>
        </w:rPr>
        <w:t>C</w:t>
      </w:r>
      <w:r w:rsidRPr="00AD7752">
        <w:rPr>
          <w:rFonts w:ascii="Times New Roman" w:hAnsi="Times New Roman" w:cs="Times New Roman"/>
          <w:i/>
          <w:iCs/>
          <w:color w:val="222222"/>
          <w:sz w:val="24"/>
          <w:szCs w:val="24"/>
          <w:shd w:val="clear" w:color="auto" w:fill="FFFFFF"/>
        </w:rPr>
        <w:t xml:space="preserve">rops </w:t>
      </w:r>
      <w:r w:rsidR="003B69F6">
        <w:rPr>
          <w:rFonts w:ascii="Times New Roman" w:hAnsi="Times New Roman" w:cs="Times New Roman"/>
          <w:i/>
          <w:iCs/>
          <w:color w:val="222222"/>
          <w:sz w:val="24"/>
          <w:szCs w:val="24"/>
          <w:shd w:val="clear" w:color="auto" w:fill="FFFFFF"/>
        </w:rPr>
        <w:t>R</w:t>
      </w:r>
      <w:r w:rsidRPr="00AD7752">
        <w:rPr>
          <w:rFonts w:ascii="Times New Roman" w:hAnsi="Times New Roman" w:cs="Times New Roman"/>
          <w:i/>
          <w:iCs/>
          <w:color w:val="222222"/>
          <w:sz w:val="24"/>
          <w:szCs w:val="24"/>
          <w:shd w:val="clear" w:color="auto" w:fill="FFFFFF"/>
        </w:rPr>
        <w:t>esearch</w:t>
      </w:r>
      <w:r w:rsidRPr="00795FB2">
        <w:rPr>
          <w:rFonts w:ascii="Times New Roman" w:hAnsi="Times New Roman" w:cs="Times New Roman"/>
          <w:color w:val="222222"/>
          <w:sz w:val="24"/>
          <w:szCs w:val="24"/>
          <w:shd w:val="clear" w:color="auto" w:fill="FFFFFF"/>
        </w:rPr>
        <w:t>, 67(2), 95-104.</w:t>
      </w:r>
    </w:p>
    <w:p w14:paraId="74808666" w14:textId="77777777" w:rsidR="003208D8"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3208D8">
        <w:rPr>
          <w:rFonts w:ascii="Times New Roman" w:hAnsi="Times New Roman" w:cs="Times New Roman"/>
          <w:color w:val="222222"/>
          <w:sz w:val="24"/>
          <w:szCs w:val="24"/>
          <w:shd w:val="clear" w:color="auto" w:fill="FFFFFF"/>
        </w:rPr>
        <w:lastRenderedPageBreak/>
        <w:t xml:space="preserve">Grime, J.P. (1977). Evidence for the existence of three primary strategies in plants and its relevance to ecological and evolutionary theory. </w:t>
      </w:r>
      <w:r w:rsidRPr="00AD7752">
        <w:rPr>
          <w:rFonts w:ascii="Times New Roman" w:hAnsi="Times New Roman" w:cs="Times New Roman"/>
          <w:i/>
          <w:iCs/>
          <w:color w:val="222222"/>
          <w:sz w:val="24"/>
          <w:szCs w:val="24"/>
          <w:shd w:val="clear" w:color="auto" w:fill="FFFFFF"/>
        </w:rPr>
        <w:t>The American Naturalist</w:t>
      </w:r>
      <w:r w:rsidRPr="003208D8">
        <w:rPr>
          <w:rFonts w:ascii="Times New Roman" w:hAnsi="Times New Roman" w:cs="Times New Roman"/>
          <w:color w:val="222222"/>
          <w:sz w:val="24"/>
          <w:szCs w:val="24"/>
          <w:shd w:val="clear" w:color="auto" w:fill="FFFFFF"/>
        </w:rPr>
        <w:t>, 111(982), 1169-1194.</w:t>
      </w:r>
    </w:p>
    <w:p w14:paraId="30FC7D1E" w14:textId="392DC227" w:rsidR="003208D8"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3208D8">
        <w:rPr>
          <w:rFonts w:ascii="Times New Roman" w:hAnsi="Times New Roman" w:cs="Times New Roman"/>
          <w:color w:val="222222"/>
          <w:sz w:val="24"/>
          <w:szCs w:val="24"/>
          <w:shd w:val="clear" w:color="auto" w:fill="FFFFFF"/>
        </w:rPr>
        <w:t xml:space="preserve">Hellmann, J.J., Byers, J.E., Bierwagen, B.G., &amp; Dukes, J.S. (2008). Five potential consequences of climate change for invasive species. </w:t>
      </w:r>
      <w:r w:rsidRPr="00AD7752">
        <w:rPr>
          <w:rFonts w:ascii="Times New Roman" w:hAnsi="Times New Roman" w:cs="Times New Roman"/>
          <w:i/>
          <w:iCs/>
          <w:color w:val="222222"/>
          <w:sz w:val="24"/>
          <w:szCs w:val="24"/>
          <w:shd w:val="clear" w:color="auto" w:fill="FFFFFF"/>
        </w:rPr>
        <w:t xml:space="preserve">Conservation </w:t>
      </w:r>
      <w:r w:rsidR="003B69F6">
        <w:rPr>
          <w:rFonts w:ascii="Times New Roman" w:hAnsi="Times New Roman" w:cs="Times New Roman"/>
          <w:i/>
          <w:iCs/>
          <w:color w:val="222222"/>
          <w:sz w:val="24"/>
          <w:szCs w:val="24"/>
          <w:shd w:val="clear" w:color="auto" w:fill="FFFFFF"/>
        </w:rPr>
        <w:t>B</w:t>
      </w:r>
      <w:r w:rsidRPr="00AD7752">
        <w:rPr>
          <w:rFonts w:ascii="Times New Roman" w:hAnsi="Times New Roman" w:cs="Times New Roman"/>
          <w:i/>
          <w:iCs/>
          <w:color w:val="222222"/>
          <w:sz w:val="24"/>
          <w:szCs w:val="24"/>
          <w:shd w:val="clear" w:color="auto" w:fill="FFFFFF"/>
        </w:rPr>
        <w:t>iology</w:t>
      </w:r>
      <w:r w:rsidRPr="003208D8">
        <w:rPr>
          <w:rFonts w:ascii="Times New Roman" w:hAnsi="Times New Roman" w:cs="Times New Roman"/>
          <w:color w:val="222222"/>
          <w:sz w:val="24"/>
          <w:szCs w:val="24"/>
          <w:shd w:val="clear" w:color="auto" w:fill="FFFFFF"/>
        </w:rPr>
        <w:t>, 22(3), 534-543.</w:t>
      </w:r>
    </w:p>
    <w:p w14:paraId="12D0D3CE" w14:textId="2DF7FE1C" w:rsidR="00BA7E65" w:rsidRDefault="00BA7E65" w:rsidP="00604784">
      <w:pPr>
        <w:spacing w:after="0" w:line="480" w:lineRule="auto"/>
        <w:ind w:left="284" w:hanging="284"/>
        <w:rPr>
          <w:ins w:id="223" w:author="Trevor Drees" w:date="2025-06-04T21:02:00Z" w16du:dateUtc="2025-06-05T04:02:00Z"/>
          <w:rFonts w:ascii="Times New Roman" w:hAnsi="Times New Roman" w:cs="Times New Roman"/>
          <w:color w:val="222222"/>
          <w:sz w:val="24"/>
          <w:szCs w:val="24"/>
          <w:shd w:val="clear" w:color="auto" w:fill="FFFFFF"/>
        </w:rPr>
      </w:pPr>
      <w:ins w:id="224" w:author="Trevor Drees" w:date="2025-06-04T21:02:00Z" w16du:dateUtc="2025-06-05T04:02:00Z">
        <w:r w:rsidRPr="00BA7E65">
          <w:rPr>
            <w:rFonts w:ascii="Times New Roman" w:hAnsi="Times New Roman" w:cs="Times New Roman"/>
            <w:color w:val="222222"/>
            <w:sz w:val="24"/>
            <w:szCs w:val="24"/>
            <w:shd w:val="clear" w:color="auto" w:fill="FFFFFF"/>
          </w:rPr>
          <w:t xml:space="preserve">Howerton, E., Langkilde, T., &amp; Shea, K. (2024). Misapplied management makes matters worse: Spatially explicit control leverages biotic interactions to slow invasion. </w:t>
        </w:r>
        <w:r w:rsidRPr="00BA7E65">
          <w:rPr>
            <w:rFonts w:ascii="Times New Roman" w:hAnsi="Times New Roman" w:cs="Times New Roman"/>
            <w:i/>
            <w:iCs/>
            <w:color w:val="222222"/>
            <w:sz w:val="24"/>
            <w:szCs w:val="24"/>
            <w:shd w:val="clear" w:color="auto" w:fill="FFFFFF"/>
            <w:rPrChange w:id="225" w:author="Trevor Drees" w:date="2025-06-04T21:02:00Z" w16du:dateUtc="2025-06-05T04:02:00Z">
              <w:rPr>
                <w:rFonts w:ascii="Times New Roman" w:hAnsi="Times New Roman" w:cs="Times New Roman"/>
                <w:color w:val="222222"/>
                <w:sz w:val="24"/>
                <w:szCs w:val="24"/>
                <w:shd w:val="clear" w:color="auto" w:fill="FFFFFF"/>
              </w:rPr>
            </w:rPrChange>
          </w:rPr>
          <w:t>Ecological Applications</w:t>
        </w:r>
        <w:r w:rsidRPr="00BA7E65">
          <w:rPr>
            <w:rFonts w:ascii="Times New Roman" w:hAnsi="Times New Roman" w:cs="Times New Roman"/>
            <w:color w:val="222222"/>
            <w:sz w:val="24"/>
            <w:szCs w:val="24"/>
            <w:shd w:val="clear" w:color="auto" w:fill="FFFFFF"/>
          </w:rPr>
          <w:t>, 34(4), e2974.</w:t>
        </w:r>
      </w:ins>
    </w:p>
    <w:p w14:paraId="692770DC" w14:textId="2B37B2BD" w:rsidR="003208D8" w:rsidRDefault="003208D8" w:rsidP="00604784">
      <w:pPr>
        <w:spacing w:after="0" w:line="480" w:lineRule="auto"/>
        <w:ind w:left="284" w:hanging="284"/>
        <w:rPr>
          <w:rFonts w:ascii="Times New Roman" w:hAnsi="Times New Roman" w:cs="Times New Roman"/>
          <w:color w:val="222222"/>
          <w:sz w:val="24"/>
          <w:szCs w:val="24"/>
          <w:shd w:val="clear" w:color="auto" w:fill="FFFFFF"/>
        </w:rPr>
      </w:pPr>
      <w:proofErr w:type="spellStart"/>
      <w:r w:rsidRPr="003208D8">
        <w:rPr>
          <w:rFonts w:ascii="Times New Roman" w:hAnsi="Times New Roman" w:cs="Times New Roman"/>
          <w:color w:val="222222"/>
          <w:sz w:val="24"/>
          <w:szCs w:val="24"/>
          <w:shd w:val="clear" w:color="auto" w:fill="FFFFFF"/>
        </w:rPr>
        <w:t>Jongejans</w:t>
      </w:r>
      <w:proofErr w:type="spellEnd"/>
      <w:r w:rsidRPr="003208D8">
        <w:rPr>
          <w:rFonts w:ascii="Times New Roman" w:hAnsi="Times New Roman" w:cs="Times New Roman"/>
          <w:color w:val="222222"/>
          <w:sz w:val="24"/>
          <w:szCs w:val="24"/>
          <w:shd w:val="clear" w:color="auto" w:fill="FFFFFF"/>
        </w:rPr>
        <w:t xml:space="preserve">, E., Silverman, E.J., </w:t>
      </w:r>
      <w:proofErr w:type="spellStart"/>
      <w:r w:rsidRPr="003208D8">
        <w:rPr>
          <w:rFonts w:ascii="Times New Roman" w:hAnsi="Times New Roman" w:cs="Times New Roman"/>
          <w:color w:val="222222"/>
          <w:sz w:val="24"/>
          <w:szCs w:val="24"/>
          <w:shd w:val="clear" w:color="auto" w:fill="FFFFFF"/>
        </w:rPr>
        <w:t>Skarpaas</w:t>
      </w:r>
      <w:proofErr w:type="spellEnd"/>
      <w:r w:rsidRPr="003208D8">
        <w:rPr>
          <w:rFonts w:ascii="Times New Roman" w:hAnsi="Times New Roman" w:cs="Times New Roman"/>
          <w:color w:val="222222"/>
          <w:sz w:val="24"/>
          <w:szCs w:val="24"/>
          <w:shd w:val="clear" w:color="auto" w:fill="FFFFFF"/>
        </w:rPr>
        <w:t xml:space="preserve">, O., &amp; Shea, K. (2015). Post-dispersal seed removal of Carduus nutans and C. </w:t>
      </w:r>
      <w:proofErr w:type="spellStart"/>
      <w:r w:rsidRPr="003208D8">
        <w:rPr>
          <w:rFonts w:ascii="Times New Roman" w:hAnsi="Times New Roman" w:cs="Times New Roman"/>
          <w:color w:val="222222"/>
          <w:sz w:val="24"/>
          <w:szCs w:val="24"/>
          <w:shd w:val="clear" w:color="auto" w:fill="FFFFFF"/>
        </w:rPr>
        <w:t>acanthoides</w:t>
      </w:r>
      <w:proofErr w:type="spellEnd"/>
      <w:r w:rsidRPr="003208D8">
        <w:rPr>
          <w:rFonts w:ascii="Times New Roman" w:hAnsi="Times New Roman" w:cs="Times New Roman"/>
          <w:color w:val="222222"/>
          <w:sz w:val="24"/>
          <w:szCs w:val="24"/>
          <w:shd w:val="clear" w:color="auto" w:fill="FFFFFF"/>
        </w:rPr>
        <w:t xml:space="preserve"> by insects and small mammals. </w:t>
      </w:r>
      <w:r w:rsidRPr="00AD7752">
        <w:rPr>
          <w:rFonts w:ascii="Times New Roman" w:hAnsi="Times New Roman" w:cs="Times New Roman"/>
          <w:i/>
          <w:iCs/>
          <w:color w:val="222222"/>
          <w:sz w:val="24"/>
          <w:szCs w:val="24"/>
          <w:shd w:val="clear" w:color="auto" w:fill="FFFFFF"/>
        </w:rPr>
        <w:t xml:space="preserve">Ecological </w:t>
      </w:r>
      <w:r w:rsidR="003B69F6">
        <w:rPr>
          <w:rFonts w:ascii="Times New Roman" w:hAnsi="Times New Roman" w:cs="Times New Roman"/>
          <w:i/>
          <w:iCs/>
          <w:color w:val="222222"/>
          <w:sz w:val="24"/>
          <w:szCs w:val="24"/>
          <w:shd w:val="clear" w:color="auto" w:fill="FFFFFF"/>
        </w:rPr>
        <w:t>R</w:t>
      </w:r>
      <w:r w:rsidRPr="00AD7752">
        <w:rPr>
          <w:rFonts w:ascii="Times New Roman" w:hAnsi="Times New Roman" w:cs="Times New Roman"/>
          <w:i/>
          <w:iCs/>
          <w:color w:val="222222"/>
          <w:sz w:val="24"/>
          <w:szCs w:val="24"/>
          <w:shd w:val="clear" w:color="auto" w:fill="FFFFFF"/>
        </w:rPr>
        <w:t>esearch</w:t>
      </w:r>
      <w:r w:rsidRPr="003208D8">
        <w:rPr>
          <w:rFonts w:ascii="Times New Roman" w:hAnsi="Times New Roman" w:cs="Times New Roman"/>
          <w:color w:val="222222"/>
          <w:sz w:val="24"/>
          <w:szCs w:val="24"/>
          <w:shd w:val="clear" w:color="auto" w:fill="FFFFFF"/>
        </w:rPr>
        <w:t>, 30(1), 173-180.</w:t>
      </w:r>
    </w:p>
    <w:p w14:paraId="69851864" w14:textId="77777777" w:rsidR="003208D8"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3208D8">
        <w:rPr>
          <w:rFonts w:ascii="Times New Roman" w:hAnsi="Times New Roman" w:cs="Times New Roman"/>
          <w:color w:val="222222"/>
          <w:sz w:val="24"/>
          <w:szCs w:val="24"/>
          <w:shd w:val="clear" w:color="auto" w:fill="FFFFFF"/>
        </w:rPr>
        <w:t xml:space="preserve">Keller, J.A. &amp; Shea, K. (2021). Warming and shifting phenology accelerate an invasive plant life cycle. </w:t>
      </w:r>
      <w:r w:rsidRPr="00AD7752">
        <w:rPr>
          <w:rFonts w:ascii="Times New Roman" w:hAnsi="Times New Roman" w:cs="Times New Roman"/>
          <w:i/>
          <w:iCs/>
          <w:color w:val="222222"/>
          <w:sz w:val="24"/>
          <w:szCs w:val="24"/>
          <w:shd w:val="clear" w:color="auto" w:fill="FFFFFF"/>
        </w:rPr>
        <w:t>Ecology</w:t>
      </w:r>
      <w:r w:rsidRPr="003208D8">
        <w:rPr>
          <w:rFonts w:ascii="Times New Roman" w:hAnsi="Times New Roman" w:cs="Times New Roman"/>
          <w:color w:val="222222"/>
          <w:sz w:val="24"/>
          <w:szCs w:val="24"/>
          <w:shd w:val="clear" w:color="auto" w:fill="FFFFFF"/>
        </w:rPr>
        <w:t>, 102(1), e03219.</w:t>
      </w:r>
    </w:p>
    <w:p w14:paraId="29B276B2" w14:textId="298D554D" w:rsidR="00194E5D" w:rsidRDefault="00194E5D" w:rsidP="00604784">
      <w:pPr>
        <w:spacing w:after="0" w:line="480" w:lineRule="auto"/>
        <w:ind w:left="284" w:hanging="284"/>
        <w:rPr>
          <w:ins w:id="226" w:author="Trevor Drees" w:date="2025-06-04T20:53:00Z" w16du:dateUtc="2025-06-05T03:53:00Z"/>
          <w:rFonts w:ascii="Times New Roman" w:hAnsi="Times New Roman" w:cs="Times New Roman"/>
          <w:color w:val="222222"/>
          <w:sz w:val="24"/>
          <w:szCs w:val="24"/>
          <w:shd w:val="clear" w:color="auto" w:fill="FFFFFF"/>
        </w:rPr>
      </w:pPr>
      <w:r w:rsidRPr="00194E5D">
        <w:rPr>
          <w:rFonts w:ascii="Times New Roman" w:hAnsi="Times New Roman" w:cs="Times New Roman"/>
          <w:color w:val="222222"/>
          <w:sz w:val="24"/>
          <w:szCs w:val="24"/>
          <w:shd w:val="clear" w:color="auto" w:fill="FFFFFF"/>
        </w:rPr>
        <w:t>Keller, J.A. &amp; Shea, K.</w:t>
      </w:r>
      <w:r>
        <w:rPr>
          <w:rFonts w:ascii="Times New Roman" w:hAnsi="Times New Roman" w:cs="Times New Roman"/>
          <w:color w:val="222222"/>
          <w:sz w:val="24"/>
          <w:szCs w:val="24"/>
          <w:shd w:val="clear" w:color="auto" w:fill="FFFFFF"/>
        </w:rPr>
        <w:t xml:space="preserve"> (2022).</w:t>
      </w:r>
      <w:r w:rsidRPr="00194E5D">
        <w:rPr>
          <w:rFonts w:ascii="Times New Roman" w:hAnsi="Times New Roman" w:cs="Times New Roman"/>
          <w:color w:val="222222"/>
          <w:sz w:val="24"/>
          <w:szCs w:val="24"/>
          <w:shd w:val="clear" w:color="auto" w:fill="FFFFFF"/>
        </w:rPr>
        <w:t xml:space="preserve"> Pest management in future climates: Warming reduces physical weed management effectiveness. </w:t>
      </w:r>
      <w:r w:rsidRPr="00AD7752">
        <w:rPr>
          <w:rFonts w:ascii="Times New Roman" w:hAnsi="Times New Roman" w:cs="Times New Roman"/>
          <w:i/>
          <w:iCs/>
          <w:color w:val="222222"/>
          <w:sz w:val="24"/>
          <w:szCs w:val="24"/>
          <w:shd w:val="clear" w:color="auto" w:fill="FFFFFF"/>
        </w:rPr>
        <w:t xml:space="preserve">Ecological </w:t>
      </w:r>
      <w:r w:rsidR="003B69F6">
        <w:rPr>
          <w:rFonts w:ascii="Times New Roman" w:hAnsi="Times New Roman" w:cs="Times New Roman"/>
          <w:i/>
          <w:iCs/>
          <w:color w:val="222222"/>
          <w:sz w:val="24"/>
          <w:szCs w:val="24"/>
          <w:shd w:val="clear" w:color="auto" w:fill="FFFFFF"/>
        </w:rPr>
        <w:t>A</w:t>
      </w:r>
      <w:r w:rsidRPr="00AD7752">
        <w:rPr>
          <w:rFonts w:ascii="Times New Roman" w:hAnsi="Times New Roman" w:cs="Times New Roman"/>
          <w:i/>
          <w:iCs/>
          <w:color w:val="222222"/>
          <w:sz w:val="24"/>
          <w:szCs w:val="24"/>
          <w:shd w:val="clear" w:color="auto" w:fill="FFFFFF"/>
        </w:rPr>
        <w:t>pplications</w:t>
      </w:r>
      <w:r w:rsidRPr="00194E5D">
        <w:rPr>
          <w:rFonts w:ascii="Times New Roman" w:hAnsi="Times New Roman" w:cs="Times New Roman"/>
          <w:color w:val="222222"/>
          <w:sz w:val="24"/>
          <w:szCs w:val="24"/>
          <w:shd w:val="clear" w:color="auto" w:fill="FFFFFF"/>
        </w:rPr>
        <w:t>, e2633.</w:t>
      </w:r>
    </w:p>
    <w:p w14:paraId="24EEF72F" w14:textId="00EFE846" w:rsidR="00431865" w:rsidRDefault="00431865" w:rsidP="00604784">
      <w:pPr>
        <w:spacing w:after="0" w:line="480" w:lineRule="auto"/>
        <w:ind w:left="284" w:hanging="284"/>
        <w:rPr>
          <w:rFonts w:ascii="Times New Roman" w:hAnsi="Times New Roman" w:cs="Times New Roman"/>
          <w:color w:val="222222"/>
          <w:sz w:val="24"/>
          <w:szCs w:val="24"/>
          <w:shd w:val="clear" w:color="auto" w:fill="FFFFFF"/>
        </w:rPr>
      </w:pPr>
      <w:ins w:id="227" w:author="Trevor Drees" w:date="2025-06-04T20:53:00Z" w16du:dateUtc="2025-06-05T03:53:00Z">
        <w:r w:rsidRPr="00431865">
          <w:rPr>
            <w:rFonts w:ascii="Times New Roman" w:hAnsi="Times New Roman" w:cs="Times New Roman"/>
            <w:color w:val="222222"/>
            <w:sz w:val="24"/>
            <w:szCs w:val="24"/>
            <w:shd w:val="clear" w:color="auto" w:fill="FFFFFF"/>
          </w:rPr>
          <w:t xml:space="preserve">Keller, J.A., &amp; Shea, K. (2024). Altered biological control species interactions despite phenological synchrony along an urban–rural temperature gradient. </w:t>
        </w:r>
        <w:r w:rsidRPr="00431865">
          <w:rPr>
            <w:rFonts w:ascii="Times New Roman" w:hAnsi="Times New Roman" w:cs="Times New Roman"/>
            <w:i/>
            <w:iCs/>
            <w:color w:val="222222"/>
            <w:sz w:val="24"/>
            <w:szCs w:val="24"/>
            <w:shd w:val="clear" w:color="auto" w:fill="FFFFFF"/>
            <w:rPrChange w:id="228" w:author="Trevor Drees" w:date="2025-06-04T20:53:00Z" w16du:dateUtc="2025-06-05T03:53:00Z">
              <w:rPr>
                <w:rFonts w:ascii="Times New Roman" w:hAnsi="Times New Roman" w:cs="Times New Roman"/>
                <w:color w:val="222222"/>
                <w:sz w:val="24"/>
                <w:szCs w:val="24"/>
                <w:shd w:val="clear" w:color="auto" w:fill="FFFFFF"/>
              </w:rPr>
            </w:rPrChange>
          </w:rPr>
          <w:t>Biological Invasions</w:t>
        </w:r>
        <w:r w:rsidRPr="00431865">
          <w:rPr>
            <w:rFonts w:ascii="Times New Roman" w:hAnsi="Times New Roman" w:cs="Times New Roman"/>
            <w:color w:val="222222"/>
            <w:sz w:val="24"/>
            <w:szCs w:val="24"/>
            <w:shd w:val="clear" w:color="auto" w:fill="FFFFFF"/>
          </w:rPr>
          <w:t>, 26(7), 2153-2169.</w:t>
        </w:r>
      </w:ins>
    </w:p>
    <w:p w14:paraId="1392B5B2" w14:textId="2E75EC0C" w:rsidR="004638D0" w:rsidRDefault="004638D0" w:rsidP="00604784">
      <w:pPr>
        <w:spacing w:after="0" w:line="480" w:lineRule="auto"/>
        <w:ind w:left="284" w:hanging="284"/>
        <w:rPr>
          <w:rFonts w:ascii="Times New Roman" w:hAnsi="Times New Roman" w:cs="Times New Roman"/>
          <w:color w:val="222222"/>
          <w:sz w:val="24"/>
          <w:szCs w:val="24"/>
          <w:shd w:val="clear" w:color="auto" w:fill="FFFFFF"/>
        </w:rPr>
      </w:pPr>
      <w:r w:rsidRPr="004638D0">
        <w:rPr>
          <w:rFonts w:ascii="Times New Roman" w:hAnsi="Times New Roman" w:cs="Times New Roman"/>
          <w:color w:val="222222"/>
          <w:sz w:val="24"/>
          <w:szCs w:val="24"/>
          <w:shd w:val="clear" w:color="auto" w:fill="FFFFFF"/>
        </w:rPr>
        <w:t xml:space="preserve">Kok, L.T. </w:t>
      </w:r>
      <w:r w:rsidR="003208D8">
        <w:rPr>
          <w:rFonts w:ascii="Times New Roman" w:hAnsi="Times New Roman" w:cs="Times New Roman"/>
          <w:color w:val="222222"/>
          <w:sz w:val="24"/>
          <w:szCs w:val="24"/>
          <w:shd w:val="clear" w:color="auto" w:fill="FFFFFF"/>
        </w:rPr>
        <w:t>&amp;</w:t>
      </w:r>
      <w:r w:rsidRPr="004638D0">
        <w:rPr>
          <w:rFonts w:ascii="Times New Roman" w:hAnsi="Times New Roman" w:cs="Times New Roman"/>
          <w:color w:val="222222"/>
          <w:sz w:val="24"/>
          <w:szCs w:val="24"/>
          <w:shd w:val="clear" w:color="auto" w:fill="FFFFFF"/>
        </w:rPr>
        <w:t xml:space="preserve"> Surles, W.W. </w:t>
      </w:r>
      <w:r w:rsidR="003208D8">
        <w:rPr>
          <w:rFonts w:ascii="Times New Roman" w:hAnsi="Times New Roman" w:cs="Times New Roman"/>
          <w:color w:val="222222"/>
          <w:sz w:val="24"/>
          <w:szCs w:val="24"/>
          <w:shd w:val="clear" w:color="auto" w:fill="FFFFFF"/>
        </w:rPr>
        <w:t>(</w:t>
      </w:r>
      <w:r w:rsidRPr="004638D0">
        <w:rPr>
          <w:rFonts w:ascii="Times New Roman" w:hAnsi="Times New Roman" w:cs="Times New Roman"/>
          <w:color w:val="222222"/>
          <w:sz w:val="24"/>
          <w:szCs w:val="24"/>
          <w:shd w:val="clear" w:color="auto" w:fill="FFFFFF"/>
        </w:rPr>
        <w:t>1975</w:t>
      </w:r>
      <w:r w:rsidR="003208D8">
        <w:rPr>
          <w:rFonts w:ascii="Times New Roman" w:hAnsi="Times New Roman" w:cs="Times New Roman"/>
          <w:color w:val="222222"/>
          <w:sz w:val="24"/>
          <w:szCs w:val="24"/>
          <w:shd w:val="clear" w:color="auto" w:fill="FFFFFF"/>
        </w:rPr>
        <w:t>)</w:t>
      </w:r>
      <w:r w:rsidRPr="004638D0">
        <w:rPr>
          <w:rFonts w:ascii="Times New Roman" w:hAnsi="Times New Roman" w:cs="Times New Roman"/>
          <w:color w:val="222222"/>
          <w:sz w:val="24"/>
          <w:szCs w:val="24"/>
          <w:shd w:val="clear" w:color="auto" w:fill="FFFFFF"/>
        </w:rPr>
        <w:t xml:space="preserve">. Successful biocontrol of musk thistle by an introduced weevil, </w:t>
      </w:r>
      <w:proofErr w:type="spellStart"/>
      <w:r w:rsidRPr="004638D0">
        <w:rPr>
          <w:rFonts w:ascii="Times New Roman" w:hAnsi="Times New Roman" w:cs="Times New Roman"/>
          <w:color w:val="222222"/>
          <w:sz w:val="24"/>
          <w:szCs w:val="24"/>
          <w:shd w:val="clear" w:color="auto" w:fill="FFFFFF"/>
        </w:rPr>
        <w:t>Rhinocyllus</w:t>
      </w:r>
      <w:proofErr w:type="spellEnd"/>
      <w:r w:rsidRPr="004638D0">
        <w:rPr>
          <w:rFonts w:ascii="Times New Roman" w:hAnsi="Times New Roman" w:cs="Times New Roman"/>
          <w:color w:val="222222"/>
          <w:sz w:val="24"/>
          <w:szCs w:val="24"/>
          <w:shd w:val="clear" w:color="auto" w:fill="FFFFFF"/>
        </w:rPr>
        <w:t xml:space="preserve"> </w:t>
      </w:r>
      <w:proofErr w:type="spellStart"/>
      <w:r w:rsidRPr="004638D0">
        <w:rPr>
          <w:rFonts w:ascii="Times New Roman" w:hAnsi="Times New Roman" w:cs="Times New Roman"/>
          <w:color w:val="222222"/>
          <w:sz w:val="24"/>
          <w:szCs w:val="24"/>
          <w:shd w:val="clear" w:color="auto" w:fill="FFFFFF"/>
        </w:rPr>
        <w:t>conicus</w:t>
      </w:r>
      <w:proofErr w:type="spellEnd"/>
      <w:r w:rsidRPr="004638D0">
        <w:rPr>
          <w:rFonts w:ascii="Times New Roman" w:hAnsi="Times New Roman" w:cs="Times New Roman"/>
          <w:color w:val="222222"/>
          <w:sz w:val="24"/>
          <w:szCs w:val="24"/>
          <w:shd w:val="clear" w:color="auto" w:fill="FFFFFF"/>
        </w:rPr>
        <w:t xml:space="preserve">. </w:t>
      </w:r>
      <w:r w:rsidRPr="003208D8">
        <w:rPr>
          <w:rFonts w:ascii="Times New Roman" w:hAnsi="Times New Roman" w:cs="Times New Roman"/>
          <w:i/>
          <w:iCs/>
          <w:color w:val="222222"/>
          <w:sz w:val="24"/>
          <w:szCs w:val="24"/>
          <w:shd w:val="clear" w:color="auto" w:fill="FFFFFF"/>
        </w:rPr>
        <w:t>Environmental Entomology</w:t>
      </w:r>
      <w:r w:rsidRPr="004638D0">
        <w:rPr>
          <w:rFonts w:ascii="Times New Roman" w:hAnsi="Times New Roman" w:cs="Times New Roman"/>
          <w:color w:val="222222"/>
          <w:sz w:val="24"/>
          <w:szCs w:val="24"/>
          <w:shd w:val="clear" w:color="auto" w:fill="FFFFFF"/>
        </w:rPr>
        <w:t>, 4(6), 1025-1027.</w:t>
      </w:r>
    </w:p>
    <w:p w14:paraId="7E42627B" w14:textId="1B0477EF" w:rsidR="00357858" w:rsidRDefault="00357858" w:rsidP="00604784">
      <w:pPr>
        <w:spacing w:after="0" w:line="480" w:lineRule="auto"/>
        <w:ind w:left="284" w:hanging="284"/>
        <w:rPr>
          <w:rFonts w:ascii="Times New Roman" w:hAnsi="Times New Roman" w:cs="Times New Roman"/>
          <w:color w:val="222222"/>
          <w:sz w:val="24"/>
          <w:szCs w:val="24"/>
          <w:shd w:val="clear" w:color="auto" w:fill="FFFFFF"/>
        </w:rPr>
      </w:pPr>
      <w:r w:rsidRPr="00D26BE9">
        <w:rPr>
          <w:rFonts w:ascii="Times New Roman" w:hAnsi="Times New Roman" w:cs="Times New Roman"/>
          <w:color w:val="222222"/>
          <w:sz w:val="24"/>
          <w:szCs w:val="24"/>
          <w:shd w:val="clear" w:color="auto" w:fill="FFFFFF"/>
        </w:rPr>
        <w:t xml:space="preserve">Kok, L.T. </w:t>
      </w:r>
      <w:r w:rsidR="003208D8" w:rsidRPr="00D26BE9">
        <w:rPr>
          <w:rFonts w:ascii="Times New Roman" w:hAnsi="Times New Roman" w:cs="Times New Roman"/>
          <w:color w:val="222222"/>
          <w:sz w:val="24"/>
          <w:szCs w:val="24"/>
          <w:shd w:val="clear" w:color="auto" w:fill="FFFFFF"/>
        </w:rPr>
        <w:t>(</w:t>
      </w:r>
      <w:r w:rsidRPr="00D26BE9">
        <w:rPr>
          <w:rFonts w:ascii="Times New Roman" w:hAnsi="Times New Roman" w:cs="Times New Roman"/>
          <w:color w:val="222222"/>
          <w:sz w:val="24"/>
          <w:szCs w:val="24"/>
          <w:shd w:val="clear" w:color="auto" w:fill="FFFFFF"/>
        </w:rPr>
        <w:t>1978</w:t>
      </w:r>
      <w:r w:rsidR="003208D8" w:rsidRPr="00D26BE9">
        <w:rPr>
          <w:rFonts w:ascii="Times New Roman" w:hAnsi="Times New Roman" w:cs="Times New Roman"/>
          <w:color w:val="222222"/>
          <w:sz w:val="24"/>
          <w:szCs w:val="24"/>
          <w:shd w:val="clear" w:color="auto" w:fill="FFFFFF"/>
        </w:rPr>
        <w:t>).</w:t>
      </w:r>
      <w:r w:rsidRPr="00D26BE9">
        <w:rPr>
          <w:rFonts w:ascii="Times New Roman" w:hAnsi="Times New Roman" w:cs="Times New Roman"/>
          <w:color w:val="222222"/>
          <w:sz w:val="24"/>
          <w:szCs w:val="24"/>
          <w:shd w:val="clear" w:color="auto" w:fill="FFFFFF"/>
        </w:rPr>
        <w:t xml:space="preserve"> Biological control of Carduus thistles in northeastern USA. In </w:t>
      </w:r>
      <w:r w:rsidRPr="00D26BE9">
        <w:rPr>
          <w:rFonts w:ascii="Times New Roman" w:hAnsi="Times New Roman" w:cs="Times New Roman"/>
          <w:i/>
          <w:iCs/>
          <w:color w:val="222222"/>
          <w:sz w:val="24"/>
          <w:szCs w:val="24"/>
          <w:shd w:val="clear" w:color="auto" w:fill="FFFFFF"/>
        </w:rPr>
        <w:t>Proceedings of the 4th International Symposium on Biological Control of Weeds</w:t>
      </w:r>
      <w:r w:rsidR="00D26BE9" w:rsidRPr="00D26BE9">
        <w:rPr>
          <w:rFonts w:ascii="Times New Roman" w:hAnsi="Times New Roman" w:cs="Times New Roman"/>
          <w:color w:val="222222"/>
          <w:sz w:val="24"/>
          <w:szCs w:val="24"/>
          <w:shd w:val="clear" w:color="auto" w:fill="FFFFFF"/>
        </w:rPr>
        <w:t>.</w:t>
      </w:r>
      <w:r w:rsidRPr="00D26BE9">
        <w:rPr>
          <w:rFonts w:ascii="Times New Roman" w:hAnsi="Times New Roman" w:cs="Times New Roman"/>
          <w:color w:val="222222"/>
          <w:sz w:val="24"/>
          <w:szCs w:val="24"/>
          <w:shd w:val="clear" w:color="auto" w:fill="FFFFFF"/>
        </w:rPr>
        <w:t xml:space="preserve"> 101-104.</w:t>
      </w:r>
    </w:p>
    <w:p w14:paraId="251CF123" w14:textId="77777777" w:rsidR="003208D8"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3208D8">
        <w:rPr>
          <w:rFonts w:ascii="Times New Roman" w:hAnsi="Times New Roman" w:cs="Times New Roman"/>
          <w:color w:val="222222"/>
          <w:sz w:val="24"/>
          <w:szCs w:val="24"/>
          <w:shd w:val="clear" w:color="auto" w:fill="FFFFFF"/>
        </w:rPr>
        <w:lastRenderedPageBreak/>
        <w:t xml:space="preserve">Kok, L.T. (2001). Classical biological control of nodding and </w:t>
      </w:r>
      <w:proofErr w:type="spellStart"/>
      <w:r w:rsidRPr="003208D8">
        <w:rPr>
          <w:rFonts w:ascii="Times New Roman" w:hAnsi="Times New Roman" w:cs="Times New Roman"/>
          <w:color w:val="222222"/>
          <w:sz w:val="24"/>
          <w:szCs w:val="24"/>
          <w:shd w:val="clear" w:color="auto" w:fill="FFFFFF"/>
        </w:rPr>
        <w:t>plumeless</w:t>
      </w:r>
      <w:proofErr w:type="spellEnd"/>
      <w:r w:rsidRPr="003208D8">
        <w:rPr>
          <w:rFonts w:ascii="Times New Roman" w:hAnsi="Times New Roman" w:cs="Times New Roman"/>
          <w:color w:val="222222"/>
          <w:sz w:val="24"/>
          <w:szCs w:val="24"/>
          <w:shd w:val="clear" w:color="auto" w:fill="FFFFFF"/>
        </w:rPr>
        <w:t xml:space="preserve"> thistles. </w:t>
      </w:r>
      <w:r w:rsidRPr="00AD7752">
        <w:rPr>
          <w:rFonts w:ascii="Times New Roman" w:hAnsi="Times New Roman" w:cs="Times New Roman"/>
          <w:i/>
          <w:iCs/>
          <w:color w:val="222222"/>
          <w:sz w:val="24"/>
          <w:szCs w:val="24"/>
          <w:shd w:val="clear" w:color="auto" w:fill="FFFFFF"/>
        </w:rPr>
        <w:t>Biological Control</w:t>
      </w:r>
      <w:r w:rsidRPr="003208D8">
        <w:rPr>
          <w:rFonts w:ascii="Times New Roman" w:hAnsi="Times New Roman" w:cs="Times New Roman"/>
          <w:color w:val="222222"/>
          <w:sz w:val="24"/>
          <w:szCs w:val="24"/>
          <w:shd w:val="clear" w:color="auto" w:fill="FFFFFF"/>
        </w:rPr>
        <w:t>, 21(3), 206-213.</w:t>
      </w:r>
    </w:p>
    <w:p w14:paraId="5C8B67ED" w14:textId="77777777" w:rsidR="003208D8"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3208D8">
        <w:rPr>
          <w:rFonts w:ascii="Times New Roman" w:hAnsi="Times New Roman" w:cs="Times New Roman"/>
          <w:color w:val="222222"/>
          <w:sz w:val="24"/>
          <w:szCs w:val="24"/>
          <w:shd w:val="clear" w:color="auto" w:fill="FFFFFF"/>
        </w:rPr>
        <w:t xml:space="preserve">Lee, C.E. &amp; </w:t>
      </w:r>
      <w:proofErr w:type="spellStart"/>
      <w:r w:rsidRPr="003208D8">
        <w:rPr>
          <w:rFonts w:ascii="Times New Roman" w:hAnsi="Times New Roman" w:cs="Times New Roman"/>
          <w:color w:val="222222"/>
          <w:sz w:val="24"/>
          <w:szCs w:val="24"/>
          <w:shd w:val="clear" w:color="auto" w:fill="FFFFFF"/>
        </w:rPr>
        <w:t>Gelembiuk</w:t>
      </w:r>
      <w:proofErr w:type="spellEnd"/>
      <w:r w:rsidRPr="003208D8">
        <w:rPr>
          <w:rFonts w:ascii="Times New Roman" w:hAnsi="Times New Roman" w:cs="Times New Roman"/>
          <w:color w:val="222222"/>
          <w:sz w:val="24"/>
          <w:szCs w:val="24"/>
          <w:shd w:val="clear" w:color="auto" w:fill="FFFFFF"/>
        </w:rPr>
        <w:t xml:space="preserve">, G.W. (2008). Evolutionary origins of invasive populations. </w:t>
      </w:r>
      <w:r w:rsidRPr="00AD7752">
        <w:rPr>
          <w:rFonts w:ascii="Times New Roman" w:hAnsi="Times New Roman" w:cs="Times New Roman"/>
          <w:i/>
          <w:iCs/>
          <w:color w:val="222222"/>
          <w:sz w:val="24"/>
          <w:szCs w:val="24"/>
          <w:shd w:val="clear" w:color="auto" w:fill="FFFFFF"/>
        </w:rPr>
        <w:t>Evolutionary Applications</w:t>
      </w:r>
      <w:r w:rsidRPr="003208D8">
        <w:rPr>
          <w:rFonts w:ascii="Times New Roman" w:hAnsi="Times New Roman" w:cs="Times New Roman"/>
          <w:color w:val="222222"/>
          <w:sz w:val="24"/>
          <w:szCs w:val="24"/>
          <w:shd w:val="clear" w:color="auto" w:fill="FFFFFF"/>
        </w:rPr>
        <w:t>, 1(3), 427-448.</w:t>
      </w:r>
    </w:p>
    <w:p w14:paraId="2D70610D" w14:textId="60B6A5E8" w:rsidR="00991349" w:rsidRDefault="005270E5" w:rsidP="00604784">
      <w:pPr>
        <w:spacing w:after="0" w:line="480" w:lineRule="auto"/>
        <w:ind w:left="284" w:hanging="284"/>
        <w:rPr>
          <w:rFonts w:ascii="Times New Roman" w:hAnsi="Times New Roman" w:cs="Times New Roman"/>
          <w:color w:val="222222"/>
          <w:sz w:val="24"/>
          <w:szCs w:val="24"/>
          <w:shd w:val="clear" w:color="auto" w:fill="FFFFFF"/>
        </w:rPr>
      </w:pPr>
      <w:bookmarkStart w:id="229" w:name="_Hlk195371325"/>
      <w:r>
        <w:rPr>
          <w:rFonts w:ascii="Times New Roman" w:hAnsi="Times New Roman" w:cs="Times New Roman"/>
          <w:color w:val="222222"/>
          <w:sz w:val="24"/>
          <w:szCs w:val="24"/>
          <w:shd w:val="clear" w:color="auto" w:fill="FFFFFF"/>
        </w:rPr>
        <w:t>Lenth</w:t>
      </w:r>
      <w:r w:rsidR="00991349" w:rsidRPr="00A54203">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R.V</w:t>
      </w:r>
      <w:r w:rsidR="00991349" w:rsidRPr="00A54203">
        <w:rPr>
          <w:rFonts w:ascii="Times New Roman" w:hAnsi="Times New Roman" w:cs="Times New Roman"/>
          <w:color w:val="222222"/>
          <w:sz w:val="24"/>
          <w:szCs w:val="24"/>
          <w:shd w:val="clear" w:color="auto" w:fill="FFFFFF"/>
        </w:rPr>
        <w:t>. (2022). Package ‘</w:t>
      </w:r>
      <w:proofErr w:type="spellStart"/>
      <w:r>
        <w:rPr>
          <w:rFonts w:ascii="Times New Roman" w:hAnsi="Times New Roman" w:cs="Times New Roman"/>
          <w:color w:val="222222"/>
          <w:sz w:val="24"/>
          <w:szCs w:val="24"/>
          <w:shd w:val="clear" w:color="auto" w:fill="FFFFFF"/>
        </w:rPr>
        <w:t>emmeans</w:t>
      </w:r>
      <w:proofErr w:type="spellEnd"/>
      <w:r w:rsidR="00991349" w:rsidRPr="00A54203">
        <w:rPr>
          <w:rFonts w:ascii="Times New Roman" w:hAnsi="Times New Roman" w:cs="Times New Roman"/>
          <w:color w:val="222222"/>
          <w:sz w:val="24"/>
          <w:szCs w:val="24"/>
          <w:shd w:val="clear" w:color="auto" w:fill="FFFFFF"/>
        </w:rPr>
        <w:t>’, version 1.</w:t>
      </w:r>
      <w:r>
        <w:rPr>
          <w:rFonts w:ascii="Times New Roman" w:hAnsi="Times New Roman" w:cs="Times New Roman"/>
          <w:color w:val="222222"/>
          <w:sz w:val="24"/>
          <w:szCs w:val="24"/>
          <w:shd w:val="clear" w:color="auto" w:fill="FFFFFF"/>
        </w:rPr>
        <w:t>8.3</w:t>
      </w:r>
      <w:r w:rsidR="00991349" w:rsidRPr="00A54203">
        <w:rPr>
          <w:rFonts w:ascii="Times New Roman" w:hAnsi="Times New Roman" w:cs="Times New Roman"/>
          <w:color w:val="222222"/>
          <w:sz w:val="24"/>
          <w:szCs w:val="24"/>
          <w:shd w:val="clear" w:color="auto" w:fill="FFFFFF"/>
        </w:rPr>
        <w:t xml:space="preserve">. </w:t>
      </w:r>
      <w:r>
        <w:rPr>
          <w:rFonts w:ascii="Times New Roman" w:hAnsi="Times New Roman" w:cs="Times New Roman"/>
          <w:color w:val="222222"/>
          <w:sz w:val="24"/>
          <w:szCs w:val="24"/>
          <w:shd w:val="clear" w:color="auto" w:fill="FFFFFF"/>
        </w:rPr>
        <w:tab/>
      </w:r>
      <w:r>
        <w:rPr>
          <w:rFonts w:ascii="Times New Roman" w:hAnsi="Times New Roman" w:cs="Times New Roman"/>
          <w:color w:val="222222"/>
          <w:sz w:val="24"/>
          <w:szCs w:val="24"/>
          <w:shd w:val="clear" w:color="auto" w:fill="FFFFFF"/>
        </w:rPr>
        <w:tab/>
      </w:r>
      <w:r>
        <w:rPr>
          <w:rFonts w:ascii="Times New Roman" w:hAnsi="Times New Roman" w:cs="Times New Roman"/>
          <w:color w:val="222222"/>
          <w:sz w:val="24"/>
          <w:szCs w:val="24"/>
          <w:shd w:val="clear" w:color="auto" w:fill="FFFFFF"/>
        </w:rPr>
        <w:tab/>
      </w:r>
      <w:r>
        <w:rPr>
          <w:rFonts w:ascii="Times New Roman" w:hAnsi="Times New Roman" w:cs="Times New Roman"/>
          <w:color w:val="222222"/>
          <w:sz w:val="24"/>
          <w:szCs w:val="24"/>
          <w:shd w:val="clear" w:color="auto" w:fill="FFFFFF"/>
        </w:rPr>
        <w:tab/>
        <w:t xml:space="preserve">             </w:t>
      </w:r>
      <w:r w:rsidRPr="005270E5">
        <w:rPr>
          <w:rFonts w:ascii="Times New Roman" w:hAnsi="Times New Roman" w:cs="Times New Roman"/>
          <w:color w:val="222222"/>
          <w:sz w:val="24"/>
          <w:szCs w:val="24"/>
          <w:shd w:val="clear" w:color="auto" w:fill="FFFFFF"/>
        </w:rPr>
        <w:t>https://cran.r-project.org/web/packages/emmeans/index.html</w:t>
      </w:r>
    </w:p>
    <w:bookmarkEnd w:id="229"/>
    <w:p w14:paraId="10836ED2" w14:textId="76BF8C25" w:rsidR="003208D8"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3208D8">
        <w:rPr>
          <w:rFonts w:ascii="Times New Roman" w:hAnsi="Times New Roman" w:cs="Times New Roman"/>
          <w:color w:val="222222"/>
          <w:sz w:val="24"/>
          <w:szCs w:val="24"/>
          <w:shd w:val="clear" w:color="auto" w:fill="FFFFFF"/>
        </w:rPr>
        <w:t xml:space="preserve">Manea, A., Leishman, M.R., &amp; Downey, P.O. (2011). Exotic C4 grasses have increased tolerance to glyphosate under elevated carbon dioxide. </w:t>
      </w:r>
      <w:r w:rsidRPr="00AD7752">
        <w:rPr>
          <w:rFonts w:ascii="Times New Roman" w:hAnsi="Times New Roman" w:cs="Times New Roman"/>
          <w:i/>
          <w:iCs/>
          <w:color w:val="222222"/>
          <w:sz w:val="24"/>
          <w:szCs w:val="24"/>
          <w:shd w:val="clear" w:color="auto" w:fill="FFFFFF"/>
        </w:rPr>
        <w:t>Weed Science</w:t>
      </w:r>
      <w:r w:rsidRPr="003208D8">
        <w:rPr>
          <w:rFonts w:ascii="Times New Roman" w:hAnsi="Times New Roman" w:cs="Times New Roman"/>
          <w:color w:val="222222"/>
          <w:sz w:val="24"/>
          <w:szCs w:val="24"/>
          <w:shd w:val="clear" w:color="auto" w:fill="FFFFFF"/>
        </w:rPr>
        <w:t>, 59(1), 28-36.</w:t>
      </w:r>
    </w:p>
    <w:p w14:paraId="730EE7B1" w14:textId="7BB07EEF" w:rsidR="006A4EEF" w:rsidRDefault="006A4EEF" w:rsidP="00604784">
      <w:pPr>
        <w:spacing w:after="0" w:line="480" w:lineRule="auto"/>
        <w:ind w:left="284" w:hanging="284"/>
        <w:rPr>
          <w:rFonts w:ascii="Times New Roman" w:hAnsi="Times New Roman" w:cs="Times New Roman"/>
          <w:color w:val="222222"/>
          <w:sz w:val="24"/>
          <w:szCs w:val="24"/>
          <w:shd w:val="clear" w:color="auto" w:fill="FFFFFF"/>
        </w:rPr>
      </w:pPr>
      <w:r w:rsidRPr="006A4EEF">
        <w:rPr>
          <w:rFonts w:ascii="Times New Roman" w:hAnsi="Times New Roman" w:cs="Times New Roman"/>
          <w:color w:val="222222"/>
          <w:sz w:val="24"/>
          <w:szCs w:val="24"/>
          <w:shd w:val="clear" w:color="auto" w:fill="FFFFFF"/>
        </w:rPr>
        <w:t>McCarty, M.K.</w:t>
      </w:r>
      <w:r w:rsidR="003208D8">
        <w:rPr>
          <w:rFonts w:ascii="Times New Roman" w:hAnsi="Times New Roman" w:cs="Times New Roman"/>
          <w:color w:val="222222"/>
          <w:sz w:val="24"/>
          <w:szCs w:val="24"/>
          <w:shd w:val="clear" w:color="auto" w:fill="FFFFFF"/>
        </w:rPr>
        <w:t xml:space="preserve"> (</w:t>
      </w:r>
      <w:r w:rsidRPr="006A4EEF">
        <w:rPr>
          <w:rFonts w:ascii="Times New Roman" w:hAnsi="Times New Roman" w:cs="Times New Roman"/>
          <w:color w:val="222222"/>
          <w:sz w:val="24"/>
          <w:szCs w:val="24"/>
          <w:shd w:val="clear" w:color="auto" w:fill="FFFFFF"/>
        </w:rPr>
        <w:t>1982</w:t>
      </w:r>
      <w:r w:rsidR="003208D8">
        <w:rPr>
          <w:rFonts w:ascii="Times New Roman" w:hAnsi="Times New Roman" w:cs="Times New Roman"/>
          <w:color w:val="222222"/>
          <w:sz w:val="24"/>
          <w:szCs w:val="24"/>
          <w:shd w:val="clear" w:color="auto" w:fill="FFFFFF"/>
        </w:rPr>
        <w:t>)</w:t>
      </w:r>
      <w:r w:rsidRPr="006A4EEF">
        <w:rPr>
          <w:rFonts w:ascii="Times New Roman" w:hAnsi="Times New Roman" w:cs="Times New Roman"/>
          <w:color w:val="222222"/>
          <w:sz w:val="24"/>
          <w:szCs w:val="24"/>
          <w:shd w:val="clear" w:color="auto" w:fill="FFFFFF"/>
        </w:rPr>
        <w:t xml:space="preserve">. Musk thistle (Carduus </w:t>
      </w:r>
      <w:proofErr w:type="spellStart"/>
      <w:r w:rsidRPr="006A4EEF">
        <w:rPr>
          <w:rFonts w:ascii="Times New Roman" w:hAnsi="Times New Roman" w:cs="Times New Roman"/>
          <w:color w:val="222222"/>
          <w:sz w:val="24"/>
          <w:szCs w:val="24"/>
          <w:shd w:val="clear" w:color="auto" w:fill="FFFFFF"/>
        </w:rPr>
        <w:t>thoermeri</w:t>
      </w:r>
      <w:proofErr w:type="spellEnd"/>
      <w:r w:rsidRPr="006A4EEF">
        <w:rPr>
          <w:rFonts w:ascii="Times New Roman" w:hAnsi="Times New Roman" w:cs="Times New Roman"/>
          <w:color w:val="222222"/>
          <w:sz w:val="24"/>
          <w:szCs w:val="24"/>
          <w:shd w:val="clear" w:color="auto" w:fill="FFFFFF"/>
        </w:rPr>
        <w:t xml:space="preserve">) seed production. </w:t>
      </w:r>
      <w:r w:rsidRPr="003208D8">
        <w:rPr>
          <w:rFonts w:ascii="Times New Roman" w:hAnsi="Times New Roman" w:cs="Times New Roman"/>
          <w:i/>
          <w:iCs/>
          <w:color w:val="222222"/>
          <w:sz w:val="24"/>
          <w:szCs w:val="24"/>
          <w:shd w:val="clear" w:color="auto" w:fill="FFFFFF"/>
        </w:rPr>
        <w:t>Weed Science</w:t>
      </w:r>
      <w:r w:rsidRPr="006A4EEF">
        <w:rPr>
          <w:rFonts w:ascii="Times New Roman" w:hAnsi="Times New Roman" w:cs="Times New Roman"/>
          <w:color w:val="222222"/>
          <w:sz w:val="24"/>
          <w:szCs w:val="24"/>
          <w:shd w:val="clear" w:color="auto" w:fill="FFFFFF"/>
        </w:rPr>
        <w:t>, 30(5), 441-445.</w:t>
      </w:r>
    </w:p>
    <w:p w14:paraId="5D857AFE" w14:textId="77777777" w:rsidR="003208D8" w:rsidRDefault="003208D8" w:rsidP="00604784">
      <w:pPr>
        <w:spacing w:after="0" w:line="480" w:lineRule="auto"/>
        <w:ind w:left="284" w:hanging="284"/>
        <w:rPr>
          <w:ins w:id="230" w:author="Trevor Drees" w:date="2025-06-04T21:52:00Z" w16du:dateUtc="2025-06-05T04:52:00Z"/>
          <w:rFonts w:ascii="Times New Roman" w:hAnsi="Times New Roman" w:cs="Times New Roman"/>
          <w:color w:val="222222"/>
          <w:sz w:val="24"/>
          <w:szCs w:val="24"/>
          <w:shd w:val="clear" w:color="auto" w:fill="FFFFFF"/>
        </w:rPr>
      </w:pPr>
      <w:r w:rsidRPr="003208D8">
        <w:rPr>
          <w:rFonts w:ascii="Times New Roman" w:hAnsi="Times New Roman" w:cs="Times New Roman"/>
          <w:color w:val="222222"/>
          <w:sz w:val="24"/>
          <w:szCs w:val="24"/>
          <w:shd w:val="clear" w:color="auto" w:fill="FFFFFF"/>
        </w:rPr>
        <w:t xml:space="preserve">McEvoy, P., Cox, C., &amp; Coombs, E. (1991). Successful biological control of ragwort, Senecio jacobaea, by introduced insects in Oregon. </w:t>
      </w:r>
      <w:r w:rsidRPr="00AD7752">
        <w:rPr>
          <w:rFonts w:ascii="Times New Roman" w:hAnsi="Times New Roman" w:cs="Times New Roman"/>
          <w:i/>
          <w:iCs/>
          <w:color w:val="222222"/>
          <w:sz w:val="24"/>
          <w:szCs w:val="24"/>
          <w:shd w:val="clear" w:color="auto" w:fill="FFFFFF"/>
        </w:rPr>
        <w:t>Ecological Applications</w:t>
      </w:r>
      <w:r w:rsidRPr="003208D8">
        <w:rPr>
          <w:rFonts w:ascii="Times New Roman" w:hAnsi="Times New Roman" w:cs="Times New Roman"/>
          <w:color w:val="222222"/>
          <w:sz w:val="24"/>
          <w:szCs w:val="24"/>
          <w:shd w:val="clear" w:color="auto" w:fill="FFFFFF"/>
        </w:rPr>
        <w:t>, 1(4), 430-442.</w:t>
      </w:r>
    </w:p>
    <w:p w14:paraId="717930BD" w14:textId="6B66DAC4" w:rsidR="009602A4" w:rsidRDefault="009602A4" w:rsidP="00604784">
      <w:pPr>
        <w:spacing w:after="0" w:line="480" w:lineRule="auto"/>
        <w:ind w:left="284" w:hanging="284"/>
        <w:rPr>
          <w:rFonts w:ascii="Times New Roman" w:hAnsi="Times New Roman" w:cs="Times New Roman"/>
          <w:color w:val="222222"/>
          <w:sz w:val="24"/>
          <w:szCs w:val="24"/>
          <w:shd w:val="clear" w:color="auto" w:fill="FFFFFF"/>
        </w:rPr>
      </w:pPr>
      <w:ins w:id="231" w:author="Trevor Drees" w:date="2025-06-04T21:52:00Z" w16du:dateUtc="2025-06-05T04:52:00Z">
        <w:r w:rsidRPr="009602A4">
          <w:rPr>
            <w:rFonts w:ascii="Times New Roman" w:hAnsi="Times New Roman" w:cs="Times New Roman"/>
            <w:color w:val="222222"/>
            <w:sz w:val="24"/>
            <w:szCs w:val="24"/>
            <w:shd w:val="clear" w:color="auto" w:fill="FFFFFF"/>
          </w:rPr>
          <w:t xml:space="preserve">Messing, R.H., &amp; Wright, M.G. (2006). Biological control of invasive species: solution or </w:t>
        </w:r>
        <w:proofErr w:type="gramStart"/>
        <w:r w:rsidRPr="009602A4">
          <w:rPr>
            <w:rFonts w:ascii="Times New Roman" w:hAnsi="Times New Roman" w:cs="Times New Roman"/>
            <w:color w:val="222222"/>
            <w:sz w:val="24"/>
            <w:szCs w:val="24"/>
            <w:shd w:val="clear" w:color="auto" w:fill="FFFFFF"/>
          </w:rPr>
          <w:t>pollution?.</w:t>
        </w:r>
        <w:proofErr w:type="gramEnd"/>
        <w:r w:rsidRPr="009602A4">
          <w:rPr>
            <w:rFonts w:ascii="Times New Roman" w:hAnsi="Times New Roman" w:cs="Times New Roman"/>
            <w:color w:val="222222"/>
            <w:sz w:val="24"/>
            <w:szCs w:val="24"/>
            <w:shd w:val="clear" w:color="auto" w:fill="FFFFFF"/>
          </w:rPr>
          <w:t xml:space="preserve"> </w:t>
        </w:r>
        <w:r w:rsidRPr="009602A4">
          <w:rPr>
            <w:rFonts w:ascii="Times New Roman" w:hAnsi="Times New Roman" w:cs="Times New Roman"/>
            <w:i/>
            <w:iCs/>
            <w:color w:val="222222"/>
            <w:sz w:val="24"/>
            <w:szCs w:val="24"/>
            <w:shd w:val="clear" w:color="auto" w:fill="FFFFFF"/>
            <w:rPrChange w:id="232" w:author="Trevor Drees" w:date="2025-06-04T21:52:00Z" w16du:dateUtc="2025-06-05T04:52:00Z">
              <w:rPr>
                <w:rFonts w:ascii="Times New Roman" w:hAnsi="Times New Roman" w:cs="Times New Roman"/>
                <w:color w:val="222222"/>
                <w:sz w:val="24"/>
                <w:szCs w:val="24"/>
                <w:shd w:val="clear" w:color="auto" w:fill="FFFFFF"/>
              </w:rPr>
            </w:rPrChange>
          </w:rPr>
          <w:t>Frontiers in Ecology and the Environment</w:t>
        </w:r>
        <w:r w:rsidRPr="009602A4">
          <w:rPr>
            <w:rFonts w:ascii="Times New Roman" w:hAnsi="Times New Roman" w:cs="Times New Roman"/>
            <w:color w:val="222222"/>
            <w:sz w:val="24"/>
            <w:szCs w:val="24"/>
            <w:shd w:val="clear" w:color="auto" w:fill="FFFFFF"/>
          </w:rPr>
          <w:t>, 4(3), 132-140.</w:t>
        </w:r>
      </w:ins>
    </w:p>
    <w:p w14:paraId="4C99F847" w14:textId="77777777" w:rsidR="003208D8" w:rsidRDefault="003208D8" w:rsidP="00604784">
      <w:pPr>
        <w:spacing w:after="0" w:line="480" w:lineRule="auto"/>
        <w:ind w:left="284" w:hanging="284"/>
        <w:rPr>
          <w:rFonts w:ascii="Times New Roman" w:hAnsi="Times New Roman" w:cs="Times New Roman"/>
          <w:color w:val="222222"/>
          <w:sz w:val="24"/>
          <w:szCs w:val="24"/>
          <w:shd w:val="clear" w:color="auto" w:fill="FFFFFF"/>
        </w:rPr>
      </w:pPr>
      <w:proofErr w:type="spellStart"/>
      <w:r w:rsidRPr="003208D8">
        <w:rPr>
          <w:rFonts w:ascii="Times New Roman" w:hAnsi="Times New Roman" w:cs="Times New Roman"/>
          <w:color w:val="222222"/>
          <w:sz w:val="24"/>
          <w:szCs w:val="24"/>
          <w:shd w:val="clear" w:color="auto" w:fill="FFFFFF"/>
        </w:rPr>
        <w:t>Molau</w:t>
      </w:r>
      <w:proofErr w:type="spellEnd"/>
      <w:r w:rsidRPr="003208D8">
        <w:rPr>
          <w:rFonts w:ascii="Times New Roman" w:hAnsi="Times New Roman" w:cs="Times New Roman"/>
          <w:color w:val="222222"/>
          <w:sz w:val="24"/>
          <w:szCs w:val="24"/>
          <w:shd w:val="clear" w:color="auto" w:fill="FFFFFF"/>
        </w:rPr>
        <w:t>, U. &amp; Mølgaard, P. (1996). International Tundra Experiment Manual. Danish Polar Centre, Copenhagen.</w:t>
      </w:r>
    </w:p>
    <w:p w14:paraId="1505E89D" w14:textId="29500469" w:rsidR="00F4048C" w:rsidRDefault="00F4048C" w:rsidP="00604784">
      <w:pPr>
        <w:spacing w:after="0" w:line="480" w:lineRule="auto"/>
        <w:ind w:left="284" w:hanging="284"/>
        <w:rPr>
          <w:rFonts w:ascii="Times New Roman" w:hAnsi="Times New Roman" w:cs="Times New Roman"/>
          <w:color w:val="222222"/>
          <w:sz w:val="24"/>
          <w:szCs w:val="24"/>
          <w:shd w:val="clear" w:color="auto" w:fill="FFFFFF"/>
        </w:rPr>
      </w:pPr>
      <w:r w:rsidRPr="00F4048C">
        <w:rPr>
          <w:rFonts w:ascii="Times New Roman" w:hAnsi="Times New Roman" w:cs="Times New Roman"/>
          <w:color w:val="222222"/>
          <w:sz w:val="24"/>
          <w:szCs w:val="24"/>
          <w:shd w:val="clear" w:color="auto" w:fill="FFFFFF"/>
        </w:rPr>
        <w:t xml:space="preserve">Ofosu, R., Agyemang, E.D., Márton, A., Pásztor, G., Taller, J., &amp; Kazinczi, G. (2023). Herbicide resistance: Managing weeds in a changing world. </w:t>
      </w:r>
      <w:r w:rsidRPr="00F4048C">
        <w:rPr>
          <w:rFonts w:ascii="Times New Roman" w:hAnsi="Times New Roman" w:cs="Times New Roman"/>
          <w:i/>
          <w:iCs/>
          <w:color w:val="222222"/>
          <w:sz w:val="24"/>
          <w:szCs w:val="24"/>
          <w:shd w:val="clear" w:color="auto" w:fill="FFFFFF"/>
        </w:rPr>
        <w:t>Agronomy</w:t>
      </w:r>
      <w:r w:rsidRPr="00F4048C">
        <w:rPr>
          <w:rFonts w:ascii="Times New Roman" w:hAnsi="Times New Roman" w:cs="Times New Roman"/>
          <w:color w:val="222222"/>
          <w:sz w:val="24"/>
          <w:szCs w:val="24"/>
          <w:shd w:val="clear" w:color="auto" w:fill="FFFFFF"/>
        </w:rPr>
        <w:t>, 13(6), 1595.</w:t>
      </w:r>
    </w:p>
    <w:p w14:paraId="6454A276" w14:textId="74A4C5DE" w:rsidR="003B69F6" w:rsidRDefault="003B69F6" w:rsidP="00604784">
      <w:pPr>
        <w:spacing w:after="0" w:line="480" w:lineRule="auto"/>
        <w:ind w:left="284" w:hanging="284"/>
        <w:rPr>
          <w:rFonts w:ascii="Times New Roman" w:hAnsi="Times New Roman" w:cs="Times New Roman"/>
          <w:color w:val="222222"/>
          <w:sz w:val="24"/>
          <w:szCs w:val="24"/>
          <w:shd w:val="clear" w:color="auto" w:fill="FFFFFF"/>
        </w:rPr>
      </w:pPr>
      <w:r w:rsidRPr="003B69F6">
        <w:rPr>
          <w:rFonts w:ascii="Times New Roman" w:hAnsi="Times New Roman" w:cs="Times New Roman"/>
          <w:color w:val="222222"/>
          <w:sz w:val="24"/>
          <w:szCs w:val="24"/>
          <w:shd w:val="clear" w:color="auto" w:fill="FFFFFF"/>
        </w:rPr>
        <w:t xml:space="preserve">Owen, M.D., &amp; Zelaya, I.A. (2005). Herbicide‐resistant crops and weed resistance to herbicides. </w:t>
      </w:r>
      <w:r w:rsidRPr="003B69F6">
        <w:rPr>
          <w:rFonts w:ascii="Times New Roman" w:hAnsi="Times New Roman" w:cs="Times New Roman"/>
          <w:i/>
          <w:iCs/>
          <w:color w:val="222222"/>
          <w:sz w:val="24"/>
          <w:szCs w:val="24"/>
          <w:shd w:val="clear" w:color="auto" w:fill="FFFFFF"/>
        </w:rPr>
        <w:t>Pest Management Science</w:t>
      </w:r>
      <w:r w:rsidRPr="003B69F6">
        <w:rPr>
          <w:rFonts w:ascii="Times New Roman" w:hAnsi="Times New Roman" w:cs="Times New Roman"/>
          <w:color w:val="222222"/>
          <w:sz w:val="24"/>
          <w:szCs w:val="24"/>
          <w:shd w:val="clear" w:color="auto" w:fill="FFFFFF"/>
        </w:rPr>
        <w:t>, 61(3), 301-311.</w:t>
      </w:r>
    </w:p>
    <w:p w14:paraId="0039E5E8" w14:textId="67F7E975" w:rsidR="003208D8"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3208D8">
        <w:rPr>
          <w:rFonts w:ascii="Times New Roman" w:hAnsi="Times New Roman" w:cs="Times New Roman"/>
          <w:color w:val="222222"/>
          <w:sz w:val="24"/>
          <w:szCs w:val="24"/>
          <w:shd w:val="clear" w:color="auto" w:fill="FFFFFF"/>
        </w:rPr>
        <w:t xml:space="preserve">Peters, K., </w:t>
      </w:r>
      <w:proofErr w:type="spellStart"/>
      <w:r w:rsidRPr="003208D8">
        <w:rPr>
          <w:rFonts w:ascii="Times New Roman" w:hAnsi="Times New Roman" w:cs="Times New Roman"/>
          <w:color w:val="222222"/>
          <w:sz w:val="24"/>
          <w:szCs w:val="24"/>
          <w:shd w:val="clear" w:color="auto" w:fill="FFFFFF"/>
        </w:rPr>
        <w:t>Breitsameter</w:t>
      </w:r>
      <w:proofErr w:type="spellEnd"/>
      <w:r w:rsidRPr="003208D8">
        <w:rPr>
          <w:rFonts w:ascii="Times New Roman" w:hAnsi="Times New Roman" w:cs="Times New Roman"/>
          <w:color w:val="222222"/>
          <w:sz w:val="24"/>
          <w:szCs w:val="24"/>
          <w:shd w:val="clear" w:color="auto" w:fill="FFFFFF"/>
        </w:rPr>
        <w:t xml:space="preserve">, L., &amp; </w:t>
      </w:r>
      <w:proofErr w:type="spellStart"/>
      <w:r w:rsidRPr="003208D8">
        <w:rPr>
          <w:rFonts w:ascii="Times New Roman" w:hAnsi="Times New Roman" w:cs="Times New Roman"/>
          <w:color w:val="222222"/>
          <w:sz w:val="24"/>
          <w:szCs w:val="24"/>
          <w:shd w:val="clear" w:color="auto" w:fill="FFFFFF"/>
        </w:rPr>
        <w:t>Gerowitt</w:t>
      </w:r>
      <w:proofErr w:type="spellEnd"/>
      <w:r w:rsidRPr="003208D8">
        <w:rPr>
          <w:rFonts w:ascii="Times New Roman" w:hAnsi="Times New Roman" w:cs="Times New Roman"/>
          <w:color w:val="222222"/>
          <w:sz w:val="24"/>
          <w:szCs w:val="24"/>
          <w:shd w:val="clear" w:color="auto" w:fill="FFFFFF"/>
        </w:rPr>
        <w:t xml:space="preserve">, B. (2014). Impact of climate change on weeds in agriculture: a review. </w:t>
      </w:r>
      <w:r w:rsidRPr="00AD7752">
        <w:rPr>
          <w:rFonts w:ascii="Times New Roman" w:hAnsi="Times New Roman" w:cs="Times New Roman"/>
          <w:i/>
          <w:iCs/>
          <w:color w:val="222222"/>
          <w:sz w:val="24"/>
          <w:szCs w:val="24"/>
          <w:shd w:val="clear" w:color="auto" w:fill="FFFFFF"/>
        </w:rPr>
        <w:t xml:space="preserve">Agronomy for </w:t>
      </w:r>
      <w:r w:rsidR="003B69F6">
        <w:rPr>
          <w:rFonts w:ascii="Times New Roman" w:hAnsi="Times New Roman" w:cs="Times New Roman"/>
          <w:i/>
          <w:iCs/>
          <w:color w:val="222222"/>
          <w:sz w:val="24"/>
          <w:szCs w:val="24"/>
          <w:shd w:val="clear" w:color="auto" w:fill="FFFFFF"/>
        </w:rPr>
        <w:t>S</w:t>
      </w:r>
      <w:r w:rsidRPr="00AD7752">
        <w:rPr>
          <w:rFonts w:ascii="Times New Roman" w:hAnsi="Times New Roman" w:cs="Times New Roman"/>
          <w:i/>
          <w:iCs/>
          <w:color w:val="222222"/>
          <w:sz w:val="24"/>
          <w:szCs w:val="24"/>
          <w:shd w:val="clear" w:color="auto" w:fill="FFFFFF"/>
        </w:rPr>
        <w:t xml:space="preserve">ustainable </w:t>
      </w:r>
      <w:r w:rsidR="003B69F6">
        <w:rPr>
          <w:rFonts w:ascii="Times New Roman" w:hAnsi="Times New Roman" w:cs="Times New Roman"/>
          <w:i/>
          <w:iCs/>
          <w:color w:val="222222"/>
          <w:sz w:val="24"/>
          <w:szCs w:val="24"/>
          <w:shd w:val="clear" w:color="auto" w:fill="FFFFFF"/>
        </w:rPr>
        <w:t>D</w:t>
      </w:r>
      <w:r w:rsidRPr="00AD7752">
        <w:rPr>
          <w:rFonts w:ascii="Times New Roman" w:hAnsi="Times New Roman" w:cs="Times New Roman"/>
          <w:i/>
          <w:iCs/>
          <w:color w:val="222222"/>
          <w:sz w:val="24"/>
          <w:szCs w:val="24"/>
          <w:shd w:val="clear" w:color="auto" w:fill="FFFFFF"/>
        </w:rPr>
        <w:t>evelopment</w:t>
      </w:r>
      <w:r w:rsidRPr="003208D8">
        <w:rPr>
          <w:rFonts w:ascii="Times New Roman" w:hAnsi="Times New Roman" w:cs="Times New Roman"/>
          <w:color w:val="222222"/>
          <w:sz w:val="24"/>
          <w:szCs w:val="24"/>
          <w:shd w:val="clear" w:color="auto" w:fill="FFFFFF"/>
        </w:rPr>
        <w:t>, 34(4), 707-721.</w:t>
      </w:r>
    </w:p>
    <w:p w14:paraId="65A03F4D" w14:textId="77777777" w:rsidR="003208D8"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3208D8">
        <w:rPr>
          <w:rFonts w:ascii="Times New Roman" w:hAnsi="Times New Roman" w:cs="Times New Roman"/>
          <w:color w:val="222222"/>
          <w:sz w:val="24"/>
          <w:szCs w:val="24"/>
          <w:shd w:val="clear" w:color="auto" w:fill="FFFFFF"/>
        </w:rPr>
        <w:lastRenderedPageBreak/>
        <w:t>R Development Core Team (2009). R: A language and environment for statistical computing. R Foundation for Statistical Computing, Vienna, Austria.</w:t>
      </w:r>
    </w:p>
    <w:p w14:paraId="1E5EECDF" w14:textId="3B4030CC" w:rsidR="003208D8"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3208D8">
        <w:rPr>
          <w:rFonts w:ascii="Times New Roman" w:hAnsi="Times New Roman" w:cs="Times New Roman"/>
          <w:color w:val="222222"/>
          <w:sz w:val="24"/>
          <w:szCs w:val="24"/>
          <w:shd w:val="clear" w:color="auto" w:fill="FFFFFF"/>
        </w:rPr>
        <w:t xml:space="preserve">Radosevich, S.R., Holt, J.S., &amp; </w:t>
      </w:r>
      <w:proofErr w:type="spellStart"/>
      <w:r w:rsidRPr="003208D8">
        <w:rPr>
          <w:rFonts w:ascii="Times New Roman" w:hAnsi="Times New Roman" w:cs="Times New Roman"/>
          <w:color w:val="222222"/>
          <w:sz w:val="24"/>
          <w:szCs w:val="24"/>
          <w:shd w:val="clear" w:color="auto" w:fill="FFFFFF"/>
        </w:rPr>
        <w:t>Ghersa</w:t>
      </w:r>
      <w:proofErr w:type="spellEnd"/>
      <w:r w:rsidRPr="003208D8">
        <w:rPr>
          <w:rFonts w:ascii="Times New Roman" w:hAnsi="Times New Roman" w:cs="Times New Roman"/>
          <w:color w:val="222222"/>
          <w:sz w:val="24"/>
          <w:szCs w:val="24"/>
          <w:shd w:val="clear" w:color="auto" w:fill="FFFFFF"/>
        </w:rPr>
        <w:t xml:space="preserve">, C. (1997). </w:t>
      </w:r>
      <w:r w:rsidRPr="003B69F6">
        <w:rPr>
          <w:rFonts w:ascii="Times New Roman" w:hAnsi="Times New Roman" w:cs="Times New Roman"/>
          <w:i/>
          <w:iCs/>
          <w:color w:val="222222"/>
          <w:sz w:val="24"/>
          <w:szCs w:val="24"/>
          <w:shd w:val="clear" w:color="auto" w:fill="FFFFFF"/>
        </w:rPr>
        <w:t xml:space="preserve">Weed </w:t>
      </w:r>
      <w:r w:rsidR="003B69F6">
        <w:rPr>
          <w:rFonts w:ascii="Times New Roman" w:hAnsi="Times New Roman" w:cs="Times New Roman"/>
          <w:i/>
          <w:iCs/>
          <w:color w:val="222222"/>
          <w:sz w:val="24"/>
          <w:szCs w:val="24"/>
          <w:shd w:val="clear" w:color="auto" w:fill="FFFFFF"/>
        </w:rPr>
        <w:t>E</w:t>
      </w:r>
      <w:r w:rsidRPr="003B69F6">
        <w:rPr>
          <w:rFonts w:ascii="Times New Roman" w:hAnsi="Times New Roman" w:cs="Times New Roman"/>
          <w:i/>
          <w:iCs/>
          <w:color w:val="222222"/>
          <w:sz w:val="24"/>
          <w:szCs w:val="24"/>
          <w:shd w:val="clear" w:color="auto" w:fill="FFFFFF"/>
        </w:rPr>
        <w:t xml:space="preserve">cology: </w:t>
      </w:r>
      <w:r w:rsidR="003B69F6">
        <w:rPr>
          <w:rFonts w:ascii="Times New Roman" w:hAnsi="Times New Roman" w:cs="Times New Roman"/>
          <w:i/>
          <w:iCs/>
          <w:color w:val="222222"/>
          <w:sz w:val="24"/>
          <w:szCs w:val="24"/>
          <w:shd w:val="clear" w:color="auto" w:fill="FFFFFF"/>
        </w:rPr>
        <w:t>I</w:t>
      </w:r>
      <w:r w:rsidRPr="003B69F6">
        <w:rPr>
          <w:rFonts w:ascii="Times New Roman" w:hAnsi="Times New Roman" w:cs="Times New Roman"/>
          <w:i/>
          <w:iCs/>
          <w:color w:val="222222"/>
          <w:sz w:val="24"/>
          <w:szCs w:val="24"/>
          <w:shd w:val="clear" w:color="auto" w:fill="FFFFFF"/>
        </w:rPr>
        <w:t xml:space="preserve">mplications for </w:t>
      </w:r>
      <w:r w:rsidR="003B69F6">
        <w:rPr>
          <w:rFonts w:ascii="Times New Roman" w:hAnsi="Times New Roman" w:cs="Times New Roman"/>
          <w:i/>
          <w:iCs/>
          <w:color w:val="222222"/>
          <w:sz w:val="24"/>
          <w:szCs w:val="24"/>
          <w:shd w:val="clear" w:color="auto" w:fill="FFFFFF"/>
        </w:rPr>
        <w:t>M</w:t>
      </w:r>
      <w:r w:rsidRPr="003B69F6">
        <w:rPr>
          <w:rFonts w:ascii="Times New Roman" w:hAnsi="Times New Roman" w:cs="Times New Roman"/>
          <w:i/>
          <w:iCs/>
          <w:color w:val="222222"/>
          <w:sz w:val="24"/>
          <w:szCs w:val="24"/>
          <w:shd w:val="clear" w:color="auto" w:fill="FFFFFF"/>
        </w:rPr>
        <w:t>anagement</w:t>
      </w:r>
      <w:r w:rsidRPr="003208D8">
        <w:rPr>
          <w:rFonts w:ascii="Times New Roman" w:hAnsi="Times New Roman" w:cs="Times New Roman"/>
          <w:color w:val="222222"/>
          <w:sz w:val="24"/>
          <w:szCs w:val="24"/>
          <w:shd w:val="clear" w:color="auto" w:fill="FFFFFF"/>
        </w:rPr>
        <w:t>. John Wiley &amp; Sons.</w:t>
      </w:r>
    </w:p>
    <w:p w14:paraId="60F82404" w14:textId="2EC86626" w:rsidR="00CB372C" w:rsidRDefault="00CB372C" w:rsidP="00604784">
      <w:pPr>
        <w:spacing w:after="0" w:line="480" w:lineRule="auto"/>
        <w:ind w:left="284" w:hanging="284"/>
        <w:rPr>
          <w:ins w:id="233" w:author="Trevor Drees" w:date="2025-06-04T21:33:00Z" w16du:dateUtc="2025-06-05T04:33:00Z"/>
          <w:rFonts w:ascii="Times New Roman" w:hAnsi="Times New Roman" w:cs="Times New Roman"/>
          <w:color w:val="222222"/>
          <w:sz w:val="24"/>
          <w:szCs w:val="24"/>
          <w:shd w:val="clear" w:color="auto" w:fill="FFFFFF"/>
        </w:rPr>
      </w:pPr>
      <w:r w:rsidRPr="00CB372C">
        <w:rPr>
          <w:rFonts w:ascii="Times New Roman" w:hAnsi="Times New Roman" w:cs="Times New Roman"/>
          <w:color w:val="222222"/>
          <w:sz w:val="24"/>
          <w:szCs w:val="24"/>
          <w:shd w:val="clear" w:color="auto" w:fill="FFFFFF"/>
        </w:rPr>
        <w:t xml:space="preserve">Rhoads, A.F. </w:t>
      </w:r>
      <w:r w:rsidR="008B3E2A">
        <w:rPr>
          <w:rFonts w:ascii="Times New Roman" w:hAnsi="Times New Roman" w:cs="Times New Roman"/>
          <w:color w:val="222222"/>
          <w:sz w:val="24"/>
          <w:szCs w:val="24"/>
          <w:shd w:val="clear" w:color="auto" w:fill="FFFFFF"/>
        </w:rPr>
        <w:t>&amp;</w:t>
      </w:r>
      <w:r w:rsidRPr="00CB372C">
        <w:rPr>
          <w:rFonts w:ascii="Times New Roman" w:hAnsi="Times New Roman" w:cs="Times New Roman"/>
          <w:color w:val="222222"/>
          <w:sz w:val="24"/>
          <w:szCs w:val="24"/>
          <w:shd w:val="clear" w:color="auto" w:fill="FFFFFF"/>
        </w:rPr>
        <w:t xml:space="preserve"> Block, T.A.</w:t>
      </w:r>
      <w:r w:rsidR="003208D8">
        <w:rPr>
          <w:rFonts w:ascii="Times New Roman" w:hAnsi="Times New Roman" w:cs="Times New Roman"/>
          <w:color w:val="222222"/>
          <w:sz w:val="24"/>
          <w:szCs w:val="24"/>
          <w:shd w:val="clear" w:color="auto" w:fill="FFFFFF"/>
        </w:rPr>
        <w:t xml:space="preserve"> (</w:t>
      </w:r>
      <w:r w:rsidRPr="00CB372C">
        <w:rPr>
          <w:rFonts w:ascii="Times New Roman" w:hAnsi="Times New Roman" w:cs="Times New Roman"/>
          <w:color w:val="222222"/>
          <w:sz w:val="24"/>
          <w:szCs w:val="24"/>
          <w:shd w:val="clear" w:color="auto" w:fill="FFFFFF"/>
        </w:rPr>
        <w:t>2007</w:t>
      </w:r>
      <w:r w:rsidR="003208D8">
        <w:rPr>
          <w:rFonts w:ascii="Times New Roman" w:hAnsi="Times New Roman" w:cs="Times New Roman"/>
          <w:color w:val="222222"/>
          <w:sz w:val="24"/>
          <w:szCs w:val="24"/>
          <w:shd w:val="clear" w:color="auto" w:fill="FFFFFF"/>
        </w:rPr>
        <w:t>)</w:t>
      </w:r>
      <w:r w:rsidRPr="00CB372C">
        <w:rPr>
          <w:rFonts w:ascii="Times New Roman" w:hAnsi="Times New Roman" w:cs="Times New Roman"/>
          <w:color w:val="222222"/>
          <w:sz w:val="24"/>
          <w:szCs w:val="24"/>
          <w:shd w:val="clear" w:color="auto" w:fill="FFFFFF"/>
        </w:rPr>
        <w:t>. The plants of Pennsylvania: an illustrated manual. University of Pennsylvania Press.</w:t>
      </w:r>
    </w:p>
    <w:p w14:paraId="3B91EE6F" w14:textId="3534D187" w:rsidR="00950C7A" w:rsidRDefault="00950C7A" w:rsidP="00604784">
      <w:pPr>
        <w:spacing w:after="0" w:line="480" w:lineRule="auto"/>
        <w:ind w:left="284" w:hanging="284"/>
        <w:rPr>
          <w:rFonts w:ascii="Times New Roman" w:hAnsi="Times New Roman" w:cs="Times New Roman"/>
          <w:color w:val="222222"/>
          <w:sz w:val="24"/>
          <w:szCs w:val="24"/>
          <w:shd w:val="clear" w:color="auto" w:fill="FFFFFF"/>
        </w:rPr>
      </w:pPr>
      <w:ins w:id="234" w:author="Trevor Drees" w:date="2025-06-04T21:33:00Z" w16du:dateUtc="2025-06-05T04:33:00Z">
        <w:r w:rsidRPr="00950C7A">
          <w:rPr>
            <w:rFonts w:ascii="Times New Roman" w:hAnsi="Times New Roman" w:cs="Times New Roman"/>
            <w:color w:val="222222"/>
            <w:sz w:val="24"/>
            <w:szCs w:val="24"/>
            <w:shd w:val="clear" w:color="auto" w:fill="FFFFFF"/>
          </w:rPr>
          <w:t xml:space="preserve">Rinella, M.J., Maxwell, B.D., Fay, P.K., Weaver, T., &amp; Sheley, R.L. (2009). Control effort exacerbates invasive‐species problem. </w:t>
        </w:r>
        <w:r w:rsidRPr="00950C7A">
          <w:rPr>
            <w:rFonts w:ascii="Times New Roman" w:hAnsi="Times New Roman" w:cs="Times New Roman"/>
            <w:i/>
            <w:iCs/>
            <w:color w:val="222222"/>
            <w:sz w:val="24"/>
            <w:szCs w:val="24"/>
            <w:shd w:val="clear" w:color="auto" w:fill="FFFFFF"/>
            <w:rPrChange w:id="235" w:author="Trevor Drees" w:date="2025-06-04T21:33:00Z" w16du:dateUtc="2025-06-05T04:33:00Z">
              <w:rPr>
                <w:rFonts w:ascii="Times New Roman" w:hAnsi="Times New Roman" w:cs="Times New Roman"/>
                <w:color w:val="222222"/>
                <w:sz w:val="24"/>
                <w:szCs w:val="24"/>
                <w:shd w:val="clear" w:color="auto" w:fill="FFFFFF"/>
              </w:rPr>
            </w:rPrChange>
          </w:rPr>
          <w:t>Ecological Applications</w:t>
        </w:r>
        <w:r w:rsidRPr="00950C7A">
          <w:rPr>
            <w:rFonts w:ascii="Times New Roman" w:hAnsi="Times New Roman" w:cs="Times New Roman"/>
            <w:color w:val="222222"/>
            <w:sz w:val="24"/>
            <w:szCs w:val="24"/>
            <w:shd w:val="clear" w:color="auto" w:fill="FFFFFF"/>
          </w:rPr>
          <w:t>, 19(1), 155-162.</w:t>
        </w:r>
      </w:ins>
    </w:p>
    <w:p w14:paraId="57F7F9EA" w14:textId="612E5B5B" w:rsidR="003208D8"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3208D8">
        <w:rPr>
          <w:rFonts w:ascii="Times New Roman" w:hAnsi="Times New Roman" w:cs="Times New Roman"/>
          <w:color w:val="222222"/>
          <w:sz w:val="24"/>
          <w:szCs w:val="24"/>
          <w:shd w:val="clear" w:color="auto" w:fill="FFFFFF"/>
        </w:rPr>
        <w:t xml:space="preserve">Ruttledge, A. &amp; Chauhan, B.S. (2020). Climate change and weeds of cropping systems. In </w:t>
      </w:r>
      <w:r w:rsidRPr="00AD7752">
        <w:rPr>
          <w:rFonts w:ascii="Times New Roman" w:hAnsi="Times New Roman" w:cs="Times New Roman"/>
          <w:i/>
          <w:iCs/>
          <w:color w:val="222222"/>
          <w:sz w:val="24"/>
          <w:szCs w:val="24"/>
          <w:shd w:val="clear" w:color="auto" w:fill="FFFFFF"/>
        </w:rPr>
        <w:t xml:space="preserve">Crop </w:t>
      </w:r>
      <w:r w:rsidR="003B69F6">
        <w:rPr>
          <w:rFonts w:ascii="Times New Roman" w:hAnsi="Times New Roman" w:cs="Times New Roman"/>
          <w:i/>
          <w:iCs/>
          <w:color w:val="222222"/>
          <w:sz w:val="24"/>
          <w:szCs w:val="24"/>
          <w:shd w:val="clear" w:color="auto" w:fill="FFFFFF"/>
        </w:rPr>
        <w:t>P</w:t>
      </w:r>
      <w:r w:rsidRPr="00AD7752">
        <w:rPr>
          <w:rFonts w:ascii="Times New Roman" w:hAnsi="Times New Roman" w:cs="Times New Roman"/>
          <w:i/>
          <w:iCs/>
          <w:color w:val="222222"/>
          <w:sz w:val="24"/>
          <w:szCs w:val="24"/>
          <w:shd w:val="clear" w:color="auto" w:fill="FFFFFF"/>
        </w:rPr>
        <w:t xml:space="preserve">rotection </w:t>
      </w:r>
      <w:r w:rsidR="003B69F6">
        <w:rPr>
          <w:rFonts w:ascii="Times New Roman" w:hAnsi="Times New Roman" w:cs="Times New Roman"/>
          <w:i/>
          <w:iCs/>
          <w:color w:val="222222"/>
          <w:sz w:val="24"/>
          <w:szCs w:val="24"/>
          <w:shd w:val="clear" w:color="auto" w:fill="FFFFFF"/>
        </w:rPr>
        <w:t>U</w:t>
      </w:r>
      <w:r w:rsidRPr="00AD7752">
        <w:rPr>
          <w:rFonts w:ascii="Times New Roman" w:hAnsi="Times New Roman" w:cs="Times New Roman"/>
          <w:i/>
          <w:iCs/>
          <w:color w:val="222222"/>
          <w:sz w:val="24"/>
          <w:szCs w:val="24"/>
          <w:shd w:val="clear" w:color="auto" w:fill="FFFFFF"/>
        </w:rPr>
        <w:t xml:space="preserve">nder </w:t>
      </w:r>
      <w:r w:rsidR="003B69F6">
        <w:rPr>
          <w:rFonts w:ascii="Times New Roman" w:hAnsi="Times New Roman" w:cs="Times New Roman"/>
          <w:i/>
          <w:iCs/>
          <w:color w:val="222222"/>
          <w:sz w:val="24"/>
          <w:szCs w:val="24"/>
          <w:shd w:val="clear" w:color="auto" w:fill="FFFFFF"/>
        </w:rPr>
        <w:t>C</w:t>
      </w:r>
      <w:r w:rsidRPr="00AD7752">
        <w:rPr>
          <w:rFonts w:ascii="Times New Roman" w:hAnsi="Times New Roman" w:cs="Times New Roman"/>
          <w:i/>
          <w:iCs/>
          <w:color w:val="222222"/>
          <w:sz w:val="24"/>
          <w:szCs w:val="24"/>
          <w:shd w:val="clear" w:color="auto" w:fill="FFFFFF"/>
        </w:rPr>
        <w:t xml:space="preserve">hanging </w:t>
      </w:r>
      <w:r w:rsidR="003B69F6">
        <w:rPr>
          <w:rFonts w:ascii="Times New Roman" w:hAnsi="Times New Roman" w:cs="Times New Roman"/>
          <w:i/>
          <w:iCs/>
          <w:color w:val="222222"/>
          <w:sz w:val="24"/>
          <w:szCs w:val="24"/>
          <w:shd w:val="clear" w:color="auto" w:fill="FFFFFF"/>
        </w:rPr>
        <w:t>C</w:t>
      </w:r>
      <w:r w:rsidRPr="00AD7752">
        <w:rPr>
          <w:rFonts w:ascii="Times New Roman" w:hAnsi="Times New Roman" w:cs="Times New Roman"/>
          <w:i/>
          <w:iCs/>
          <w:color w:val="222222"/>
          <w:sz w:val="24"/>
          <w:szCs w:val="24"/>
          <w:shd w:val="clear" w:color="auto" w:fill="FFFFFF"/>
        </w:rPr>
        <w:t>limate</w:t>
      </w:r>
      <w:r w:rsidRPr="003208D8">
        <w:rPr>
          <w:rFonts w:ascii="Times New Roman" w:hAnsi="Times New Roman" w:cs="Times New Roman"/>
          <w:color w:val="222222"/>
          <w:sz w:val="24"/>
          <w:szCs w:val="24"/>
          <w:shd w:val="clear" w:color="auto" w:fill="FFFFFF"/>
        </w:rPr>
        <w:t>, 57-84. Springer, Cham.</w:t>
      </w:r>
    </w:p>
    <w:p w14:paraId="0A734519" w14:textId="7E3B3083" w:rsidR="00AF316E" w:rsidRDefault="00AF316E" w:rsidP="00604784">
      <w:pPr>
        <w:spacing w:after="0" w:line="480" w:lineRule="auto"/>
        <w:ind w:left="284" w:hanging="284"/>
        <w:rPr>
          <w:rFonts w:ascii="Times New Roman" w:hAnsi="Times New Roman" w:cs="Times New Roman"/>
          <w:color w:val="222222"/>
          <w:sz w:val="24"/>
          <w:szCs w:val="24"/>
          <w:shd w:val="clear" w:color="auto" w:fill="FFFFFF"/>
        </w:rPr>
      </w:pPr>
      <w:r w:rsidRPr="00AF316E">
        <w:rPr>
          <w:rFonts w:ascii="Times New Roman" w:hAnsi="Times New Roman" w:cs="Times New Roman"/>
          <w:color w:val="222222"/>
          <w:sz w:val="24"/>
          <w:szCs w:val="24"/>
          <w:shd w:val="clear" w:color="auto" w:fill="FFFFFF"/>
        </w:rPr>
        <w:t xml:space="preserve">Sheley, R.L., Goodwin, K.M., &amp; Rinella, M.J. (2003). Mowing: an important part of integrated weed management. </w:t>
      </w:r>
      <w:r w:rsidRPr="00AF316E">
        <w:rPr>
          <w:rFonts w:ascii="Times New Roman" w:hAnsi="Times New Roman" w:cs="Times New Roman"/>
          <w:i/>
          <w:iCs/>
          <w:color w:val="222222"/>
          <w:sz w:val="24"/>
          <w:szCs w:val="24"/>
          <w:shd w:val="clear" w:color="auto" w:fill="FFFFFF"/>
        </w:rPr>
        <w:t>Rangelands Archives</w:t>
      </w:r>
      <w:r w:rsidRPr="00AF316E">
        <w:rPr>
          <w:rFonts w:ascii="Times New Roman" w:hAnsi="Times New Roman" w:cs="Times New Roman"/>
          <w:color w:val="222222"/>
          <w:sz w:val="24"/>
          <w:szCs w:val="24"/>
          <w:shd w:val="clear" w:color="auto" w:fill="FFFFFF"/>
        </w:rPr>
        <w:t xml:space="preserve">, 25(1), 29-31. </w:t>
      </w:r>
    </w:p>
    <w:p w14:paraId="6AD9CEEF" w14:textId="6F5E29B7" w:rsidR="003208D8"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3208D8">
        <w:rPr>
          <w:rFonts w:ascii="Times New Roman" w:hAnsi="Times New Roman" w:cs="Times New Roman"/>
          <w:color w:val="222222"/>
          <w:sz w:val="24"/>
          <w:szCs w:val="24"/>
          <w:shd w:val="clear" w:color="auto" w:fill="FFFFFF"/>
        </w:rPr>
        <w:t xml:space="preserve">Skinner, K., Smith, L., &amp; Rice, P. (2000). Using noxious weed lists to prioritize targets for developing weed management strategies. </w:t>
      </w:r>
      <w:r w:rsidRPr="00AD7752">
        <w:rPr>
          <w:rFonts w:ascii="Times New Roman" w:hAnsi="Times New Roman" w:cs="Times New Roman"/>
          <w:i/>
          <w:iCs/>
          <w:color w:val="222222"/>
          <w:sz w:val="24"/>
          <w:szCs w:val="24"/>
          <w:shd w:val="clear" w:color="auto" w:fill="FFFFFF"/>
        </w:rPr>
        <w:t>Weed Science</w:t>
      </w:r>
      <w:r w:rsidRPr="003208D8">
        <w:rPr>
          <w:rFonts w:ascii="Times New Roman" w:hAnsi="Times New Roman" w:cs="Times New Roman"/>
          <w:color w:val="222222"/>
          <w:sz w:val="24"/>
          <w:szCs w:val="24"/>
          <w:shd w:val="clear" w:color="auto" w:fill="FFFFFF"/>
        </w:rPr>
        <w:t>, 48(5), 640-644.</w:t>
      </w:r>
    </w:p>
    <w:p w14:paraId="487927B1" w14:textId="25654C1D" w:rsidR="003208D8"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3208D8">
        <w:rPr>
          <w:rFonts w:ascii="Times New Roman" w:hAnsi="Times New Roman" w:cs="Times New Roman"/>
          <w:color w:val="222222"/>
          <w:sz w:val="24"/>
          <w:szCs w:val="24"/>
          <w:shd w:val="clear" w:color="auto" w:fill="FFFFFF"/>
        </w:rPr>
        <w:t xml:space="preserve">Sun, Y., Ding, J., Siemann, E., &amp; Keller, S.R. (2020). Biocontrol of invasive weeds under climate change: progress, challenges and management implications. </w:t>
      </w:r>
      <w:r w:rsidRPr="00AD7752">
        <w:rPr>
          <w:rFonts w:ascii="Times New Roman" w:hAnsi="Times New Roman" w:cs="Times New Roman"/>
          <w:i/>
          <w:iCs/>
          <w:color w:val="222222"/>
          <w:sz w:val="24"/>
          <w:szCs w:val="24"/>
          <w:shd w:val="clear" w:color="auto" w:fill="FFFFFF"/>
        </w:rPr>
        <w:t xml:space="preserve">Current </w:t>
      </w:r>
      <w:r w:rsidR="003B69F6">
        <w:rPr>
          <w:rFonts w:ascii="Times New Roman" w:hAnsi="Times New Roman" w:cs="Times New Roman"/>
          <w:i/>
          <w:iCs/>
          <w:color w:val="222222"/>
          <w:sz w:val="24"/>
          <w:szCs w:val="24"/>
          <w:shd w:val="clear" w:color="auto" w:fill="FFFFFF"/>
        </w:rPr>
        <w:t>O</w:t>
      </w:r>
      <w:r w:rsidRPr="00AD7752">
        <w:rPr>
          <w:rFonts w:ascii="Times New Roman" w:hAnsi="Times New Roman" w:cs="Times New Roman"/>
          <w:i/>
          <w:iCs/>
          <w:color w:val="222222"/>
          <w:sz w:val="24"/>
          <w:szCs w:val="24"/>
          <w:shd w:val="clear" w:color="auto" w:fill="FFFFFF"/>
        </w:rPr>
        <w:t xml:space="preserve">pinion in </w:t>
      </w:r>
      <w:r w:rsidR="003B69F6">
        <w:rPr>
          <w:rFonts w:ascii="Times New Roman" w:hAnsi="Times New Roman" w:cs="Times New Roman"/>
          <w:i/>
          <w:iCs/>
          <w:color w:val="222222"/>
          <w:sz w:val="24"/>
          <w:szCs w:val="24"/>
          <w:shd w:val="clear" w:color="auto" w:fill="FFFFFF"/>
        </w:rPr>
        <w:t>I</w:t>
      </w:r>
      <w:r w:rsidRPr="00AD7752">
        <w:rPr>
          <w:rFonts w:ascii="Times New Roman" w:hAnsi="Times New Roman" w:cs="Times New Roman"/>
          <w:i/>
          <w:iCs/>
          <w:color w:val="222222"/>
          <w:sz w:val="24"/>
          <w:szCs w:val="24"/>
          <w:shd w:val="clear" w:color="auto" w:fill="FFFFFF"/>
        </w:rPr>
        <w:t xml:space="preserve">nsect </w:t>
      </w:r>
      <w:r w:rsidR="003B69F6">
        <w:rPr>
          <w:rFonts w:ascii="Times New Roman" w:hAnsi="Times New Roman" w:cs="Times New Roman"/>
          <w:i/>
          <w:iCs/>
          <w:color w:val="222222"/>
          <w:sz w:val="24"/>
          <w:szCs w:val="24"/>
          <w:shd w:val="clear" w:color="auto" w:fill="FFFFFF"/>
        </w:rPr>
        <w:t>S</w:t>
      </w:r>
      <w:r w:rsidRPr="00AD7752">
        <w:rPr>
          <w:rFonts w:ascii="Times New Roman" w:hAnsi="Times New Roman" w:cs="Times New Roman"/>
          <w:i/>
          <w:iCs/>
          <w:color w:val="222222"/>
          <w:sz w:val="24"/>
          <w:szCs w:val="24"/>
          <w:shd w:val="clear" w:color="auto" w:fill="FFFFFF"/>
        </w:rPr>
        <w:t>cience</w:t>
      </w:r>
      <w:r w:rsidRPr="003208D8">
        <w:rPr>
          <w:rFonts w:ascii="Times New Roman" w:hAnsi="Times New Roman" w:cs="Times New Roman"/>
          <w:color w:val="222222"/>
          <w:sz w:val="24"/>
          <w:szCs w:val="24"/>
          <w:shd w:val="clear" w:color="auto" w:fill="FFFFFF"/>
        </w:rPr>
        <w:t>, 38, 72-78.</w:t>
      </w:r>
    </w:p>
    <w:p w14:paraId="01F00BD4" w14:textId="79CAC519" w:rsidR="004638D0" w:rsidRDefault="004638D0" w:rsidP="00604784">
      <w:pPr>
        <w:spacing w:after="0" w:line="480" w:lineRule="auto"/>
        <w:ind w:left="284" w:hanging="284"/>
        <w:rPr>
          <w:rFonts w:ascii="Times New Roman" w:hAnsi="Times New Roman" w:cs="Times New Roman"/>
          <w:color w:val="222222"/>
          <w:sz w:val="24"/>
          <w:szCs w:val="24"/>
          <w:shd w:val="clear" w:color="auto" w:fill="FFFFFF"/>
        </w:rPr>
      </w:pPr>
      <w:r w:rsidRPr="004638D0">
        <w:rPr>
          <w:rFonts w:ascii="Times New Roman" w:hAnsi="Times New Roman" w:cs="Times New Roman"/>
          <w:color w:val="222222"/>
          <w:sz w:val="24"/>
          <w:szCs w:val="24"/>
          <w:shd w:val="clear" w:color="auto" w:fill="FFFFFF"/>
        </w:rPr>
        <w:t xml:space="preserve">Surles, W.W., Kok, L.T. </w:t>
      </w:r>
      <w:r w:rsidR="003208D8">
        <w:rPr>
          <w:rFonts w:ascii="Times New Roman" w:hAnsi="Times New Roman" w:cs="Times New Roman"/>
          <w:color w:val="222222"/>
          <w:sz w:val="24"/>
          <w:szCs w:val="24"/>
          <w:shd w:val="clear" w:color="auto" w:fill="FFFFFF"/>
        </w:rPr>
        <w:t>&amp;</w:t>
      </w:r>
      <w:r w:rsidRPr="004638D0">
        <w:rPr>
          <w:rFonts w:ascii="Times New Roman" w:hAnsi="Times New Roman" w:cs="Times New Roman"/>
          <w:color w:val="222222"/>
          <w:sz w:val="24"/>
          <w:szCs w:val="24"/>
          <w:shd w:val="clear" w:color="auto" w:fill="FFFFFF"/>
        </w:rPr>
        <w:t xml:space="preserve"> Pienkowski, R.L.</w:t>
      </w:r>
      <w:r w:rsidR="003208D8">
        <w:rPr>
          <w:rFonts w:ascii="Times New Roman" w:hAnsi="Times New Roman" w:cs="Times New Roman"/>
          <w:color w:val="222222"/>
          <w:sz w:val="24"/>
          <w:szCs w:val="24"/>
          <w:shd w:val="clear" w:color="auto" w:fill="FFFFFF"/>
        </w:rPr>
        <w:t xml:space="preserve"> (</w:t>
      </w:r>
      <w:r w:rsidRPr="004638D0">
        <w:rPr>
          <w:rFonts w:ascii="Times New Roman" w:hAnsi="Times New Roman" w:cs="Times New Roman"/>
          <w:color w:val="222222"/>
          <w:sz w:val="24"/>
          <w:szCs w:val="24"/>
          <w:shd w:val="clear" w:color="auto" w:fill="FFFFFF"/>
        </w:rPr>
        <w:t>1974</w:t>
      </w:r>
      <w:r w:rsidR="003208D8">
        <w:rPr>
          <w:rFonts w:ascii="Times New Roman" w:hAnsi="Times New Roman" w:cs="Times New Roman"/>
          <w:color w:val="222222"/>
          <w:sz w:val="24"/>
          <w:szCs w:val="24"/>
          <w:shd w:val="clear" w:color="auto" w:fill="FFFFFF"/>
        </w:rPr>
        <w:t>)</w:t>
      </w:r>
      <w:r w:rsidRPr="004638D0">
        <w:rPr>
          <w:rFonts w:ascii="Times New Roman" w:hAnsi="Times New Roman" w:cs="Times New Roman"/>
          <w:color w:val="222222"/>
          <w:sz w:val="24"/>
          <w:szCs w:val="24"/>
          <w:shd w:val="clear" w:color="auto" w:fill="FFFFFF"/>
        </w:rPr>
        <w:t xml:space="preserve">. </w:t>
      </w:r>
      <w:proofErr w:type="spellStart"/>
      <w:r w:rsidRPr="004638D0">
        <w:rPr>
          <w:rFonts w:ascii="Times New Roman" w:hAnsi="Times New Roman" w:cs="Times New Roman"/>
          <w:color w:val="222222"/>
          <w:sz w:val="24"/>
          <w:szCs w:val="24"/>
          <w:shd w:val="clear" w:color="auto" w:fill="FFFFFF"/>
        </w:rPr>
        <w:t>Rhinocyllus</w:t>
      </w:r>
      <w:proofErr w:type="spellEnd"/>
      <w:r w:rsidRPr="004638D0">
        <w:rPr>
          <w:rFonts w:ascii="Times New Roman" w:hAnsi="Times New Roman" w:cs="Times New Roman"/>
          <w:color w:val="222222"/>
          <w:sz w:val="24"/>
          <w:szCs w:val="24"/>
          <w:shd w:val="clear" w:color="auto" w:fill="FFFFFF"/>
        </w:rPr>
        <w:t xml:space="preserve"> </w:t>
      </w:r>
      <w:proofErr w:type="spellStart"/>
      <w:r w:rsidRPr="004638D0">
        <w:rPr>
          <w:rFonts w:ascii="Times New Roman" w:hAnsi="Times New Roman" w:cs="Times New Roman"/>
          <w:color w:val="222222"/>
          <w:sz w:val="24"/>
          <w:szCs w:val="24"/>
          <w:shd w:val="clear" w:color="auto" w:fill="FFFFFF"/>
        </w:rPr>
        <w:t>conicus</w:t>
      </w:r>
      <w:proofErr w:type="spellEnd"/>
      <w:r w:rsidRPr="004638D0">
        <w:rPr>
          <w:rFonts w:ascii="Times New Roman" w:hAnsi="Times New Roman" w:cs="Times New Roman"/>
          <w:color w:val="222222"/>
          <w:sz w:val="24"/>
          <w:szCs w:val="24"/>
          <w:shd w:val="clear" w:color="auto" w:fill="FFFFFF"/>
        </w:rPr>
        <w:t xml:space="preserve"> establishment for biocontrol of thistles in Virginia. </w:t>
      </w:r>
      <w:r w:rsidRPr="003208D8">
        <w:rPr>
          <w:rFonts w:ascii="Times New Roman" w:hAnsi="Times New Roman" w:cs="Times New Roman"/>
          <w:i/>
          <w:iCs/>
          <w:color w:val="222222"/>
          <w:sz w:val="24"/>
          <w:szCs w:val="24"/>
          <w:shd w:val="clear" w:color="auto" w:fill="FFFFFF"/>
        </w:rPr>
        <w:t>Weed Science</w:t>
      </w:r>
      <w:r w:rsidRPr="004638D0">
        <w:rPr>
          <w:rFonts w:ascii="Times New Roman" w:hAnsi="Times New Roman" w:cs="Times New Roman"/>
          <w:color w:val="222222"/>
          <w:sz w:val="24"/>
          <w:szCs w:val="24"/>
          <w:shd w:val="clear" w:color="auto" w:fill="FFFFFF"/>
        </w:rPr>
        <w:t>, 22(1), pp.1-3.</w:t>
      </w:r>
    </w:p>
    <w:p w14:paraId="1FF3B7BE" w14:textId="2ECD2A38" w:rsidR="003208D8" w:rsidRDefault="003208D8" w:rsidP="00604784">
      <w:pPr>
        <w:spacing w:after="0" w:line="480" w:lineRule="auto"/>
        <w:ind w:left="284" w:hanging="284"/>
        <w:rPr>
          <w:rFonts w:ascii="Times New Roman" w:hAnsi="Times New Roman" w:cs="Times New Roman"/>
          <w:color w:val="222222"/>
          <w:sz w:val="24"/>
          <w:szCs w:val="24"/>
          <w:shd w:val="clear" w:color="auto" w:fill="FFFFFF"/>
        </w:rPr>
      </w:pPr>
      <w:bookmarkStart w:id="236" w:name="_Hlk196034495"/>
      <w:proofErr w:type="spellStart"/>
      <w:r w:rsidRPr="003208D8">
        <w:rPr>
          <w:rFonts w:ascii="Times New Roman" w:hAnsi="Times New Roman" w:cs="Times New Roman"/>
          <w:color w:val="222222"/>
          <w:sz w:val="24"/>
          <w:szCs w:val="24"/>
          <w:shd w:val="clear" w:color="auto" w:fill="FFFFFF"/>
        </w:rPr>
        <w:t>Therneau</w:t>
      </w:r>
      <w:proofErr w:type="spellEnd"/>
      <w:r w:rsidRPr="003208D8">
        <w:rPr>
          <w:rFonts w:ascii="Times New Roman" w:hAnsi="Times New Roman" w:cs="Times New Roman"/>
          <w:color w:val="222222"/>
          <w:sz w:val="24"/>
          <w:szCs w:val="24"/>
          <w:shd w:val="clear" w:color="auto" w:fill="FFFFFF"/>
        </w:rPr>
        <w:t>, T.</w:t>
      </w:r>
      <w:r w:rsidR="00583947">
        <w:rPr>
          <w:rFonts w:ascii="Times New Roman" w:hAnsi="Times New Roman" w:cs="Times New Roman"/>
          <w:color w:val="222222"/>
          <w:sz w:val="24"/>
          <w:szCs w:val="24"/>
          <w:shd w:val="clear" w:color="auto" w:fill="FFFFFF"/>
        </w:rPr>
        <w:t>M.</w:t>
      </w:r>
      <w:r w:rsidRPr="003208D8">
        <w:rPr>
          <w:rFonts w:ascii="Times New Roman" w:hAnsi="Times New Roman" w:cs="Times New Roman"/>
          <w:color w:val="222222"/>
          <w:sz w:val="24"/>
          <w:szCs w:val="24"/>
          <w:shd w:val="clear" w:color="auto" w:fill="FFFFFF"/>
        </w:rPr>
        <w:t xml:space="preserve"> (202</w:t>
      </w:r>
      <w:r w:rsidR="00583947">
        <w:rPr>
          <w:rFonts w:ascii="Times New Roman" w:hAnsi="Times New Roman" w:cs="Times New Roman"/>
          <w:color w:val="222222"/>
          <w:sz w:val="24"/>
          <w:szCs w:val="24"/>
          <w:shd w:val="clear" w:color="auto" w:fill="FFFFFF"/>
        </w:rPr>
        <w:t>4</w:t>
      </w:r>
      <w:r w:rsidRPr="003208D8">
        <w:rPr>
          <w:rFonts w:ascii="Times New Roman" w:hAnsi="Times New Roman" w:cs="Times New Roman"/>
          <w:color w:val="222222"/>
          <w:sz w:val="24"/>
          <w:szCs w:val="24"/>
          <w:shd w:val="clear" w:color="auto" w:fill="FFFFFF"/>
        </w:rPr>
        <w:t xml:space="preserve">). </w:t>
      </w:r>
      <w:r w:rsidR="00583947">
        <w:rPr>
          <w:rFonts w:ascii="Times New Roman" w:hAnsi="Times New Roman" w:cs="Times New Roman"/>
          <w:color w:val="222222"/>
          <w:sz w:val="24"/>
          <w:szCs w:val="24"/>
          <w:shd w:val="clear" w:color="auto" w:fill="FFFFFF"/>
        </w:rPr>
        <w:t xml:space="preserve">Package </w:t>
      </w:r>
      <w:r w:rsidR="00DA3038">
        <w:rPr>
          <w:rFonts w:ascii="Times New Roman" w:hAnsi="Times New Roman" w:cs="Times New Roman"/>
          <w:color w:val="222222"/>
          <w:sz w:val="24"/>
          <w:szCs w:val="24"/>
          <w:shd w:val="clear" w:color="auto" w:fill="FFFFFF"/>
        </w:rPr>
        <w:t>‘</w:t>
      </w:r>
      <w:proofErr w:type="spellStart"/>
      <w:r w:rsidR="00583947">
        <w:rPr>
          <w:rFonts w:ascii="Times New Roman" w:hAnsi="Times New Roman" w:cs="Times New Roman"/>
          <w:color w:val="222222"/>
          <w:sz w:val="24"/>
          <w:szCs w:val="24"/>
          <w:shd w:val="clear" w:color="auto" w:fill="FFFFFF"/>
        </w:rPr>
        <w:t>coxme</w:t>
      </w:r>
      <w:proofErr w:type="spellEnd"/>
      <w:r w:rsidR="00DA3038">
        <w:rPr>
          <w:rFonts w:ascii="Times New Roman" w:hAnsi="Times New Roman" w:cs="Times New Roman"/>
          <w:color w:val="222222"/>
          <w:sz w:val="24"/>
          <w:szCs w:val="24"/>
          <w:shd w:val="clear" w:color="auto" w:fill="FFFFFF"/>
        </w:rPr>
        <w:t>’</w:t>
      </w:r>
      <w:r w:rsidR="00583947">
        <w:rPr>
          <w:rFonts w:ascii="Times New Roman" w:hAnsi="Times New Roman" w:cs="Times New Roman"/>
          <w:color w:val="222222"/>
          <w:sz w:val="24"/>
          <w:szCs w:val="24"/>
          <w:shd w:val="clear" w:color="auto" w:fill="FFFFFF"/>
        </w:rPr>
        <w:t>,</w:t>
      </w:r>
      <w:r w:rsidRPr="003208D8">
        <w:rPr>
          <w:rFonts w:ascii="Times New Roman" w:hAnsi="Times New Roman" w:cs="Times New Roman"/>
          <w:color w:val="222222"/>
          <w:sz w:val="24"/>
          <w:szCs w:val="24"/>
          <w:shd w:val="clear" w:color="auto" w:fill="FFFFFF"/>
        </w:rPr>
        <w:t xml:space="preserve"> version </w:t>
      </w:r>
      <w:r w:rsidR="00583947">
        <w:rPr>
          <w:rFonts w:ascii="Times New Roman" w:hAnsi="Times New Roman" w:cs="Times New Roman"/>
          <w:color w:val="222222"/>
          <w:sz w:val="24"/>
          <w:szCs w:val="24"/>
          <w:shd w:val="clear" w:color="auto" w:fill="FFFFFF"/>
        </w:rPr>
        <w:t xml:space="preserve">2.2-20.                                        </w:t>
      </w:r>
      <w:r w:rsidR="00166EFB">
        <w:rPr>
          <w:rFonts w:ascii="Times New Roman" w:hAnsi="Times New Roman" w:cs="Times New Roman"/>
          <w:color w:val="222222"/>
          <w:sz w:val="24"/>
          <w:szCs w:val="24"/>
          <w:shd w:val="clear" w:color="auto" w:fill="FFFFFF"/>
        </w:rPr>
        <w:t xml:space="preserve"> </w:t>
      </w:r>
      <w:r w:rsidR="00DA3038">
        <w:rPr>
          <w:rFonts w:ascii="Times New Roman" w:hAnsi="Times New Roman" w:cs="Times New Roman"/>
          <w:color w:val="222222"/>
          <w:sz w:val="24"/>
          <w:szCs w:val="24"/>
          <w:shd w:val="clear" w:color="auto" w:fill="FFFFFF"/>
        </w:rPr>
        <w:t xml:space="preserve"> </w:t>
      </w:r>
      <w:r w:rsidR="00166EFB" w:rsidRPr="00A54203">
        <w:rPr>
          <w:rFonts w:ascii="Times New Roman" w:hAnsi="Times New Roman" w:cs="Times New Roman"/>
          <w:color w:val="222222"/>
          <w:sz w:val="24"/>
          <w:szCs w:val="24"/>
          <w:shd w:val="clear" w:color="auto" w:fill="FFFFFF"/>
        </w:rPr>
        <w:t>https://cran.r-project.org/web/packages/</w:t>
      </w:r>
      <w:r w:rsidR="00166EFB">
        <w:rPr>
          <w:rFonts w:ascii="Times New Roman" w:hAnsi="Times New Roman" w:cs="Times New Roman"/>
          <w:color w:val="222222"/>
          <w:sz w:val="24"/>
          <w:szCs w:val="24"/>
          <w:shd w:val="clear" w:color="auto" w:fill="FFFFFF"/>
        </w:rPr>
        <w:t>coxme</w:t>
      </w:r>
      <w:r w:rsidR="00166EFB" w:rsidRPr="00A54203">
        <w:rPr>
          <w:rFonts w:ascii="Times New Roman" w:hAnsi="Times New Roman" w:cs="Times New Roman"/>
          <w:color w:val="222222"/>
          <w:sz w:val="24"/>
          <w:szCs w:val="24"/>
          <w:shd w:val="clear" w:color="auto" w:fill="FFFFFF"/>
        </w:rPr>
        <w:t>/index.html</w:t>
      </w:r>
    </w:p>
    <w:bookmarkEnd w:id="236"/>
    <w:p w14:paraId="11BD9F6F" w14:textId="583B1392" w:rsidR="003208D8"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3208D8">
        <w:rPr>
          <w:rFonts w:ascii="Times New Roman" w:hAnsi="Times New Roman" w:cs="Times New Roman"/>
          <w:color w:val="222222"/>
          <w:sz w:val="24"/>
          <w:szCs w:val="24"/>
          <w:shd w:val="clear" w:color="auto" w:fill="FFFFFF"/>
        </w:rPr>
        <w:t xml:space="preserve">Thomson, L.J., Macfadyen, S., &amp; Hoffmann, A.A. (2010). Predicting the effects of climate change on natural enemies of agricultural pests. </w:t>
      </w:r>
      <w:r w:rsidRPr="00AD7752">
        <w:rPr>
          <w:rFonts w:ascii="Times New Roman" w:hAnsi="Times New Roman" w:cs="Times New Roman"/>
          <w:i/>
          <w:iCs/>
          <w:color w:val="222222"/>
          <w:sz w:val="24"/>
          <w:szCs w:val="24"/>
          <w:shd w:val="clear" w:color="auto" w:fill="FFFFFF"/>
        </w:rPr>
        <w:t xml:space="preserve">Biological </w:t>
      </w:r>
      <w:r w:rsidR="003B69F6">
        <w:rPr>
          <w:rFonts w:ascii="Times New Roman" w:hAnsi="Times New Roman" w:cs="Times New Roman"/>
          <w:i/>
          <w:iCs/>
          <w:color w:val="222222"/>
          <w:sz w:val="24"/>
          <w:szCs w:val="24"/>
          <w:shd w:val="clear" w:color="auto" w:fill="FFFFFF"/>
        </w:rPr>
        <w:t>C</w:t>
      </w:r>
      <w:r w:rsidRPr="00AD7752">
        <w:rPr>
          <w:rFonts w:ascii="Times New Roman" w:hAnsi="Times New Roman" w:cs="Times New Roman"/>
          <w:i/>
          <w:iCs/>
          <w:color w:val="222222"/>
          <w:sz w:val="24"/>
          <w:szCs w:val="24"/>
          <w:shd w:val="clear" w:color="auto" w:fill="FFFFFF"/>
        </w:rPr>
        <w:t>ontrol</w:t>
      </w:r>
      <w:r w:rsidRPr="003208D8">
        <w:rPr>
          <w:rFonts w:ascii="Times New Roman" w:hAnsi="Times New Roman" w:cs="Times New Roman"/>
          <w:color w:val="222222"/>
          <w:sz w:val="24"/>
          <w:szCs w:val="24"/>
          <w:shd w:val="clear" w:color="auto" w:fill="FFFFFF"/>
        </w:rPr>
        <w:t>, 52(3), 296-306.</w:t>
      </w:r>
    </w:p>
    <w:p w14:paraId="5340DF8F" w14:textId="77777777" w:rsidR="003208D8" w:rsidRDefault="003208D8" w:rsidP="00604784">
      <w:pPr>
        <w:spacing w:after="0" w:line="480" w:lineRule="auto"/>
        <w:ind w:left="284" w:hanging="284"/>
        <w:rPr>
          <w:rFonts w:ascii="Times New Roman" w:hAnsi="Times New Roman" w:cs="Times New Roman"/>
          <w:color w:val="222222"/>
          <w:sz w:val="24"/>
          <w:szCs w:val="24"/>
          <w:shd w:val="clear" w:color="auto" w:fill="FFFFFF"/>
        </w:rPr>
      </w:pPr>
      <w:r w:rsidRPr="003208D8">
        <w:rPr>
          <w:rFonts w:ascii="Times New Roman" w:hAnsi="Times New Roman" w:cs="Times New Roman"/>
          <w:color w:val="222222"/>
          <w:sz w:val="24"/>
          <w:szCs w:val="24"/>
          <w:shd w:val="clear" w:color="auto" w:fill="FFFFFF"/>
        </w:rPr>
        <w:lastRenderedPageBreak/>
        <w:t xml:space="preserve">Trumble, J.T. &amp; Kok, L.T. (1982). Integrated pest management techniques in thistle suppression in pastures of North America. </w:t>
      </w:r>
      <w:r w:rsidRPr="00AD7752">
        <w:rPr>
          <w:rFonts w:ascii="Times New Roman" w:hAnsi="Times New Roman" w:cs="Times New Roman"/>
          <w:i/>
          <w:iCs/>
          <w:color w:val="222222"/>
          <w:sz w:val="24"/>
          <w:szCs w:val="24"/>
          <w:shd w:val="clear" w:color="auto" w:fill="FFFFFF"/>
        </w:rPr>
        <w:t>Weed Research</w:t>
      </w:r>
      <w:r w:rsidRPr="003208D8">
        <w:rPr>
          <w:rFonts w:ascii="Times New Roman" w:hAnsi="Times New Roman" w:cs="Times New Roman"/>
          <w:color w:val="222222"/>
          <w:sz w:val="24"/>
          <w:szCs w:val="24"/>
          <w:shd w:val="clear" w:color="auto" w:fill="FFFFFF"/>
        </w:rPr>
        <w:t>, 22(6), 345-359.</w:t>
      </w:r>
    </w:p>
    <w:p w14:paraId="0174ED60" w14:textId="20BA9033" w:rsidR="00AD7752" w:rsidRDefault="00AD7752" w:rsidP="00604784">
      <w:pPr>
        <w:spacing w:after="0" w:line="480" w:lineRule="auto"/>
        <w:ind w:left="284" w:hanging="284"/>
        <w:rPr>
          <w:rFonts w:ascii="Times New Roman" w:hAnsi="Times New Roman" w:cs="Times New Roman"/>
          <w:color w:val="222222"/>
          <w:sz w:val="24"/>
          <w:szCs w:val="24"/>
          <w:shd w:val="clear" w:color="auto" w:fill="FFFFFF"/>
        </w:rPr>
      </w:pPr>
      <w:r w:rsidRPr="00AD7752">
        <w:rPr>
          <w:rFonts w:ascii="Times New Roman" w:hAnsi="Times New Roman" w:cs="Times New Roman"/>
          <w:color w:val="222222"/>
          <w:sz w:val="24"/>
          <w:szCs w:val="24"/>
          <w:shd w:val="clear" w:color="auto" w:fill="FFFFFF"/>
        </w:rPr>
        <w:t xml:space="preserve">Varanasi, A., Prasad, P.V., &amp; </w:t>
      </w:r>
      <w:proofErr w:type="spellStart"/>
      <w:r w:rsidRPr="00AD7752">
        <w:rPr>
          <w:rFonts w:ascii="Times New Roman" w:hAnsi="Times New Roman" w:cs="Times New Roman"/>
          <w:color w:val="222222"/>
          <w:sz w:val="24"/>
          <w:szCs w:val="24"/>
          <w:shd w:val="clear" w:color="auto" w:fill="FFFFFF"/>
        </w:rPr>
        <w:t>Jugulam</w:t>
      </w:r>
      <w:proofErr w:type="spellEnd"/>
      <w:r w:rsidRPr="00AD7752">
        <w:rPr>
          <w:rFonts w:ascii="Times New Roman" w:hAnsi="Times New Roman" w:cs="Times New Roman"/>
          <w:color w:val="222222"/>
          <w:sz w:val="24"/>
          <w:szCs w:val="24"/>
          <w:shd w:val="clear" w:color="auto" w:fill="FFFFFF"/>
        </w:rPr>
        <w:t xml:space="preserve">, M. (2016). Impact of climate change factors on weeds and herbicide efficacy. </w:t>
      </w:r>
      <w:r w:rsidRPr="00AD7752">
        <w:rPr>
          <w:rFonts w:ascii="Times New Roman" w:hAnsi="Times New Roman" w:cs="Times New Roman"/>
          <w:i/>
          <w:iCs/>
          <w:color w:val="222222"/>
          <w:sz w:val="24"/>
          <w:szCs w:val="24"/>
          <w:shd w:val="clear" w:color="auto" w:fill="FFFFFF"/>
        </w:rPr>
        <w:t xml:space="preserve">Advances in </w:t>
      </w:r>
      <w:r w:rsidR="003B69F6">
        <w:rPr>
          <w:rFonts w:ascii="Times New Roman" w:hAnsi="Times New Roman" w:cs="Times New Roman"/>
          <w:i/>
          <w:iCs/>
          <w:color w:val="222222"/>
          <w:sz w:val="24"/>
          <w:szCs w:val="24"/>
          <w:shd w:val="clear" w:color="auto" w:fill="FFFFFF"/>
        </w:rPr>
        <w:t>A</w:t>
      </w:r>
      <w:r w:rsidRPr="00AD7752">
        <w:rPr>
          <w:rFonts w:ascii="Times New Roman" w:hAnsi="Times New Roman" w:cs="Times New Roman"/>
          <w:i/>
          <w:iCs/>
          <w:color w:val="222222"/>
          <w:sz w:val="24"/>
          <w:szCs w:val="24"/>
          <w:shd w:val="clear" w:color="auto" w:fill="FFFFFF"/>
        </w:rPr>
        <w:t>gronomy</w:t>
      </w:r>
      <w:r w:rsidRPr="00AD7752">
        <w:rPr>
          <w:rFonts w:ascii="Times New Roman" w:hAnsi="Times New Roman" w:cs="Times New Roman"/>
          <w:color w:val="222222"/>
          <w:sz w:val="24"/>
          <w:szCs w:val="24"/>
          <w:shd w:val="clear" w:color="auto" w:fill="FFFFFF"/>
        </w:rPr>
        <w:t>, 135, 107-146.</w:t>
      </w:r>
    </w:p>
    <w:p w14:paraId="5DCDE8B0" w14:textId="41C96306" w:rsidR="00F963D6" w:rsidRDefault="00F963D6" w:rsidP="00604784">
      <w:pPr>
        <w:spacing w:after="0" w:line="480" w:lineRule="auto"/>
        <w:ind w:left="284" w:hanging="284"/>
        <w:rPr>
          <w:rFonts w:ascii="Times New Roman" w:hAnsi="Times New Roman" w:cs="Times New Roman"/>
          <w:color w:val="222222"/>
          <w:sz w:val="24"/>
          <w:szCs w:val="24"/>
          <w:shd w:val="clear" w:color="auto" w:fill="FFFFFF"/>
        </w:rPr>
      </w:pPr>
      <w:r w:rsidRPr="00F963D6">
        <w:rPr>
          <w:rFonts w:ascii="Times New Roman" w:hAnsi="Times New Roman" w:cs="Times New Roman"/>
          <w:color w:val="222222"/>
          <w:sz w:val="24"/>
          <w:szCs w:val="24"/>
          <w:shd w:val="clear" w:color="auto" w:fill="FFFFFF"/>
        </w:rPr>
        <w:t xml:space="preserve">Zhang, R. &amp; Shea, K. (2019). Working smarter, not harder: objective-dependent management of an invasive thistle, Carduus nutans. </w:t>
      </w:r>
      <w:r w:rsidRPr="00F963D6">
        <w:rPr>
          <w:rFonts w:ascii="Times New Roman" w:hAnsi="Times New Roman" w:cs="Times New Roman"/>
          <w:i/>
          <w:iCs/>
          <w:color w:val="222222"/>
          <w:sz w:val="24"/>
          <w:szCs w:val="24"/>
          <w:shd w:val="clear" w:color="auto" w:fill="FFFFFF"/>
        </w:rPr>
        <w:t>Invasive Plant Science and Management</w:t>
      </w:r>
      <w:r w:rsidRPr="00F963D6">
        <w:rPr>
          <w:rFonts w:ascii="Times New Roman" w:hAnsi="Times New Roman" w:cs="Times New Roman"/>
          <w:color w:val="222222"/>
          <w:sz w:val="24"/>
          <w:szCs w:val="24"/>
          <w:shd w:val="clear" w:color="auto" w:fill="FFFFFF"/>
        </w:rPr>
        <w:t>, 12(3), 155-160.</w:t>
      </w:r>
    </w:p>
    <w:p w14:paraId="7BF6D357" w14:textId="12E1BB22" w:rsidR="00BC3457" w:rsidRDefault="00BC3457" w:rsidP="00604784">
      <w:pPr>
        <w:spacing w:after="0" w:line="480" w:lineRule="auto"/>
        <w:ind w:left="284" w:hanging="284"/>
        <w:rPr>
          <w:rFonts w:ascii="Times New Roman" w:hAnsi="Times New Roman" w:cs="Times New Roman"/>
          <w:color w:val="222222"/>
          <w:sz w:val="24"/>
          <w:szCs w:val="24"/>
          <w:shd w:val="clear" w:color="auto" w:fill="FFFFFF"/>
        </w:rPr>
      </w:pPr>
      <w:r w:rsidRPr="00D10B8B">
        <w:rPr>
          <w:rFonts w:ascii="Times New Roman" w:hAnsi="Times New Roman" w:cs="Times New Roman"/>
          <w:color w:val="222222"/>
          <w:sz w:val="24"/>
          <w:szCs w:val="24"/>
          <w:shd w:val="clear" w:color="auto" w:fill="FFFFFF"/>
        </w:rPr>
        <w:t xml:space="preserve">Zhang, R., Heberling, J.M., Haner, E. </w:t>
      </w:r>
      <w:r w:rsidR="00AD7752">
        <w:rPr>
          <w:rFonts w:ascii="Times New Roman" w:hAnsi="Times New Roman" w:cs="Times New Roman"/>
          <w:color w:val="222222"/>
          <w:sz w:val="24"/>
          <w:szCs w:val="24"/>
          <w:shd w:val="clear" w:color="auto" w:fill="FFFFFF"/>
        </w:rPr>
        <w:t>&amp;</w:t>
      </w:r>
      <w:r w:rsidRPr="00D10B8B">
        <w:rPr>
          <w:rFonts w:ascii="Times New Roman" w:hAnsi="Times New Roman" w:cs="Times New Roman"/>
          <w:color w:val="222222"/>
          <w:sz w:val="24"/>
          <w:szCs w:val="24"/>
          <w:shd w:val="clear" w:color="auto" w:fill="FFFFFF"/>
        </w:rPr>
        <w:t xml:space="preserve"> Shea, K. </w:t>
      </w:r>
      <w:r>
        <w:rPr>
          <w:rFonts w:ascii="Times New Roman" w:hAnsi="Times New Roman" w:cs="Times New Roman"/>
          <w:color w:val="222222"/>
          <w:sz w:val="24"/>
          <w:szCs w:val="24"/>
          <w:shd w:val="clear" w:color="auto" w:fill="FFFFFF"/>
        </w:rPr>
        <w:t>(</w:t>
      </w:r>
      <w:r w:rsidRPr="00D10B8B">
        <w:rPr>
          <w:rFonts w:ascii="Times New Roman" w:hAnsi="Times New Roman" w:cs="Times New Roman"/>
          <w:color w:val="222222"/>
          <w:sz w:val="24"/>
          <w:szCs w:val="24"/>
          <w:shd w:val="clear" w:color="auto" w:fill="FFFFFF"/>
        </w:rPr>
        <w:t>2011</w:t>
      </w:r>
      <w:r>
        <w:rPr>
          <w:rFonts w:ascii="Times New Roman" w:hAnsi="Times New Roman" w:cs="Times New Roman"/>
          <w:color w:val="222222"/>
          <w:sz w:val="24"/>
          <w:szCs w:val="24"/>
          <w:shd w:val="clear" w:color="auto" w:fill="FFFFFF"/>
        </w:rPr>
        <w:t>a)</w:t>
      </w:r>
      <w:r w:rsidRPr="00D10B8B">
        <w:rPr>
          <w:rFonts w:ascii="Times New Roman" w:hAnsi="Times New Roman" w:cs="Times New Roman"/>
          <w:color w:val="222222"/>
          <w:sz w:val="24"/>
          <w:szCs w:val="24"/>
          <w:shd w:val="clear" w:color="auto" w:fill="FFFFFF"/>
        </w:rPr>
        <w:t xml:space="preserve">. Tolerance of two invasive thistles to repeated disturbance. </w:t>
      </w:r>
      <w:r w:rsidRPr="00AD7752">
        <w:rPr>
          <w:rFonts w:ascii="Times New Roman" w:hAnsi="Times New Roman" w:cs="Times New Roman"/>
          <w:i/>
          <w:iCs/>
          <w:color w:val="222222"/>
          <w:sz w:val="24"/>
          <w:szCs w:val="24"/>
          <w:shd w:val="clear" w:color="auto" w:fill="FFFFFF"/>
        </w:rPr>
        <w:t xml:space="preserve">Ecological </w:t>
      </w:r>
      <w:r w:rsidR="003B69F6">
        <w:rPr>
          <w:rFonts w:ascii="Times New Roman" w:hAnsi="Times New Roman" w:cs="Times New Roman"/>
          <w:i/>
          <w:iCs/>
          <w:color w:val="222222"/>
          <w:sz w:val="24"/>
          <w:szCs w:val="24"/>
          <w:shd w:val="clear" w:color="auto" w:fill="FFFFFF"/>
        </w:rPr>
        <w:t>R</w:t>
      </w:r>
      <w:r w:rsidRPr="00AD7752">
        <w:rPr>
          <w:rFonts w:ascii="Times New Roman" w:hAnsi="Times New Roman" w:cs="Times New Roman"/>
          <w:i/>
          <w:iCs/>
          <w:color w:val="222222"/>
          <w:sz w:val="24"/>
          <w:szCs w:val="24"/>
          <w:shd w:val="clear" w:color="auto" w:fill="FFFFFF"/>
        </w:rPr>
        <w:t>esearch</w:t>
      </w:r>
      <w:r w:rsidRPr="00D10B8B">
        <w:rPr>
          <w:rFonts w:ascii="Times New Roman" w:hAnsi="Times New Roman" w:cs="Times New Roman"/>
          <w:color w:val="222222"/>
          <w:sz w:val="24"/>
          <w:szCs w:val="24"/>
          <w:shd w:val="clear" w:color="auto" w:fill="FFFFFF"/>
        </w:rPr>
        <w:t>, 26(3), 575-581.</w:t>
      </w:r>
    </w:p>
    <w:p w14:paraId="681D02D2" w14:textId="7C1D78B5" w:rsidR="00D10B8B" w:rsidRDefault="00D10B8B" w:rsidP="00604784">
      <w:pPr>
        <w:spacing w:after="0" w:line="480" w:lineRule="auto"/>
        <w:ind w:left="284" w:hanging="284"/>
        <w:rPr>
          <w:rFonts w:ascii="Times New Roman" w:hAnsi="Times New Roman" w:cs="Times New Roman"/>
          <w:color w:val="222222"/>
          <w:sz w:val="24"/>
          <w:szCs w:val="24"/>
          <w:shd w:val="clear" w:color="auto" w:fill="FFFFFF"/>
        </w:rPr>
      </w:pPr>
      <w:r w:rsidRPr="008E002A">
        <w:rPr>
          <w:rFonts w:ascii="Times New Roman" w:hAnsi="Times New Roman" w:cs="Times New Roman"/>
          <w:color w:val="222222"/>
          <w:sz w:val="24"/>
          <w:szCs w:val="24"/>
          <w:shd w:val="clear" w:color="auto" w:fill="FFFFFF"/>
        </w:rPr>
        <w:t xml:space="preserve">Zhang, R., </w:t>
      </w:r>
      <w:proofErr w:type="spellStart"/>
      <w:r w:rsidRPr="008E002A">
        <w:rPr>
          <w:rFonts w:ascii="Times New Roman" w:hAnsi="Times New Roman" w:cs="Times New Roman"/>
          <w:color w:val="222222"/>
          <w:sz w:val="24"/>
          <w:szCs w:val="24"/>
          <w:shd w:val="clear" w:color="auto" w:fill="FFFFFF"/>
        </w:rPr>
        <w:t>Jongejans</w:t>
      </w:r>
      <w:proofErr w:type="spellEnd"/>
      <w:r w:rsidRPr="008E002A">
        <w:rPr>
          <w:rFonts w:ascii="Times New Roman" w:hAnsi="Times New Roman" w:cs="Times New Roman"/>
          <w:color w:val="222222"/>
          <w:sz w:val="24"/>
          <w:szCs w:val="24"/>
          <w:shd w:val="clear" w:color="auto" w:fill="FFFFFF"/>
        </w:rPr>
        <w:t>, E., &amp; Shea, K. (2011</w:t>
      </w:r>
      <w:r w:rsidR="00BC3457">
        <w:rPr>
          <w:rFonts w:ascii="Times New Roman" w:hAnsi="Times New Roman" w:cs="Times New Roman"/>
          <w:color w:val="222222"/>
          <w:sz w:val="24"/>
          <w:szCs w:val="24"/>
          <w:shd w:val="clear" w:color="auto" w:fill="FFFFFF"/>
        </w:rPr>
        <w:t>b</w:t>
      </w:r>
      <w:r w:rsidRPr="008E002A">
        <w:rPr>
          <w:rFonts w:ascii="Times New Roman" w:hAnsi="Times New Roman" w:cs="Times New Roman"/>
          <w:color w:val="222222"/>
          <w:sz w:val="24"/>
          <w:szCs w:val="24"/>
          <w:shd w:val="clear" w:color="auto" w:fill="FFFFFF"/>
        </w:rPr>
        <w:t xml:space="preserve">). Warming increases the spread of an invasive thistle. </w:t>
      </w:r>
      <w:proofErr w:type="spellStart"/>
      <w:r w:rsidRPr="00AD7752">
        <w:rPr>
          <w:rFonts w:ascii="Times New Roman" w:hAnsi="Times New Roman" w:cs="Times New Roman"/>
          <w:i/>
          <w:iCs/>
          <w:color w:val="222222"/>
          <w:sz w:val="24"/>
          <w:szCs w:val="24"/>
          <w:shd w:val="clear" w:color="auto" w:fill="FFFFFF"/>
        </w:rPr>
        <w:t>PLoS</w:t>
      </w:r>
      <w:proofErr w:type="spellEnd"/>
      <w:r w:rsidRPr="00AD7752">
        <w:rPr>
          <w:rFonts w:ascii="Times New Roman" w:hAnsi="Times New Roman" w:cs="Times New Roman"/>
          <w:i/>
          <w:iCs/>
          <w:color w:val="222222"/>
          <w:sz w:val="24"/>
          <w:szCs w:val="24"/>
          <w:shd w:val="clear" w:color="auto" w:fill="FFFFFF"/>
        </w:rPr>
        <w:t xml:space="preserve"> One</w:t>
      </w:r>
      <w:r w:rsidRPr="008E002A">
        <w:rPr>
          <w:rFonts w:ascii="Times New Roman" w:hAnsi="Times New Roman" w:cs="Times New Roman"/>
          <w:color w:val="222222"/>
          <w:sz w:val="24"/>
          <w:szCs w:val="24"/>
          <w:shd w:val="clear" w:color="auto" w:fill="FFFFFF"/>
        </w:rPr>
        <w:t>, 6(6), e21725.</w:t>
      </w:r>
    </w:p>
    <w:p w14:paraId="00E8CD07" w14:textId="56197E6B" w:rsidR="00386C46" w:rsidRDefault="00386C46" w:rsidP="00604784">
      <w:pPr>
        <w:spacing w:after="0" w:line="480" w:lineRule="auto"/>
        <w:ind w:left="284" w:hanging="284"/>
        <w:rPr>
          <w:ins w:id="237" w:author="Trevor Drees" w:date="2025-06-04T21:11:00Z" w16du:dateUtc="2025-06-05T04:11:00Z"/>
          <w:rFonts w:ascii="Times New Roman" w:hAnsi="Times New Roman" w:cs="Times New Roman"/>
          <w:color w:val="222222"/>
          <w:sz w:val="24"/>
          <w:szCs w:val="24"/>
          <w:shd w:val="clear" w:color="auto" w:fill="FFFFFF"/>
        </w:rPr>
      </w:pPr>
      <w:r w:rsidRPr="00386C46">
        <w:rPr>
          <w:rFonts w:ascii="Times New Roman" w:hAnsi="Times New Roman" w:cs="Times New Roman"/>
          <w:color w:val="222222"/>
          <w:sz w:val="24"/>
          <w:szCs w:val="24"/>
          <w:shd w:val="clear" w:color="auto" w:fill="FFFFFF"/>
        </w:rPr>
        <w:t xml:space="preserve">Zhang, R. </w:t>
      </w:r>
      <w:r w:rsidR="00AD7752">
        <w:rPr>
          <w:rFonts w:ascii="Times New Roman" w:hAnsi="Times New Roman" w:cs="Times New Roman"/>
          <w:color w:val="222222"/>
          <w:sz w:val="24"/>
          <w:szCs w:val="24"/>
          <w:shd w:val="clear" w:color="auto" w:fill="FFFFFF"/>
        </w:rPr>
        <w:t>&amp;</w:t>
      </w:r>
      <w:r w:rsidRPr="00386C46">
        <w:rPr>
          <w:rFonts w:ascii="Times New Roman" w:hAnsi="Times New Roman" w:cs="Times New Roman"/>
          <w:color w:val="222222"/>
          <w:sz w:val="24"/>
          <w:szCs w:val="24"/>
          <w:shd w:val="clear" w:color="auto" w:fill="FFFFFF"/>
        </w:rPr>
        <w:t xml:space="preserve"> Shea, K.</w:t>
      </w:r>
      <w:r w:rsidR="00AD7752">
        <w:rPr>
          <w:rFonts w:ascii="Times New Roman" w:hAnsi="Times New Roman" w:cs="Times New Roman"/>
          <w:color w:val="222222"/>
          <w:sz w:val="24"/>
          <w:szCs w:val="24"/>
          <w:shd w:val="clear" w:color="auto" w:fill="FFFFFF"/>
        </w:rPr>
        <w:t xml:space="preserve"> (</w:t>
      </w:r>
      <w:r w:rsidRPr="00386C46">
        <w:rPr>
          <w:rFonts w:ascii="Times New Roman" w:hAnsi="Times New Roman" w:cs="Times New Roman"/>
          <w:color w:val="222222"/>
          <w:sz w:val="24"/>
          <w:szCs w:val="24"/>
          <w:shd w:val="clear" w:color="auto" w:fill="FFFFFF"/>
        </w:rPr>
        <w:t>2012</w:t>
      </w:r>
      <w:r w:rsidR="00AD7752">
        <w:rPr>
          <w:rFonts w:ascii="Times New Roman" w:hAnsi="Times New Roman" w:cs="Times New Roman"/>
          <w:color w:val="222222"/>
          <w:sz w:val="24"/>
          <w:szCs w:val="24"/>
          <w:shd w:val="clear" w:color="auto" w:fill="FFFFFF"/>
        </w:rPr>
        <w:t>)</w:t>
      </w:r>
      <w:r w:rsidRPr="00386C46">
        <w:rPr>
          <w:rFonts w:ascii="Times New Roman" w:hAnsi="Times New Roman" w:cs="Times New Roman"/>
          <w:color w:val="222222"/>
          <w:sz w:val="24"/>
          <w:szCs w:val="24"/>
          <w:shd w:val="clear" w:color="auto" w:fill="FFFFFF"/>
        </w:rPr>
        <w:t xml:space="preserve">. Integrating multiple disturbance aspects: management of an invasive thistle, Carduus nutans. </w:t>
      </w:r>
      <w:r w:rsidRPr="00AD7752">
        <w:rPr>
          <w:rFonts w:ascii="Times New Roman" w:hAnsi="Times New Roman" w:cs="Times New Roman"/>
          <w:i/>
          <w:iCs/>
          <w:color w:val="222222"/>
          <w:sz w:val="24"/>
          <w:szCs w:val="24"/>
          <w:shd w:val="clear" w:color="auto" w:fill="FFFFFF"/>
        </w:rPr>
        <w:t xml:space="preserve">Annals of </w:t>
      </w:r>
      <w:r w:rsidR="003B69F6">
        <w:rPr>
          <w:rFonts w:ascii="Times New Roman" w:hAnsi="Times New Roman" w:cs="Times New Roman"/>
          <w:i/>
          <w:iCs/>
          <w:color w:val="222222"/>
          <w:sz w:val="24"/>
          <w:szCs w:val="24"/>
          <w:shd w:val="clear" w:color="auto" w:fill="FFFFFF"/>
        </w:rPr>
        <w:t>B</w:t>
      </w:r>
      <w:r w:rsidRPr="00AD7752">
        <w:rPr>
          <w:rFonts w:ascii="Times New Roman" w:hAnsi="Times New Roman" w:cs="Times New Roman"/>
          <w:i/>
          <w:iCs/>
          <w:color w:val="222222"/>
          <w:sz w:val="24"/>
          <w:szCs w:val="24"/>
          <w:shd w:val="clear" w:color="auto" w:fill="FFFFFF"/>
        </w:rPr>
        <w:t>otany</w:t>
      </w:r>
      <w:r w:rsidRPr="00386C46">
        <w:rPr>
          <w:rFonts w:ascii="Times New Roman" w:hAnsi="Times New Roman" w:cs="Times New Roman"/>
          <w:color w:val="222222"/>
          <w:sz w:val="24"/>
          <w:szCs w:val="24"/>
          <w:shd w:val="clear" w:color="auto" w:fill="FFFFFF"/>
        </w:rPr>
        <w:t>, 110(7), 1395-1401.</w:t>
      </w:r>
    </w:p>
    <w:p w14:paraId="6763B08A" w14:textId="4EC42391" w:rsidR="00CA4B0E" w:rsidRDefault="00CA4B0E" w:rsidP="00604784">
      <w:pPr>
        <w:spacing w:after="0" w:line="480" w:lineRule="auto"/>
        <w:ind w:left="284" w:hanging="284"/>
        <w:rPr>
          <w:rFonts w:ascii="Times New Roman" w:hAnsi="Times New Roman" w:cs="Times New Roman"/>
          <w:color w:val="222222"/>
          <w:sz w:val="24"/>
          <w:szCs w:val="24"/>
          <w:shd w:val="clear" w:color="auto" w:fill="FFFFFF"/>
        </w:rPr>
      </w:pPr>
      <w:ins w:id="238" w:author="Trevor Drees" w:date="2025-06-04T21:11:00Z" w16du:dateUtc="2025-06-05T04:11:00Z">
        <w:r w:rsidRPr="00CA4B0E">
          <w:rPr>
            <w:rFonts w:ascii="Times New Roman" w:hAnsi="Times New Roman" w:cs="Times New Roman"/>
            <w:color w:val="222222"/>
            <w:sz w:val="24"/>
            <w:szCs w:val="24"/>
            <w:shd w:val="clear" w:color="auto" w:fill="FFFFFF"/>
          </w:rPr>
          <w:t xml:space="preserve">Zipkin, E.F., Kraft, C.E., Cooch, E.G., &amp; Sullivan, P.J. (2009). When can efforts to control nuisance and invasive species </w:t>
        </w:r>
        <w:proofErr w:type="gramStart"/>
        <w:r w:rsidRPr="00CA4B0E">
          <w:rPr>
            <w:rFonts w:ascii="Times New Roman" w:hAnsi="Times New Roman" w:cs="Times New Roman"/>
            <w:color w:val="222222"/>
            <w:sz w:val="24"/>
            <w:szCs w:val="24"/>
            <w:shd w:val="clear" w:color="auto" w:fill="FFFFFF"/>
          </w:rPr>
          <w:t>backfire?.</w:t>
        </w:r>
        <w:proofErr w:type="gramEnd"/>
        <w:r w:rsidRPr="00CA4B0E">
          <w:rPr>
            <w:rFonts w:ascii="Times New Roman" w:hAnsi="Times New Roman" w:cs="Times New Roman"/>
            <w:color w:val="222222"/>
            <w:sz w:val="24"/>
            <w:szCs w:val="24"/>
            <w:shd w:val="clear" w:color="auto" w:fill="FFFFFF"/>
          </w:rPr>
          <w:t xml:space="preserve"> </w:t>
        </w:r>
        <w:r w:rsidRPr="00CA4B0E">
          <w:rPr>
            <w:rFonts w:ascii="Times New Roman" w:hAnsi="Times New Roman" w:cs="Times New Roman"/>
            <w:i/>
            <w:iCs/>
            <w:color w:val="222222"/>
            <w:sz w:val="24"/>
            <w:szCs w:val="24"/>
            <w:shd w:val="clear" w:color="auto" w:fill="FFFFFF"/>
            <w:rPrChange w:id="239" w:author="Trevor Drees" w:date="2025-06-04T21:11:00Z" w16du:dateUtc="2025-06-05T04:11:00Z">
              <w:rPr>
                <w:rFonts w:ascii="Times New Roman" w:hAnsi="Times New Roman" w:cs="Times New Roman"/>
                <w:color w:val="222222"/>
                <w:sz w:val="24"/>
                <w:szCs w:val="24"/>
                <w:shd w:val="clear" w:color="auto" w:fill="FFFFFF"/>
              </w:rPr>
            </w:rPrChange>
          </w:rPr>
          <w:t>Ecological Applications</w:t>
        </w:r>
        <w:r w:rsidRPr="00CA4B0E">
          <w:rPr>
            <w:rFonts w:ascii="Times New Roman" w:hAnsi="Times New Roman" w:cs="Times New Roman"/>
            <w:color w:val="222222"/>
            <w:sz w:val="24"/>
            <w:szCs w:val="24"/>
            <w:shd w:val="clear" w:color="auto" w:fill="FFFFFF"/>
          </w:rPr>
          <w:t>, 19(6), 1585-1595.</w:t>
        </w:r>
      </w:ins>
    </w:p>
    <w:p w14:paraId="1B86FA6F" w14:textId="77777777" w:rsidR="00AD7752" w:rsidRDefault="00AD7752" w:rsidP="00604784">
      <w:pPr>
        <w:spacing w:after="0" w:line="480" w:lineRule="auto"/>
        <w:ind w:left="284" w:hanging="284"/>
        <w:rPr>
          <w:rFonts w:ascii="Times New Roman" w:hAnsi="Times New Roman" w:cs="Times New Roman"/>
          <w:color w:val="222222"/>
          <w:sz w:val="24"/>
          <w:szCs w:val="24"/>
          <w:shd w:val="clear" w:color="auto" w:fill="FFFFFF"/>
        </w:rPr>
      </w:pPr>
      <w:r w:rsidRPr="00AD7752">
        <w:rPr>
          <w:rFonts w:ascii="Times New Roman" w:hAnsi="Times New Roman" w:cs="Times New Roman"/>
          <w:color w:val="222222"/>
          <w:sz w:val="24"/>
          <w:szCs w:val="24"/>
          <w:shd w:val="clear" w:color="auto" w:fill="FFFFFF"/>
        </w:rPr>
        <w:t xml:space="preserve">Ziska, L.H., Teasdale, J.R., &amp; Bunce, J.A. (1999). Future atmospheric carbon dioxide may increase tolerance to glyphosate. </w:t>
      </w:r>
      <w:r w:rsidRPr="00AD7752">
        <w:rPr>
          <w:rFonts w:ascii="Times New Roman" w:hAnsi="Times New Roman" w:cs="Times New Roman"/>
          <w:i/>
          <w:iCs/>
          <w:color w:val="222222"/>
          <w:sz w:val="24"/>
          <w:szCs w:val="24"/>
          <w:shd w:val="clear" w:color="auto" w:fill="FFFFFF"/>
        </w:rPr>
        <w:t>Weed Science</w:t>
      </w:r>
      <w:r w:rsidRPr="00AD7752">
        <w:rPr>
          <w:rFonts w:ascii="Times New Roman" w:hAnsi="Times New Roman" w:cs="Times New Roman"/>
          <w:color w:val="222222"/>
          <w:sz w:val="24"/>
          <w:szCs w:val="24"/>
          <w:shd w:val="clear" w:color="auto" w:fill="FFFFFF"/>
        </w:rPr>
        <w:t>, 47(5), 608-615.</w:t>
      </w:r>
    </w:p>
    <w:p w14:paraId="78E10602" w14:textId="463D1015" w:rsidR="00241967" w:rsidRDefault="00AD7752" w:rsidP="00604784">
      <w:pPr>
        <w:spacing w:after="0" w:line="480" w:lineRule="auto"/>
        <w:ind w:left="284" w:hanging="284"/>
        <w:rPr>
          <w:rFonts w:ascii="Times New Roman" w:hAnsi="Times New Roman" w:cs="Times New Roman"/>
          <w:color w:val="222222"/>
          <w:sz w:val="24"/>
          <w:szCs w:val="24"/>
          <w:shd w:val="clear" w:color="auto" w:fill="FFFFFF"/>
        </w:rPr>
      </w:pPr>
      <w:r w:rsidRPr="00AD7752">
        <w:rPr>
          <w:rFonts w:ascii="Times New Roman" w:hAnsi="Times New Roman" w:cs="Times New Roman"/>
          <w:color w:val="222222"/>
          <w:sz w:val="24"/>
          <w:szCs w:val="24"/>
          <w:shd w:val="clear" w:color="auto" w:fill="FFFFFF"/>
        </w:rPr>
        <w:t xml:space="preserve">Ziska, L.H., Blumenthal, D.M., Runion, G.B., Hunt, E.R., &amp; Diaz-Soltero, H. (2011). Invasive species and climate change: an agronomic perspective. </w:t>
      </w:r>
      <w:r w:rsidRPr="00AD7752">
        <w:rPr>
          <w:rFonts w:ascii="Times New Roman" w:hAnsi="Times New Roman" w:cs="Times New Roman"/>
          <w:i/>
          <w:iCs/>
          <w:color w:val="222222"/>
          <w:sz w:val="24"/>
          <w:szCs w:val="24"/>
          <w:shd w:val="clear" w:color="auto" w:fill="FFFFFF"/>
        </w:rPr>
        <w:t>Climatic Change</w:t>
      </w:r>
      <w:r w:rsidRPr="00AD7752">
        <w:rPr>
          <w:rFonts w:ascii="Times New Roman" w:hAnsi="Times New Roman" w:cs="Times New Roman"/>
          <w:color w:val="222222"/>
          <w:sz w:val="24"/>
          <w:szCs w:val="24"/>
          <w:shd w:val="clear" w:color="auto" w:fill="FFFFFF"/>
        </w:rPr>
        <w:t>, 105(1), 13-42.</w:t>
      </w:r>
    </w:p>
    <w:p w14:paraId="2F9EC9C6" w14:textId="77777777" w:rsidR="00241967" w:rsidRDefault="00241967">
      <w:pPr>
        <w:rPr>
          <w:rFonts w:ascii="Times New Roman" w:hAnsi="Times New Roman" w:cs="Times New Roman"/>
          <w:color w:val="222222"/>
          <w:sz w:val="24"/>
          <w:szCs w:val="24"/>
          <w:shd w:val="clear" w:color="auto" w:fill="FFFFFF"/>
        </w:rPr>
      </w:pPr>
      <w:r>
        <w:rPr>
          <w:rFonts w:ascii="Times New Roman" w:hAnsi="Times New Roman" w:cs="Times New Roman"/>
          <w:color w:val="222222"/>
          <w:sz w:val="24"/>
          <w:szCs w:val="24"/>
          <w:shd w:val="clear" w:color="auto" w:fill="FFFFFF"/>
        </w:rPr>
        <w:br w:type="page"/>
      </w:r>
    </w:p>
    <w:p w14:paraId="79AF8A17" w14:textId="3B91F6F9" w:rsidR="00241967" w:rsidRPr="00E05907" w:rsidRDefault="00241967" w:rsidP="00392DE2">
      <w:pPr>
        <w:spacing w:after="0" w:line="480" w:lineRule="auto"/>
        <w:rPr>
          <w:rFonts w:ascii="Times New Roman" w:eastAsiaTheme="minorEastAsia" w:hAnsi="Times New Roman" w:cs="Times New Roman"/>
          <w:sz w:val="24"/>
          <w:szCs w:val="24"/>
          <w:lang w:val="en-US"/>
        </w:rPr>
      </w:pPr>
      <w:r w:rsidRPr="00E05907">
        <w:rPr>
          <w:rFonts w:ascii="Times New Roman" w:hAnsi="Times New Roman" w:cs="Times New Roman"/>
          <w:b/>
          <w:bCs/>
          <w:sz w:val="24"/>
          <w:szCs w:val="24"/>
          <w:lang w:val="en-US"/>
        </w:rPr>
        <w:lastRenderedPageBreak/>
        <w:t xml:space="preserve">Table 1. </w:t>
      </w:r>
      <w:r w:rsidR="00710517" w:rsidRPr="009C5387">
        <w:rPr>
          <w:rFonts w:ascii="Times New Roman" w:hAnsi="Times New Roman" w:cs="Times New Roman"/>
          <w:sz w:val="24"/>
          <w:szCs w:val="24"/>
          <w:lang w:val="en-US"/>
        </w:rPr>
        <w:t>Estimates (</w:t>
      </w:r>
      <m:oMath>
        <m:r>
          <w:rPr>
            <w:rFonts w:ascii="Cambria Math" w:hAnsi="Cambria Math" w:cs="Times New Roman"/>
            <w:sz w:val="24"/>
            <w:szCs w:val="24"/>
            <w:lang w:val="en-US"/>
          </w:rPr>
          <m:t>±</m:t>
        </m:r>
      </m:oMath>
      <w:r w:rsidR="00710517" w:rsidRPr="009C5387">
        <w:rPr>
          <w:rFonts w:ascii="Times New Roman" w:eastAsiaTheme="minorEastAsia" w:hAnsi="Times New Roman" w:cs="Times New Roman"/>
          <w:sz w:val="24"/>
          <w:szCs w:val="24"/>
          <w:lang w:val="en-US"/>
        </w:rPr>
        <w:t>1 standard error),</w:t>
      </w:r>
      <w:r w:rsidR="00941A74">
        <w:rPr>
          <w:rFonts w:ascii="Times New Roman" w:eastAsiaTheme="minorEastAsia" w:hAnsi="Times New Roman" w:cs="Times New Roman"/>
          <w:sz w:val="24"/>
          <w:szCs w:val="24"/>
          <w:lang w:val="en-US"/>
        </w:rPr>
        <w:t xml:space="preserve"> </w:t>
      </w:r>
      <m:oMath>
        <m:r>
          <w:rPr>
            <w:rFonts w:ascii="Cambria Math" w:eastAsiaTheme="minorEastAsia" w:hAnsi="Cambria Math" w:cs="Times New Roman"/>
            <w:sz w:val="24"/>
            <w:szCs w:val="24"/>
            <w:lang w:val="en-US"/>
          </w:rPr>
          <m:t>t</m:t>
        </m:r>
      </m:oMath>
      <w:r w:rsidR="00200DB4">
        <w:rPr>
          <w:rFonts w:ascii="Times New Roman" w:eastAsiaTheme="minorEastAsia" w:hAnsi="Times New Roman" w:cs="Times New Roman"/>
          <w:sz w:val="24"/>
          <w:szCs w:val="24"/>
          <w:lang w:val="en-US"/>
        </w:rPr>
        <w:t>-</w:t>
      </w:r>
      <w:r w:rsidR="00710517" w:rsidRPr="009C5387">
        <w:rPr>
          <w:rFonts w:ascii="Times New Roman" w:eastAsiaTheme="minorEastAsia" w:hAnsi="Times New Roman" w:cs="Times New Roman"/>
          <w:sz w:val="24"/>
          <w:szCs w:val="24"/>
          <w:lang w:val="en-US"/>
        </w:rPr>
        <w:t xml:space="preserve">scores, and </w:t>
      </w:r>
      <m:oMath>
        <m:r>
          <w:rPr>
            <w:rFonts w:ascii="Cambria Math" w:eastAsiaTheme="minorEastAsia" w:hAnsi="Cambria Math" w:cs="Times New Roman"/>
            <w:sz w:val="24"/>
            <w:szCs w:val="24"/>
            <w:lang w:val="en-US"/>
          </w:rPr>
          <m:t>p</m:t>
        </m:r>
      </m:oMath>
      <w:r w:rsidR="00710517" w:rsidRPr="009C5387">
        <w:rPr>
          <w:rFonts w:ascii="Times New Roman" w:eastAsiaTheme="minorEastAsia" w:hAnsi="Times New Roman" w:cs="Times New Roman"/>
          <w:sz w:val="24"/>
          <w:szCs w:val="24"/>
          <w:lang w:val="en-US"/>
        </w:rPr>
        <w:t>-values</w:t>
      </w:r>
      <w:r w:rsidR="00873819">
        <w:rPr>
          <w:rFonts w:ascii="Times New Roman" w:eastAsiaTheme="minorEastAsia" w:hAnsi="Times New Roman" w:cs="Times New Roman"/>
          <w:sz w:val="24"/>
          <w:szCs w:val="24"/>
          <w:lang w:val="en-US"/>
        </w:rPr>
        <w:t xml:space="preserve"> </w:t>
      </w:r>
      <w:r w:rsidR="007626D3">
        <w:rPr>
          <w:rFonts w:ascii="Times New Roman" w:eastAsiaTheme="minorEastAsia" w:hAnsi="Times New Roman" w:cs="Times New Roman"/>
          <w:sz w:val="24"/>
          <w:szCs w:val="24"/>
          <w:lang w:val="en-US"/>
        </w:rPr>
        <w:t xml:space="preserve">for </w:t>
      </w:r>
      <w:r w:rsidR="00654906" w:rsidRPr="00E05907">
        <w:rPr>
          <w:rFonts w:ascii="Times New Roman" w:eastAsiaTheme="minorEastAsia" w:hAnsi="Times New Roman" w:cs="Times New Roman"/>
          <w:sz w:val="24"/>
          <w:szCs w:val="24"/>
          <w:lang w:val="en-US"/>
        </w:rPr>
        <w:t>coefficients of the</w:t>
      </w:r>
      <w:r w:rsidR="007626D3">
        <w:rPr>
          <w:rFonts w:ascii="Times New Roman" w:eastAsiaTheme="minorEastAsia" w:hAnsi="Times New Roman" w:cs="Times New Roman"/>
          <w:sz w:val="24"/>
          <w:szCs w:val="24"/>
          <w:lang w:val="en-US"/>
        </w:rPr>
        <w:t xml:space="preserve"> </w:t>
      </w:r>
      <w:r w:rsidR="00654906" w:rsidRPr="00E05907">
        <w:rPr>
          <w:rFonts w:ascii="Times New Roman" w:eastAsiaTheme="minorEastAsia" w:hAnsi="Times New Roman" w:cs="Times New Roman"/>
          <w:sz w:val="24"/>
          <w:szCs w:val="24"/>
          <w:lang w:val="en-US"/>
        </w:rPr>
        <w:t>mixed-effects</w:t>
      </w:r>
      <w:r w:rsidR="00654906">
        <w:rPr>
          <w:rFonts w:ascii="Times New Roman" w:eastAsiaTheme="minorEastAsia" w:hAnsi="Times New Roman" w:cs="Times New Roman"/>
          <w:sz w:val="24"/>
          <w:szCs w:val="24"/>
          <w:lang w:val="en-US"/>
        </w:rPr>
        <w:t xml:space="preserve"> linear models on</w:t>
      </w:r>
      <w:r w:rsidR="007626D3">
        <w:rPr>
          <w:rFonts w:ascii="Times New Roman" w:eastAsiaTheme="minorEastAsia" w:hAnsi="Times New Roman" w:cs="Times New Roman"/>
          <w:sz w:val="24"/>
          <w:szCs w:val="24"/>
          <w:lang w:val="en-US"/>
        </w:rPr>
        <w:t xml:space="preserve"> log-transformed</w:t>
      </w:r>
      <w:r w:rsidR="00710517" w:rsidRPr="009C5387">
        <w:rPr>
          <w:rFonts w:ascii="Times New Roman" w:eastAsiaTheme="minorEastAsia" w:hAnsi="Times New Roman" w:cs="Times New Roman"/>
          <w:sz w:val="24"/>
          <w:szCs w:val="24"/>
          <w:lang w:val="en-US"/>
        </w:rPr>
        <w:t xml:space="preserve"> </w:t>
      </w:r>
      <w:r w:rsidR="003B0D9A">
        <w:rPr>
          <w:rFonts w:ascii="Times New Roman" w:eastAsiaTheme="minorEastAsia" w:hAnsi="Times New Roman" w:cs="Times New Roman"/>
          <w:sz w:val="24"/>
          <w:szCs w:val="24"/>
          <w:lang w:val="en-US"/>
        </w:rPr>
        <w:t>maximum bud count,</w:t>
      </w:r>
      <w:r w:rsidR="00873819">
        <w:rPr>
          <w:rFonts w:ascii="Times New Roman" w:eastAsiaTheme="minorEastAsia" w:hAnsi="Times New Roman" w:cs="Times New Roman"/>
          <w:sz w:val="24"/>
          <w:szCs w:val="24"/>
          <w:lang w:val="en-US"/>
        </w:rPr>
        <w:t xml:space="preserve"> log-transformed</w:t>
      </w:r>
      <w:r w:rsidR="003B0D9A">
        <w:rPr>
          <w:rFonts w:ascii="Times New Roman" w:eastAsiaTheme="minorEastAsia" w:hAnsi="Times New Roman" w:cs="Times New Roman"/>
          <w:sz w:val="24"/>
          <w:szCs w:val="24"/>
          <w:lang w:val="en-US"/>
        </w:rPr>
        <w:t xml:space="preserve"> maximum height (cm), and</w:t>
      </w:r>
      <w:r w:rsidR="00873819">
        <w:rPr>
          <w:rFonts w:ascii="Times New Roman" w:eastAsiaTheme="minorEastAsia" w:hAnsi="Times New Roman" w:cs="Times New Roman"/>
          <w:sz w:val="24"/>
          <w:szCs w:val="24"/>
          <w:lang w:val="en-US"/>
        </w:rPr>
        <w:t xml:space="preserve"> log-transformed</w:t>
      </w:r>
      <w:r w:rsidR="003B0D9A">
        <w:rPr>
          <w:rFonts w:ascii="Times New Roman" w:eastAsiaTheme="minorEastAsia" w:hAnsi="Times New Roman" w:cs="Times New Roman"/>
          <w:sz w:val="24"/>
          <w:szCs w:val="24"/>
          <w:lang w:val="en-US"/>
        </w:rPr>
        <w:t xml:space="preserve"> maximum stem count</w:t>
      </w:r>
      <w:r w:rsidR="006948FF">
        <w:rPr>
          <w:rFonts w:ascii="Times New Roman" w:eastAsiaTheme="minorEastAsia" w:hAnsi="Times New Roman" w:cs="Times New Roman"/>
          <w:sz w:val="24"/>
          <w:szCs w:val="24"/>
          <w:lang w:val="en-US"/>
        </w:rPr>
        <w:t>.</w:t>
      </w: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07"/>
        <w:gridCol w:w="1586"/>
        <w:gridCol w:w="905"/>
        <w:gridCol w:w="849"/>
        <w:gridCol w:w="563"/>
        <w:gridCol w:w="1587"/>
        <w:gridCol w:w="907"/>
        <w:gridCol w:w="852"/>
      </w:tblGrid>
      <w:tr w:rsidR="00893F23" w:rsidRPr="009C5387" w14:paraId="7FF5F945" w14:textId="77777777" w:rsidTr="006004F7">
        <w:tc>
          <w:tcPr>
            <w:tcW w:w="2107" w:type="dxa"/>
            <w:tcBorders>
              <w:bottom w:val="single" w:sz="18" w:space="0" w:color="auto"/>
            </w:tcBorders>
          </w:tcPr>
          <w:p w14:paraId="665C1C2C" w14:textId="77777777" w:rsidR="00893F23" w:rsidRPr="009C5387" w:rsidRDefault="00893F23" w:rsidP="006004F7">
            <w:pPr>
              <w:rPr>
                <w:rFonts w:ascii="Times New Roman" w:hAnsi="Times New Roman" w:cs="Times New Roman"/>
                <w:b/>
                <w:bCs/>
                <w:lang w:val="en-US"/>
              </w:rPr>
            </w:pPr>
            <w:bookmarkStart w:id="240" w:name="_Hlk195362412"/>
          </w:p>
        </w:tc>
        <w:tc>
          <w:tcPr>
            <w:tcW w:w="3340" w:type="dxa"/>
            <w:gridSpan w:val="3"/>
            <w:tcBorders>
              <w:bottom w:val="single" w:sz="18" w:space="0" w:color="auto"/>
            </w:tcBorders>
          </w:tcPr>
          <w:p w14:paraId="76B1B5B9" w14:textId="6102390B" w:rsidR="00893F23" w:rsidRPr="009C5387" w:rsidRDefault="00893F23" w:rsidP="006004F7">
            <w:pPr>
              <w:jc w:val="center"/>
              <w:rPr>
                <w:rFonts w:ascii="Times New Roman" w:hAnsi="Times New Roman" w:cs="Times New Roman"/>
                <w:b/>
                <w:bCs/>
                <w:lang w:val="en-US"/>
              </w:rPr>
            </w:pPr>
            <w:r w:rsidRPr="009C5387">
              <w:rPr>
                <w:rFonts w:ascii="Times New Roman" w:hAnsi="Times New Roman" w:cs="Times New Roman"/>
                <w:b/>
                <w:bCs/>
                <w:i/>
                <w:iCs/>
                <w:lang w:val="en-US"/>
              </w:rPr>
              <w:t>C. nutans</w:t>
            </w:r>
            <w:r w:rsidRPr="009C5387">
              <w:rPr>
                <w:rFonts w:ascii="Times New Roman" w:hAnsi="Times New Roman" w:cs="Times New Roman"/>
                <w:b/>
                <w:bCs/>
                <w:lang w:val="en-US"/>
              </w:rPr>
              <w:t xml:space="preserve"> (</w:t>
            </w:r>
            <w:r w:rsidRPr="009C5387">
              <w:rPr>
                <w:rFonts w:ascii="Times New Roman" w:hAnsi="Times New Roman" w:cs="Times New Roman"/>
                <w:b/>
                <w:bCs/>
                <w:i/>
                <w:iCs/>
                <w:lang w:val="en-US"/>
              </w:rPr>
              <w:t>n</w:t>
            </w:r>
            <w:r w:rsidRPr="009C5387">
              <w:rPr>
                <w:rFonts w:ascii="Times New Roman" w:hAnsi="Times New Roman" w:cs="Times New Roman"/>
                <w:b/>
                <w:bCs/>
                <w:lang w:val="en-US"/>
              </w:rPr>
              <w:t xml:space="preserve"> = </w:t>
            </w:r>
            <w:r w:rsidR="00710517">
              <w:rPr>
                <w:rFonts w:ascii="Times New Roman" w:hAnsi="Times New Roman" w:cs="Times New Roman"/>
                <w:b/>
                <w:bCs/>
                <w:lang w:val="en-US"/>
              </w:rPr>
              <w:t>60</w:t>
            </w:r>
            <w:r w:rsidRPr="009C5387">
              <w:rPr>
                <w:rFonts w:ascii="Times New Roman" w:hAnsi="Times New Roman" w:cs="Times New Roman"/>
                <w:b/>
                <w:bCs/>
                <w:lang w:val="en-US"/>
              </w:rPr>
              <w:t>)</w:t>
            </w:r>
          </w:p>
        </w:tc>
        <w:tc>
          <w:tcPr>
            <w:tcW w:w="563" w:type="dxa"/>
            <w:tcBorders>
              <w:bottom w:val="single" w:sz="18" w:space="0" w:color="auto"/>
            </w:tcBorders>
          </w:tcPr>
          <w:p w14:paraId="1A957012" w14:textId="77777777" w:rsidR="00893F23" w:rsidRPr="009C5387" w:rsidRDefault="00893F23" w:rsidP="006004F7">
            <w:pPr>
              <w:jc w:val="center"/>
              <w:rPr>
                <w:rFonts w:ascii="Times New Roman" w:hAnsi="Times New Roman" w:cs="Times New Roman"/>
                <w:b/>
                <w:bCs/>
                <w:lang w:val="en-US"/>
              </w:rPr>
            </w:pPr>
          </w:p>
        </w:tc>
        <w:tc>
          <w:tcPr>
            <w:tcW w:w="3346" w:type="dxa"/>
            <w:gridSpan w:val="3"/>
            <w:tcBorders>
              <w:bottom w:val="single" w:sz="18" w:space="0" w:color="auto"/>
            </w:tcBorders>
            <w:vAlign w:val="center"/>
          </w:tcPr>
          <w:p w14:paraId="71F931BC" w14:textId="4DDF6514" w:rsidR="00893F23" w:rsidRPr="009C5387" w:rsidRDefault="00893F23" w:rsidP="006004F7">
            <w:pPr>
              <w:jc w:val="center"/>
              <w:rPr>
                <w:rFonts w:ascii="Times New Roman" w:hAnsi="Times New Roman" w:cs="Times New Roman"/>
                <w:b/>
                <w:bCs/>
                <w:lang w:val="en-US"/>
              </w:rPr>
            </w:pPr>
            <w:r w:rsidRPr="009C5387">
              <w:rPr>
                <w:rFonts w:ascii="Times New Roman" w:hAnsi="Times New Roman" w:cs="Times New Roman"/>
                <w:b/>
                <w:bCs/>
                <w:i/>
                <w:iCs/>
                <w:lang w:val="en-US"/>
              </w:rPr>
              <w:t xml:space="preserve">C. </w:t>
            </w:r>
            <w:proofErr w:type="spellStart"/>
            <w:r w:rsidRPr="009C5387">
              <w:rPr>
                <w:rFonts w:ascii="Times New Roman" w:hAnsi="Times New Roman" w:cs="Times New Roman"/>
                <w:b/>
                <w:bCs/>
                <w:i/>
                <w:iCs/>
                <w:lang w:val="en-US"/>
              </w:rPr>
              <w:t>acanthoides</w:t>
            </w:r>
            <w:proofErr w:type="spellEnd"/>
            <w:r w:rsidRPr="009C5387">
              <w:rPr>
                <w:rFonts w:ascii="Times New Roman" w:hAnsi="Times New Roman" w:cs="Times New Roman"/>
                <w:b/>
                <w:bCs/>
                <w:lang w:val="en-US"/>
              </w:rPr>
              <w:t xml:space="preserve"> (</w:t>
            </w:r>
            <w:r w:rsidRPr="009C5387">
              <w:rPr>
                <w:rFonts w:ascii="Times New Roman" w:hAnsi="Times New Roman" w:cs="Times New Roman"/>
                <w:b/>
                <w:bCs/>
                <w:i/>
                <w:iCs/>
                <w:lang w:val="en-US"/>
              </w:rPr>
              <w:t>n</w:t>
            </w:r>
            <w:r w:rsidRPr="009C5387">
              <w:rPr>
                <w:rFonts w:ascii="Times New Roman" w:hAnsi="Times New Roman" w:cs="Times New Roman"/>
                <w:b/>
                <w:bCs/>
                <w:lang w:val="en-US"/>
              </w:rPr>
              <w:t xml:space="preserve"> = </w:t>
            </w:r>
            <w:r w:rsidR="00710517">
              <w:rPr>
                <w:rFonts w:ascii="Times New Roman" w:hAnsi="Times New Roman" w:cs="Times New Roman"/>
                <w:b/>
                <w:bCs/>
                <w:lang w:val="en-US"/>
              </w:rPr>
              <w:t>60</w:t>
            </w:r>
            <w:r w:rsidRPr="009C5387">
              <w:rPr>
                <w:rFonts w:ascii="Times New Roman" w:hAnsi="Times New Roman" w:cs="Times New Roman"/>
                <w:b/>
                <w:bCs/>
                <w:lang w:val="en-US"/>
              </w:rPr>
              <w:t>)</w:t>
            </w:r>
          </w:p>
        </w:tc>
      </w:tr>
      <w:tr w:rsidR="00893F23" w:rsidRPr="009C5387" w14:paraId="6D596FAC" w14:textId="77777777" w:rsidTr="00941A74">
        <w:trPr>
          <w:trHeight w:val="283"/>
        </w:trPr>
        <w:tc>
          <w:tcPr>
            <w:tcW w:w="2107" w:type="dxa"/>
            <w:tcBorders>
              <w:top w:val="single" w:sz="4" w:space="0" w:color="auto"/>
            </w:tcBorders>
          </w:tcPr>
          <w:p w14:paraId="1A68D590" w14:textId="77777777" w:rsidR="00893F23" w:rsidRPr="009C5387" w:rsidRDefault="00893F23" w:rsidP="006004F7">
            <w:pPr>
              <w:rPr>
                <w:rFonts w:ascii="Times New Roman" w:hAnsi="Times New Roman" w:cs="Times New Roman"/>
                <w:lang w:val="en-US"/>
              </w:rPr>
            </w:pPr>
          </w:p>
        </w:tc>
        <w:tc>
          <w:tcPr>
            <w:tcW w:w="1586" w:type="dxa"/>
            <w:tcBorders>
              <w:top w:val="single" w:sz="4" w:space="0" w:color="auto"/>
            </w:tcBorders>
            <w:vAlign w:val="center"/>
          </w:tcPr>
          <w:p w14:paraId="42D5B4C7" w14:textId="77777777" w:rsidR="00893F23" w:rsidRPr="009C5387" w:rsidRDefault="00893F23" w:rsidP="006004F7">
            <w:pPr>
              <w:jc w:val="right"/>
              <w:rPr>
                <w:rFonts w:ascii="Times New Roman" w:hAnsi="Times New Roman" w:cs="Times New Roman"/>
                <w:lang w:val="en-US"/>
              </w:rPr>
            </w:pPr>
          </w:p>
        </w:tc>
        <w:tc>
          <w:tcPr>
            <w:tcW w:w="905" w:type="dxa"/>
            <w:tcBorders>
              <w:top w:val="single" w:sz="4" w:space="0" w:color="auto"/>
            </w:tcBorders>
            <w:vAlign w:val="center"/>
          </w:tcPr>
          <w:p w14:paraId="1B850A5D" w14:textId="77777777" w:rsidR="00893F23" w:rsidRPr="009C5387" w:rsidRDefault="00893F23" w:rsidP="006004F7">
            <w:pPr>
              <w:jc w:val="right"/>
              <w:rPr>
                <w:rFonts w:ascii="Times New Roman" w:hAnsi="Times New Roman" w:cs="Times New Roman"/>
                <w:lang w:val="en-US"/>
              </w:rPr>
            </w:pPr>
          </w:p>
        </w:tc>
        <w:tc>
          <w:tcPr>
            <w:tcW w:w="849" w:type="dxa"/>
            <w:tcBorders>
              <w:top w:val="single" w:sz="4" w:space="0" w:color="auto"/>
            </w:tcBorders>
            <w:vAlign w:val="center"/>
          </w:tcPr>
          <w:p w14:paraId="59EB63FB" w14:textId="77777777" w:rsidR="00893F23" w:rsidRPr="009C5387" w:rsidRDefault="00893F23" w:rsidP="006004F7">
            <w:pPr>
              <w:jc w:val="right"/>
              <w:rPr>
                <w:rFonts w:ascii="Times New Roman" w:hAnsi="Times New Roman" w:cs="Times New Roman"/>
                <w:lang w:val="en-US"/>
              </w:rPr>
            </w:pPr>
          </w:p>
        </w:tc>
        <w:tc>
          <w:tcPr>
            <w:tcW w:w="563" w:type="dxa"/>
            <w:tcBorders>
              <w:top w:val="single" w:sz="4" w:space="0" w:color="auto"/>
            </w:tcBorders>
          </w:tcPr>
          <w:p w14:paraId="366777FD" w14:textId="77777777" w:rsidR="00893F23" w:rsidRPr="009C5387" w:rsidDel="00EC4627" w:rsidRDefault="00893F23" w:rsidP="006004F7">
            <w:pPr>
              <w:jc w:val="right"/>
              <w:rPr>
                <w:rFonts w:ascii="Times New Roman" w:hAnsi="Times New Roman" w:cs="Times New Roman"/>
                <w:lang w:val="en-US"/>
              </w:rPr>
            </w:pPr>
          </w:p>
        </w:tc>
        <w:tc>
          <w:tcPr>
            <w:tcW w:w="1587" w:type="dxa"/>
            <w:tcBorders>
              <w:top w:val="single" w:sz="4" w:space="0" w:color="auto"/>
            </w:tcBorders>
            <w:vAlign w:val="center"/>
          </w:tcPr>
          <w:p w14:paraId="3A72FCA7" w14:textId="77777777" w:rsidR="00893F23" w:rsidRPr="009C5387" w:rsidRDefault="00893F23" w:rsidP="006004F7">
            <w:pPr>
              <w:jc w:val="right"/>
              <w:rPr>
                <w:rFonts w:ascii="Times New Roman" w:hAnsi="Times New Roman" w:cs="Times New Roman"/>
                <w:lang w:val="en-US"/>
              </w:rPr>
            </w:pPr>
          </w:p>
        </w:tc>
        <w:tc>
          <w:tcPr>
            <w:tcW w:w="907" w:type="dxa"/>
            <w:tcBorders>
              <w:top w:val="single" w:sz="4" w:space="0" w:color="auto"/>
            </w:tcBorders>
            <w:vAlign w:val="center"/>
          </w:tcPr>
          <w:p w14:paraId="6853610A" w14:textId="77777777" w:rsidR="00893F23" w:rsidRPr="009C5387" w:rsidRDefault="00893F23" w:rsidP="006004F7">
            <w:pPr>
              <w:jc w:val="right"/>
              <w:rPr>
                <w:rFonts w:ascii="Times New Roman" w:hAnsi="Times New Roman" w:cs="Times New Roman"/>
                <w:lang w:val="en-US"/>
              </w:rPr>
            </w:pPr>
          </w:p>
        </w:tc>
        <w:tc>
          <w:tcPr>
            <w:tcW w:w="852" w:type="dxa"/>
            <w:tcBorders>
              <w:top w:val="single" w:sz="4" w:space="0" w:color="auto"/>
            </w:tcBorders>
            <w:vAlign w:val="center"/>
          </w:tcPr>
          <w:p w14:paraId="61BEBCAF" w14:textId="77777777" w:rsidR="00893F23" w:rsidRPr="009C5387" w:rsidRDefault="00893F23" w:rsidP="006004F7">
            <w:pPr>
              <w:jc w:val="right"/>
              <w:rPr>
                <w:rFonts w:ascii="Times New Roman" w:hAnsi="Times New Roman" w:cs="Times New Roman"/>
                <w:lang w:val="en-US"/>
              </w:rPr>
            </w:pPr>
          </w:p>
        </w:tc>
      </w:tr>
      <w:tr w:rsidR="00941A74" w:rsidRPr="009C5387" w14:paraId="16D6DB99" w14:textId="77777777" w:rsidTr="006004F7">
        <w:trPr>
          <w:trHeight w:val="283"/>
        </w:trPr>
        <w:tc>
          <w:tcPr>
            <w:tcW w:w="2107" w:type="dxa"/>
            <w:tcBorders>
              <w:bottom w:val="single" w:sz="4" w:space="0" w:color="auto"/>
            </w:tcBorders>
          </w:tcPr>
          <w:p w14:paraId="1B1DFB1E" w14:textId="0198DBE1" w:rsidR="00941A74" w:rsidRPr="00D65A58" w:rsidRDefault="00941A74" w:rsidP="00941A74">
            <w:pPr>
              <w:rPr>
                <w:rFonts w:ascii="Times New Roman" w:hAnsi="Times New Roman" w:cs="Times New Roman"/>
                <w:b/>
                <w:bCs/>
                <w:lang w:val="en-US"/>
              </w:rPr>
            </w:pPr>
            <w:r w:rsidRPr="00D65A58">
              <w:rPr>
                <w:rFonts w:ascii="Times New Roman" w:hAnsi="Times New Roman" w:cs="Times New Roman"/>
                <w:b/>
                <w:bCs/>
                <w:lang w:val="en-US"/>
              </w:rPr>
              <w:t xml:space="preserve">Log </w:t>
            </w:r>
            <w:r>
              <w:rPr>
                <w:rFonts w:ascii="Times New Roman" w:hAnsi="Times New Roman" w:cs="Times New Roman"/>
                <w:b/>
                <w:bCs/>
                <w:lang w:val="en-US"/>
              </w:rPr>
              <w:t>Max Buds</w:t>
            </w:r>
          </w:p>
        </w:tc>
        <w:tc>
          <w:tcPr>
            <w:tcW w:w="1586" w:type="dxa"/>
            <w:tcBorders>
              <w:bottom w:val="single" w:sz="4" w:space="0" w:color="auto"/>
            </w:tcBorders>
          </w:tcPr>
          <w:p w14:paraId="68377B72" w14:textId="77777777" w:rsidR="00941A74" w:rsidRPr="009C5387" w:rsidRDefault="00941A74" w:rsidP="00941A74">
            <w:pPr>
              <w:jc w:val="center"/>
              <w:rPr>
                <w:rFonts w:ascii="Times New Roman" w:hAnsi="Times New Roman" w:cs="Times New Roman"/>
                <w:lang w:val="en-US"/>
              </w:rPr>
            </w:pPr>
            <w:r w:rsidRPr="009C5387">
              <w:rPr>
                <w:rFonts w:ascii="Times New Roman" w:hAnsi="Times New Roman" w:cs="Times New Roman"/>
                <w:b/>
                <w:bCs/>
                <w:lang w:val="en-US"/>
              </w:rPr>
              <w:t>Estimate</w:t>
            </w:r>
          </w:p>
        </w:tc>
        <w:tc>
          <w:tcPr>
            <w:tcW w:w="905" w:type="dxa"/>
            <w:tcBorders>
              <w:bottom w:val="single" w:sz="4" w:space="0" w:color="auto"/>
            </w:tcBorders>
          </w:tcPr>
          <w:p w14:paraId="3387C48B" w14:textId="366DA449" w:rsidR="00941A74" w:rsidRPr="009C5387" w:rsidRDefault="00941A74" w:rsidP="00941A74">
            <w:pPr>
              <w:jc w:val="center"/>
              <w:rPr>
                <w:rFonts w:ascii="Times New Roman" w:hAnsi="Times New Roman" w:cs="Times New Roman"/>
                <w:lang w:val="en-US"/>
              </w:rPr>
            </w:pPr>
            <w:r>
              <w:rPr>
                <w:rFonts w:ascii="Times New Roman" w:hAnsi="Times New Roman" w:cs="Times New Roman"/>
                <w:b/>
                <w:bCs/>
                <w:i/>
                <w:iCs/>
                <w:lang w:val="en-US"/>
              </w:rPr>
              <w:t>t</w:t>
            </w:r>
          </w:p>
        </w:tc>
        <w:tc>
          <w:tcPr>
            <w:tcW w:w="849" w:type="dxa"/>
            <w:tcBorders>
              <w:bottom w:val="single" w:sz="4" w:space="0" w:color="auto"/>
            </w:tcBorders>
          </w:tcPr>
          <w:p w14:paraId="7A8BD332" w14:textId="77777777" w:rsidR="00941A74" w:rsidRPr="009C5387" w:rsidRDefault="00941A74" w:rsidP="00941A74">
            <w:pPr>
              <w:jc w:val="center"/>
              <w:rPr>
                <w:rFonts w:ascii="Times New Roman" w:hAnsi="Times New Roman" w:cs="Times New Roman"/>
                <w:lang w:val="en-US"/>
              </w:rPr>
            </w:pPr>
            <w:r w:rsidRPr="009C5387">
              <w:rPr>
                <w:rFonts w:ascii="Times New Roman" w:hAnsi="Times New Roman" w:cs="Times New Roman"/>
                <w:b/>
                <w:bCs/>
                <w:i/>
                <w:iCs/>
                <w:lang w:val="en-US"/>
              </w:rPr>
              <w:t>p</w:t>
            </w:r>
          </w:p>
        </w:tc>
        <w:tc>
          <w:tcPr>
            <w:tcW w:w="563" w:type="dxa"/>
            <w:tcBorders>
              <w:bottom w:val="single" w:sz="4" w:space="0" w:color="auto"/>
            </w:tcBorders>
          </w:tcPr>
          <w:p w14:paraId="61322909" w14:textId="77777777" w:rsidR="00941A74" w:rsidRPr="009C5387" w:rsidDel="00EC4627" w:rsidRDefault="00941A74" w:rsidP="00941A74">
            <w:pPr>
              <w:jc w:val="center"/>
              <w:rPr>
                <w:rFonts w:ascii="Times New Roman" w:hAnsi="Times New Roman" w:cs="Times New Roman"/>
                <w:lang w:val="en-US"/>
              </w:rPr>
            </w:pPr>
          </w:p>
        </w:tc>
        <w:tc>
          <w:tcPr>
            <w:tcW w:w="1587" w:type="dxa"/>
            <w:tcBorders>
              <w:bottom w:val="single" w:sz="4" w:space="0" w:color="auto"/>
            </w:tcBorders>
            <w:vAlign w:val="center"/>
          </w:tcPr>
          <w:p w14:paraId="5C5D327B" w14:textId="77777777" w:rsidR="00941A74" w:rsidRPr="009C5387" w:rsidRDefault="00941A74" w:rsidP="00941A74">
            <w:pPr>
              <w:jc w:val="center"/>
              <w:rPr>
                <w:rFonts w:ascii="Times New Roman" w:hAnsi="Times New Roman" w:cs="Times New Roman"/>
                <w:lang w:val="en-US"/>
              </w:rPr>
            </w:pPr>
            <w:r w:rsidRPr="009C5387">
              <w:rPr>
                <w:rFonts w:ascii="Times New Roman" w:hAnsi="Times New Roman" w:cs="Times New Roman"/>
                <w:b/>
                <w:bCs/>
                <w:lang w:val="en-US"/>
              </w:rPr>
              <w:t>Estimate</w:t>
            </w:r>
          </w:p>
        </w:tc>
        <w:tc>
          <w:tcPr>
            <w:tcW w:w="907" w:type="dxa"/>
            <w:tcBorders>
              <w:bottom w:val="single" w:sz="4" w:space="0" w:color="auto"/>
            </w:tcBorders>
          </w:tcPr>
          <w:p w14:paraId="7E668E51" w14:textId="023B7FBF" w:rsidR="00941A74" w:rsidRPr="009C5387" w:rsidRDefault="00941A74" w:rsidP="00941A74">
            <w:pPr>
              <w:jc w:val="center"/>
              <w:rPr>
                <w:rFonts w:ascii="Times New Roman" w:hAnsi="Times New Roman" w:cs="Times New Roman"/>
                <w:lang w:val="en-US"/>
              </w:rPr>
            </w:pPr>
            <w:r>
              <w:rPr>
                <w:rFonts w:ascii="Times New Roman" w:hAnsi="Times New Roman" w:cs="Times New Roman"/>
                <w:b/>
                <w:bCs/>
                <w:i/>
                <w:iCs/>
                <w:lang w:val="en-US"/>
              </w:rPr>
              <w:t>t</w:t>
            </w:r>
          </w:p>
        </w:tc>
        <w:tc>
          <w:tcPr>
            <w:tcW w:w="852" w:type="dxa"/>
            <w:tcBorders>
              <w:bottom w:val="single" w:sz="4" w:space="0" w:color="auto"/>
            </w:tcBorders>
          </w:tcPr>
          <w:p w14:paraId="3F6EC05F" w14:textId="77777777" w:rsidR="00941A74" w:rsidRPr="009C5387" w:rsidRDefault="00941A74" w:rsidP="00941A74">
            <w:pPr>
              <w:jc w:val="center"/>
              <w:rPr>
                <w:rFonts w:ascii="Times New Roman" w:hAnsi="Times New Roman" w:cs="Times New Roman"/>
                <w:lang w:val="en-US"/>
              </w:rPr>
            </w:pPr>
            <w:r w:rsidRPr="009C5387">
              <w:rPr>
                <w:rFonts w:ascii="Times New Roman" w:hAnsi="Times New Roman" w:cs="Times New Roman"/>
                <w:b/>
                <w:bCs/>
                <w:i/>
                <w:iCs/>
                <w:lang w:val="en-US"/>
              </w:rPr>
              <w:t>p</w:t>
            </w:r>
          </w:p>
        </w:tc>
      </w:tr>
      <w:tr w:rsidR="00941A74" w:rsidRPr="009C5387" w14:paraId="3FAF7F79" w14:textId="77777777" w:rsidTr="006004F7">
        <w:trPr>
          <w:trHeight w:val="283"/>
        </w:trPr>
        <w:tc>
          <w:tcPr>
            <w:tcW w:w="2107" w:type="dxa"/>
            <w:tcBorders>
              <w:top w:val="single" w:sz="4" w:space="0" w:color="auto"/>
            </w:tcBorders>
          </w:tcPr>
          <w:p w14:paraId="4BB34350" w14:textId="77777777" w:rsidR="00941A74" w:rsidRPr="009C5387" w:rsidRDefault="00941A74" w:rsidP="00941A74">
            <w:pPr>
              <w:rPr>
                <w:rFonts w:ascii="Times New Roman" w:hAnsi="Times New Roman" w:cs="Times New Roman"/>
                <w:lang w:val="en-US"/>
              </w:rPr>
            </w:pPr>
            <w:r w:rsidRPr="009C5387">
              <w:rPr>
                <w:rFonts w:ascii="Times New Roman" w:hAnsi="Times New Roman" w:cs="Times New Roman"/>
                <w:lang w:val="en-US"/>
              </w:rPr>
              <w:t>Intercept</w:t>
            </w:r>
          </w:p>
        </w:tc>
        <w:tc>
          <w:tcPr>
            <w:tcW w:w="1586" w:type="dxa"/>
            <w:tcBorders>
              <w:top w:val="single" w:sz="4" w:space="0" w:color="auto"/>
            </w:tcBorders>
            <w:vAlign w:val="center"/>
          </w:tcPr>
          <w:p w14:paraId="372A3FE3" w14:textId="0E4D88D2"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1.587</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0.142</w:t>
            </w:r>
          </w:p>
        </w:tc>
        <w:tc>
          <w:tcPr>
            <w:tcW w:w="905" w:type="dxa"/>
            <w:tcBorders>
              <w:top w:val="single" w:sz="4" w:space="0" w:color="auto"/>
            </w:tcBorders>
            <w:vAlign w:val="center"/>
          </w:tcPr>
          <w:p w14:paraId="6AE1A98D" w14:textId="422DFC77"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11.201</w:t>
            </w:r>
          </w:p>
        </w:tc>
        <w:tc>
          <w:tcPr>
            <w:tcW w:w="849" w:type="dxa"/>
            <w:tcBorders>
              <w:top w:val="single" w:sz="4" w:space="0" w:color="auto"/>
            </w:tcBorders>
            <w:vAlign w:val="center"/>
          </w:tcPr>
          <w:p w14:paraId="6E326800" w14:textId="0F6D2239"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&lt;0.001</w:t>
            </w:r>
          </w:p>
        </w:tc>
        <w:tc>
          <w:tcPr>
            <w:tcW w:w="563" w:type="dxa"/>
            <w:tcBorders>
              <w:top w:val="single" w:sz="4" w:space="0" w:color="auto"/>
            </w:tcBorders>
          </w:tcPr>
          <w:p w14:paraId="1ECCC9DA" w14:textId="77777777" w:rsidR="00941A74" w:rsidRPr="009C5387" w:rsidDel="00EC4627" w:rsidRDefault="00941A74" w:rsidP="00941A74">
            <w:pPr>
              <w:jc w:val="right"/>
              <w:rPr>
                <w:rFonts w:ascii="Times New Roman" w:hAnsi="Times New Roman" w:cs="Times New Roman"/>
                <w:lang w:val="en-US"/>
              </w:rPr>
            </w:pPr>
          </w:p>
        </w:tc>
        <w:tc>
          <w:tcPr>
            <w:tcW w:w="1587" w:type="dxa"/>
            <w:tcBorders>
              <w:top w:val="single" w:sz="4" w:space="0" w:color="auto"/>
            </w:tcBorders>
            <w:vAlign w:val="center"/>
          </w:tcPr>
          <w:p w14:paraId="316881CB" w14:textId="6B627E27"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2.225</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0.263</w:t>
            </w:r>
          </w:p>
        </w:tc>
        <w:tc>
          <w:tcPr>
            <w:tcW w:w="907" w:type="dxa"/>
            <w:tcBorders>
              <w:top w:val="single" w:sz="4" w:space="0" w:color="auto"/>
            </w:tcBorders>
            <w:vAlign w:val="center"/>
          </w:tcPr>
          <w:p w14:paraId="11481B2C" w14:textId="6E0AAF3D"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8.477</w:t>
            </w:r>
          </w:p>
        </w:tc>
        <w:tc>
          <w:tcPr>
            <w:tcW w:w="852" w:type="dxa"/>
            <w:tcBorders>
              <w:top w:val="single" w:sz="4" w:space="0" w:color="auto"/>
            </w:tcBorders>
            <w:vAlign w:val="center"/>
          </w:tcPr>
          <w:p w14:paraId="164712F8" w14:textId="2406AAE2"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&lt;0.001</w:t>
            </w:r>
          </w:p>
        </w:tc>
      </w:tr>
      <w:tr w:rsidR="00941A74" w:rsidRPr="009C5387" w14:paraId="4B30F13B" w14:textId="77777777" w:rsidTr="006004F7">
        <w:trPr>
          <w:trHeight w:val="283"/>
        </w:trPr>
        <w:tc>
          <w:tcPr>
            <w:tcW w:w="2107" w:type="dxa"/>
          </w:tcPr>
          <w:p w14:paraId="4ABA1475" w14:textId="2CBCF550" w:rsidR="00941A74" w:rsidRPr="009C5387" w:rsidRDefault="00941A74" w:rsidP="00941A74">
            <w:pPr>
              <w:rPr>
                <w:rFonts w:ascii="Times New Roman" w:hAnsi="Times New Roman" w:cs="Times New Roman"/>
                <w:lang w:val="en-US"/>
              </w:rPr>
            </w:pPr>
            <w:r>
              <w:rPr>
                <w:rFonts w:ascii="Times New Roman" w:hAnsi="Times New Roman" w:cs="Times New Roman"/>
                <w:lang w:val="en-US"/>
              </w:rPr>
              <w:t>Warming</w:t>
            </w:r>
          </w:p>
        </w:tc>
        <w:tc>
          <w:tcPr>
            <w:tcW w:w="1586" w:type="dxa"/>
            <w:vAlign w:val="center"/>
          </w:tcPr>
          <w:p w14:paraId="5FAF9BA0" w14:textId="0C25CDE6" w:rsidR="00941A74" w:rsidRPr="009C5387" w:rsidDel="00F33B2F" w:rsidRDefault="00941A74" w:rsidP="00941A74">
            <w:pPr>
              <w:jc w:val="right"/>
              <w:rPr>
                <w:rFonts w:ascii="Times New Roman" w:hAnsi="Times New Roman" w:cs="Times New Roman"/>
                <w:lang w:val="en-US"/>
              </w:rPr>
            </w:pPr>
            <w:r>
              <w:rPr>
                <w:rFonts w:ascii="Times New Roman" w:hAnsi="Times New Roman" w:cs="Times New Roman"/>
                <w:lang w:val="en-US"/>
              </w:rPr>
              <w:t>-0.109</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0.157</w:t>
            </w:r>
          </w:p>
        </w:tc>
        <w:tc>
          <w:tcPr>
            <w:tcW w:w="905" w:type="dxa"/>
            <w:vAlign w:val="center"/>
          </w:tcPr>
          <w:p w14:paraId="6EF24222" w14:textId="626863C1"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-0.695</w:t>
            </w:r>
          </w:p>
        </w:tc>
        <w:tc>
          <w:tcPr>
            <w:tcW w:w="849" w:type="dxa"/>
            <w:vAlign w:val="center"/>
          </w:tcPr>
          <w:p w14:paraId="5EDFF99A" w14:textId="62A52066"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0.492</w:t>
            </w:r>
          </w:p>
        </w:tc>
        <w:tc>
          <w:tcPr>
            <w:tcW w:w="563" w:type="dxa"/>
          </w:tcPr>
          <w:p w14:paraId="51776E79" w14:textId="77777777" w:rsidR="00941A74" w:rsidRPr="009C5387" w:rsidDel="00EC4627" w:rsidRDefault="00941A74" w:rsidP="00941A74">
            <w:pPr>
              <w:jc w:val="right"/>
              <w:rPr>
                <w:rFonts w:ascii="Times New Roman" w:hAnsi="Times New Roman" w:cs="Times New Roman"/>
                <w:lang w:val="en-US"/>
              </w:rPr>
            </w:pPr>
          </w:p>
        </w:tc>
        <w:tc>
          <w:tcPr>
            <w:tcW w:w="1587" w:type="dxa"/>
            <w:vAlign w:val="center"/>
          </w:tcPr>
          <w:p w14:paraId="6DD5F684" w14:textId="62A1C459" w:rsidR="00941A74" w:rsidRPr="009C5387" w:rsidDel="00EC4627" w:rsidRDefault="00941A74" w:rsidP="00941A74">
            <w:pPr>
              <w:jc w:val="right"/>
              <w:rPr>
                <w:rFonts w:ascii="Times New Roman" w:hAnsi="Times New Roman" w:cs="Times New Roman"/>
                <w:lang w:val="en-US"/>
              </w:rPr>
            </w:pPr>
            <w:r>
              <w:rPr>
                <w:rFonts w:ascii="Times New Roman" w:hAnsi="Times New Roman" w:cs="Times New Roman"/>
                <w:lang w:val="en-US"/>
              </w:rPr>
              <w:t>0.224</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0.308</w:t>
            </w:r>
          </w:p>
        </w:tc>
        <w:tc>
          <w:tcPr>
            <w:tcW w:w="907" w:type="dxa"/>
            <w:vAlign w:val="center"/>
          </w:tcPr>
          <w:p w14:paraId="445F08A2" w14:textId="71B2BA8D" w:rsidR="00941A74" w:rsidRPr="009C5387" w:rsidDel="00EC4627" w:rsidRDefault="00941A74" w:rsidP="00941A74">
            <w:pPr>
              <w:jc w:val="right"/>
              <w:rPr>
                <w:rFonts w:ascii="Times New Roman" w:hAnsi="Times New Roman" w:cs="Times New Roman"/>
                <w:lang w:val="en-US"/>
              </w:rPr>
            </w:pPr>
            <w:r>
              <w:rPr>
                <w:rFonts w:ascii="Times New Roman" w:hAnsi="Times New Roman" w:cs="Times New Roman"/>
                <w:lang w:val="en-US"/>
              </w:rPr>
              <w:t>0.728</w:t>
            </w:r>
          </w:p>
        </w:tc>
        <w:tc>
          <w:tcPr>
            <w:tcW w:w="852" w:type="dxa"/>
            <w:vAlign w:val="center"/>
          </w:tcPr>
          <w:p w14:paraId="0CDB113C" w14:textId="02B0D525"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0.491</w:t>
            </w:r>
          </w:p>
        </w:tc>
      </w:tr>
      <w:tr w:rsidR="00941A74" w:rsidRPr="009C5387" w14:paraId="30AF8123" w14:textId="77777777" w:rsidTr="006004F7">
        <w:trPr>
          <w:trHeight w:val="283"/>
        </w:trPr>
        <w:tc>
          <w:tcPr>
            <w:tcW w:w="2107" w:type="dxa"/>
          </w:tcPr>
          <w:p w14:paraId="2FA33462" w14:textId="3D6731AA" w:rsidR="00941A74" w:rsidRPr="009C5387" w:rsidRDefault="00941A74" w:rsidP="00941A74">
            <w:pPr>
              <w:rPr>
                <w:rFonts w:ascii="Times New Roman" w:hAnsi="Times New Roman" w:cs="Times New Roman"/>
                <w:lang w:val="en-US"/>
              </w:rPr>
            </w:pPr>
            <w:r>
              <w:rPr>
                <w:rFonts w:ascii="Times New Roman" w:hAnsi="Times New Roman" w:cs="Times New Roman"/>
                <w:lang w:val="en-US"/>
              </w:rPr>
              <w:t>Trimming</w:t>
            </w:r>
          </w:p>
        </w:tc>
        <w:tc>
          <w:tcPr>
            <w:tcW w:w="1586" w:type="dxa"/>
            <w:vAlign w:val="center"/>
          </w:tcPr>
          <w:p w14:paraId="231D662D" w14:textId="3AE91416" w:rsidR="00941A74" w:rsidRPr="009C5387" w:rsidRDefault="00941A74" w:rsidP="00941A74">
            <w:pPr>
              <w:jc w:val="right"/>
              <w:rPr>
                <w:rFonts w:ascii="Times New Roman" w:hAnsi="Times New Roman" w:cs="Times New Roman"/>
                <w:lang w:val="en-US"/>
              </w:rPr>
            </w:pPr>
          </w:p>
        </w:tc>
        <w:tc>
          <w:tcPr>
            <w:tcW w:w="905" w:type="dxa"/>
            <w:vAlign w:val="center"/>
          </w:tcPr>
          <w:p w14:paraId="39E58645" w14:textId="1AB454DB" w:rsidR="00941A74" w:rsidRPr="009C5387" w:rsidRDefault="00941A74" w:rsidP="00941A74">
            <w:pPr>
              <w:jc w:val="right"/>
              <w:rPr>
                <w:rFonts w:ascii="Times New Roman" w:hAnsi="Times New Roman" w:cs="Times New Roman"/>
                <w:lang w:val="en-US"/>
              </w:rPr>
            </w:pPr>
          </w:p>
        </w:tc>
        <w:tc>
          <w:tcPr>
            <w:tcW w:w="849" w:type="dxa"/>
            <w:vAlign w:val="center"/>
          </w:tcPr>
          <w:p w14:paraId="355CC834" w14:textId="13280644" w:rsidR="00941A74" w:rsidRPr="009C5387" w:rsidRDefault="00941A74" w:rsidP="00941A74">
            <w:pPr>
              <w:jc w:val="right"/>
              <w:rPr>
                <w:rFonts w:ascii="Times New Roman" w:hAnsi="Times New Roman" w:cs="Times New Roman"/>
                <w:lang w:val="en-US"/>
              </w:rPr>
            </w:pPr>
          </w:p>
        </w:tc>
        <w:tc>
          <w:tcPr>
            <w:tcW w:w="563" w:type="dxa"/>
          </w:tcPr>
          <w:p w14:paraId="43794324" w14:textId="77777777" w:rsidR="00941A74" w:rsidRPr="009C5387" w:rsidRDefault="00941A74" w:rsidP="00941A74">
            <w:pPr>
              <w:jc w:val="right"/>
              <w:rPr>
                <w:rFonts w:ascii="Times New Roman" w:hAnsi="Times New Roman" w:cs="Times New Roman"/>
                <w:lang w:val="en-US"/>
              </w:rPr>
            </w:pPr>
          </w:p>
        </w:tc>
        <w:tc>
          <w:tcPr>
            <w:tcW w:w="1587" w:type="dxa"/>
            <w:vAlign w:val="center"/>
          </w:tcPr>
          <w:p w14:paraId="1E118429" w14:textId="018514BB" w:rsidR="00941A74" w:rsidRPr="009C5387" w:rsidRDefault="00941A74" w:rsidP="00941A74">
            <w:pPr>
              <w:jc w:val="right"/>
              <w:rPr>
                <w:rFonts w:ascii="Times New Roman" w:hAnsi="Times New Roman" w:cs="Times New Roman"/>
                <w:lang w:val="en-US"/>
              </w:rPr>
            </w:pPr>
          </w:p>
        </w:tc>
        <w:tc>
          <w:tcPr>
            <w:tcW w:w="907" w:type="dxa"/>
            <w:vAlign w:val="center"/>
          </w:tcPr>
          <w:p w14:paraId="2107E8B2" w14:textId="6978FBFC" w:rsidR="00941A74" w:rsidRPr="009C5387" w:rsidRDefault="00941A74" w:rsidP="00941A74">
            <w:pPr>
              <w:jc w:val="right"/>
              <w:rPr>
                <w:rFonts w:ascii="Times New Roman" w:hAnsi="Times New Roman" w:cs="Times New Roman"/>
                <w:lang w:val="en-US"/>
              </w:rPr>
            </w:pPr>
          </w:p>
        </w:tc>
        <w:tc>
          <w:tcPr>
            <w:tcW w:w="852" w:type="dxa"/>
            <w:vAlign w:val="center"/>
          </w:tcPr>
          <w:p w14:paraId="4776B94C" w14:textId="6167D946" w:rsidR="00941A74" w:rsidRPr="009C5387" w:rsidRDefault="00941A74" w:rsidP="00941A74">
            <w:pPr>
              <w:jc w:val="right"/>
              <w:rPr>
                <w:rFonts w:ascii="Times New Roman" w:hAnsi="Times New Roman" w:cs="Times New Roman"/>
                <w:lang w:val="en-US"/>
              </w:rPr>
            </w:pPr>
          </w:p>
        </w:tc>
      </w:tr>
      <w:tr w:rsidR="00941A74" w:rsidRPr="009C5387" w14:paraId="70370C02" w14:textId="77777777" w:rsidTr="00A47B48">
        <w:trPr>
          <w:trHeight w:val="283"/>
        </w:trPr>
        <w:tc>
          <w:tcPr>
            <w:tcW w:w="2107" w:type="dxa"/>
          </w:tcPr>
          <w:p w14:paraId="57F9DE1A" w14:textId="781D0F02" w:rsidR="00941A74" w:rsidRPr="009C5387" w:rsidRDefault="00941A74" w:rsidP="00941A74">
            <w:pPr>
              <w:ind w:firstLine="170"/>
              <w:rPr>
                <w:rFonts w:ascii="Times New Roman" w:hAnsi="Times New Roman" w:cs="Times New Roman"/>
                <w:lang w:val="en-US"/>
              </w:rPr>
            </w:pPr>
            <w:r>
              <w:rPr>
                <w:rFonts w:ascii="Times New Roman" w:hAnsi="Times New Roman" w:cs="Times New Roman"/>
                <w:lang w:val="en-US"/>
              </w:rPr>
              <w:t>10 cm</w:t>
            </w:r>
          </w:p>
        </w:tc>
        <w:tc>
          <w:tcPr>
            <w:tcW w:w="1586" w:type="dxa"/>
            <w:vAlign w:val="center"/>
          </w:tcPr>
          <w:p w14:paraId="27CA62BD" w14:textId="0DD5BDAF"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-1.093</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0.172</w:t>
            </w:r>
          </w:p>
        </w:tc>
        <w:tc>
          <w:tcPr>
            <w:tcW w:w="905" w:type="dxa"/>
          </w:tcPr>
          <w:p w14:paraId="1A3AB797" w14:textId="5BDAA316"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-6.339</w:t>
            </w:r>
          </w:p>
        </w:tc>
        <w:tc>
          <w:tcPr>
            <w:tcW w:w="849" w:type="dxa"/>
            <w:vAlign w:val="center"/>
          </w:tcPr>
          <w:p w14:paraId="59A1E7E8" w14:textId="6DAF6BE4"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&lt;0.001</w:t>
            </w:r>
          </w:p>
        </w:tc>
        <w:tc>
          <w:tcPr>
            <w:tcW w:w="563" w:type="dxa"/>
          </w:tcPr>
          <w:p w14:paraId="334A9722" w14:textId="77777777" w:rsidR="00941A74" w:rsidRPr="009C5387" w:rsidRDefault="00941A74" w:rsidP="00941A74">
            <w:pPr>
              <w:jc w:val="right"/>
              <w:rPr>
                <w:rFonts w:ascii="Times New Roman" w:hAnsi="Times New Roman" w:cs="Times New Roman"/>
                <w:lang w:val="en-US"/>
              </w:rPr>
            </w:pPr>
          </w:p>
        </w:tc>
        <w:tc>
          <w:tcPr>
            <w:tcW w:w="1587" w:type="dxa"/>
            <w:vAlign w:val="center"/>
          </w:tcPr>
          <w:p w14:paraId="4F94C3C0" w14:textId="7DCAEF0E"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-2.131</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0.269</w:t>
            </w:r>
          </w:p>
        </w:tc>
        <w:tc>
          <w:tcPr>
            <w:tcW w:w="907" w:type="dxa"/>
          </w:tcPr>
          <w:p w14:paraId="192672C5" w14:textId="6D41D535"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-7.910</w:t>
            </w:r>
          </w:p>
        </w:tc>
        <w:tc>
          <w:tcPr>
            <w:tcW w:w="852" w:type="dxa"/>
            <w:vAlign w:val="center"/>
          </w:tcPr>
          <w:p w14:paraId="730DB71F" w14:textId="119D4C77"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&lt;0.001</w:t>
            </w:r>
          </w:p>
        </w:tc>
      </w:tr>
      <w:tr w:rsidR="00941A74" w:rsidRPr="009C5387" w14:paraId="2015B8FB" w14:textId="77777777" w:rsidTr="009730FF">
        <w:trPr>
          <w:trHeight w:val="283"/>
        </w:trPr>
        <w:tc>
          <w:tcPr>
            <w:tcW w:w="2107" w:type="dxa"/>
          </w:tcPr>
          <w:p w14:paraId="20AF0F0E" w14:textId="2887745B" w:rsidR="00941A74" w:rsidRDefault="00941A74" w:rsidP="00941A74">
            <w:pPr>
              <w:ind w:firstLine="170"/>
              <w:rPr>
                <w:rFonts w:ascii="Times New Roman" w:hAnsi="Times New Roman" w:cs="Times New Roman"/>
                <w:lang w:val="en-US"/>
              </w:rPr>
            </w:pPr>
            <w:r>
              <w:rPr>
                <w:rFonts w:ascii="Times New Roman" w:hAnsi="Times New Roman" w:cs="Times New Roman"/>
                <w:lang w:val="en-US"/>
              </w:rPr>
              <w:t>5 cm</w:t>
            </w:r>
          </w:p>
        </w:tc>
        <w:tc>
          <w:tcPr>
            <w:tcW w:w="1586" w:type="dxa"/>
            <w:vAlign w:val="center"/>
          </w:tcPr>
          <w:p w14:paraId="76E15045" w14:textId="401AB5E7"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-1.469</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0.199</w:t>
            </w:r>
          </w:p>
        </w:tc>
        <w:tc>
          <w:tcPr>
            <w:tcW w:w="905" w:type="dxa"/>
          </w:tcPr>
          <w:p w14:paraId="3CD14C25" w14:textId="1BE25C39"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-7.377</w:t>
            </w:r>
          </w:p>
        </w:tc>
        <w:tc>
          <w:tcPr>
            <w:tcW w:w="849" w:type="dxa"/>
            <w:vAlign w:val="center"/>
          </w:tcPr>
          <w:p w14:paraId="446302A1" w14:textId="4343351A"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&lt;0.001</w:t>
            </w:r>
          </w:p>
        </w:tc>
        <w:tc>
          <w:tcPr>
            <w:tcW w:w="563" w:type="dxa"/>
          </w:tcPr>
          <w:p w14:paraId="2568B681" w14:textId="77777777" w:rsidR="00941A74" w:rsidRPr="009C5387" w:rsidRDefault="00941A74" w:rsidP="00941A74">
            <w:pPr>
              <w:jc w:val="right"/>
              <w:rPr>
                <w:rFonts w:ascii="Times New Roman" w:hAnsi="Times New Roman" w:cs="Times New Roman"/>
                <w:lang w:val="en-US"/>
              </w:rPr>
            </w:pPr>
          </w:p>
        </w:tc>
        <w:tc>
          <w:tcPr>
            <w:tcW w:w="1587" w:type="dxa"/>
            <w:vAlign w:val="center"/>
          </w:tcPr>
          <w:p w14:paraId="3D2E2870" w14:textId="67B727CF"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-2.175</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0.418</w:t>
            </w:r>
          </w:p>
        </w:tc>
        <w:tc>
          <w:tcPr>
            <w:tcW w:w="907" w:type="dxa"/>
          </w:tcPr>
          <w:p w14:paraId="2ED225A8" w14:textId="3D1E2E64"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-5.203</w:t>
            </w:r>
          </w:p>
        </w:tc>
        <w:tc>
          <w:tcPr>
            <w:tcW w:w="852" w:type="dxa"/>
            <w:vAlign w:val="center"/>
          </w:tcPr>
          <w:p w14:paraId="4EFB771F" w14:textId="2C122581"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&lt;0.001</w:t>
            </w:r>
          </w:p>
        </w:tc>
      </w:tr>
      <w:tr w:rsidR="00941A74" w:rsidRPr="009C5387" w14:paraId="5F7D2BB6" w14:textId="77777777" w:rsidTr="009730FF">
        <w:trPr>
          <w:trHeight w:val="283"/>
        </w:trPr>
        <w:tc>
          <w:tcPr>
            <w:tcW w:w="2107" w:type="dxa"/>
          </w:tcPr>
          <w:p w14:paraId="471F0BDC" w14:textId="525186B5" w:rsidR="00941A74" w:rsidRDefault="00941A74" w:rsidP="00941A74">
            <w:pPr>
              <w:ind w:firstLine="170"/>
              <w:rPr>
                <w:rFonts w:ascii="Times New Roman" w:hAnsi="Times New Roman" w:cs="Times New Roman"/>
                <w:lang w:val="en-US"/>
              </w:rPr>
            </w:pPr>
            <w:r>
              <w:rPr>
                <w:rFonts w:ascii="Times New Roman" w:hAnsi="Times New Roman" w:cs="Times New Roman"/>
                <w:lang w:val="en-US"/>
              </w:rPr>
              <w:t>0 cm</w:t>
            </w:r>
          </w:p>
        </w:tc>
        <w:tc>
          <w:tcPr>
            <w:tcW w:w="1586" w:type="dxa"/>
            <w:vAlign w:val="center"/>
          </w:tcPr>
          <w:p w14:paraId="0D16DF27" w14:textId="070B86F7" w:rsidR="00941A74" w:rsidRPr="009C5387" w:rsidRDefault="00A8384D" w:rsidP="00941A74">
            <w:pPr>
              <w:jc w:val="right"/>
              <w:rPr>
                <w:rFonts w:ascii="Times New Roman" w:hAnsi="Times New Roman" w:cs="Times New Roman"/>
                <w:lang w:val="en-US"/>
              </w:rPr>
            </w:pPr>
            <w:r>
              <w:rPr>
                <w:rFonts w:ascii="Times New Roman" w:hAnsi="Times New Roman" w:cs="Times New Roman"/>
                <w:lang w:val="en-US"/>
              </w:rPr>
              <w:t>-</w:t>
            </w:r>
          </w:p>
        </w:tc>
        <w:tc>
          <w:tcPr>
            <w:tcW w:w="905" w:type="dxa"/>
          </w:tcPr>
          <w:p w14:paraId="417B81AE" w14:textId="61A46FC9" w:rsidR="00941A74" w:rsidRPr="009C5387" w:rsidRDefault="00A8384D" w:rsidP="00941A74">
            <w:pPr>
              <w:jc w:val="right"/>
              <w:rPr>
                <w:rFonts w:ascii="Times New Roman" w:hAnsi="Times New Roman" w:cs="Times New Roman"/>
                <w:lang w:val="en-US"/>
              </w:rPr>
            </w:pPr>
            <w:r>
              <w:rPr>
                <w:rFonts w:ascii="Times New Roman" w:hAnsi="Times New Roman" w:cs="Times New Roman"/>
                <w:lang w:val="en-US"/>
              </w:rPr>
              <w:t>-</w:t>
            </w:r>
          </w:p>
        </w:tc>
        <w:tc>
          <w:tcPr>
            <w:tcW w:w="849" w:type="dxa"/>
            <w:vAlign w:val="center"/>
          </w:tcPr>
          <w:p w14:paraId="3A2AD7FD" w14:textId="3ED2A420" w:rsidR="00941A74" w:rsidRPr="009C5387" w:rsidRDefault="00A8384D" w:rsidP="00941A74">
            <w:pPr>
              <w:jc w:val="right"/>
              <w:rPr>
                <w:rFonts w:ascii="Times New Roman" w:hAnsi="Times New Roman" w:cs="Times New Roman"/>
                <w:lang w:val="en-US"/>
              </w:rPr>
            </w:pPr>
            <w:r>
              <w:rPr>
                <w:rFonts w:ascii="Times New Roman" w:hAnsi="Times New Roman" w:cs="Times New Roman"/>
                <w:lang w:val="en-US"/>
              </w:rPr>
              <w:t>-</w:t>
            </w:r>
          </w:p>
        </w:tc>
        <w:tc>
          <w:tcPr>
            <w:tcW w:w="563" w:type="dxa"/>
          </w:tcPr>
          <w:p w14:paraId="18ACCE58" w14:textId="77777777" w:rsidR="00941A74" w:rsidRPr="009C5387" w:rsidRDefault="00941A74" w:rsidP="00941A74">
            <w:pPr>
              <w:jc w:val="right"/>
              <w:rPr>
                <w:rFonts w:ascii="Times New Roman" w:hAnsi="Times New Roman" w:cs="Times New Roman"/>
                <w:lang w:val="en-US"/>
              </w:rPr>
            </w:pPr>
          </w:p>
        </w:tc>
        <w:tc>
          <w:tcPr>
            <w:tcW w:w="1587" w:type="dxa"/>
            <w:vAlign w:val="center"/>
          </w:tcPr>
          <w:p w14:paraId="3874B9BF" w14:textId="3FBBF014" w:rsidR="00941A74" w:rsidRPr="009C5387" w:rsidRDefault="00A8384D" w:rsidP="00941A74">
            <w:pPr>
              <w:jc w:val="right"/>
              <w:rPr>
                <w:rFonts w:ascii="Times New Roman" w:hAnsi="Times New Roman" w:cs="Times New Roman"/>
                <w:lang w:val="en-US"/>
              </w:rPr>
            </w:pPr>
            <w:r>
              <w:rPr>
                <w:rFonts w:ascii="Times New Roman" w:hAnsi="Times New Roman" w:cs="Times New Roman"/>
                <w:lang w:val="en-US"/>
              </w:rPr>
              <w:t>-</w:t>
            </w:r>
          </w:p>
        </w:tc>
        <w:tc>
          <w:tcPr>
            <w:tcW w:w="907" w:type="dxa"/>
          </w:tcPr>
          <w:p w14:paraId="71069B91" w14:textId="2352734B" w:rsidR="00941A74" w:rsidRPr="009C5387" w:rsidRDefault="00A8384D" w:rsidP="00941A74">
            <w:pPr>
              <w:jc w:val="right"/>
              <w:rPr>
                <w:rFonts w:ascii="Times New Roman" w:hAnsi="Times New Roman" w:cs="Times New Roman"/>
                <w:lang w:val="en-US"/>
              </w:rPr>
            </w:pPr>
            <w:r>
              <w:rPr>
                <w:rFonts w:ascii="Times New Roman" w:hAnsi="Times New Roman" w:cs="Times New Roman"/>
                <w:lang w:val="en-US"/>
              </w:rPr>
              <w:t>-</w:t>
            </w:r>
          </w:p>
        </w:tc>
        <w:tc>
          <w:tcPr>
            <w:tcW w:w="852" w:type="dxa"/>
            <w:vAlign w:val="center"/>
          </w:tcPr>
          <w:p w14:paraId="258AF8F2" w14:textId="6D98C6C4" w:rsidR="00941A74" w:rsidRPr="009C5387" w:rsidRDefault="00A8384D" w:rsidP="00941A74">
            <w:pPr>
              <w:jc w:val="right"/>
              <w:rPr>
                <w:rFonts w:ascii="Times New Roman" w:hAnsi="Times New Roman" w:cs="Times New Roman"/>
                <w:lang w:val="en-US"/>
              </w:rPr>
            </w:pPr>
            <w:r>
              <w:rPr>
                <w:rFonts w:ascii="Times New Roman" w:hAnsi="Times New Roman" w:cs="Times New Roman"/>
                <w:lang w:val="en-US"/>
              </w:rPr>
              <w:t>-</w:t>
            </w:r>
          </w:p>
        </w:tc>
      </w:tr>
      <w:tr w:rsidR="00941A74" w:rsidRPr="009C5387" w14:paraId="64F158A8" w14:textId="77777777" w:rsidTr="00A47B48">
        <w:trPr>
          <w:trHeight w:val="283"/>
        </w:trPr>
        <w:tc>
          <w:tcPr>
            <w:tcW w:w="2107" w:type="dxa"/>
          </w:tcPr>
          <w:p w14:paraId="7A2A2435" w14:textId="2029C90D" w:rsidR="00941A74" w:rsidRDefault="00941A74" w:rsidP="00941A74">
            <w:pPr>
              <w:ind w:firstLine="170"/>
              <w:rPr>
                <w:rFonts w:ascii="Times New Roman" w:hAnsi="Times New Roman" w:cs="Times New Roman"/>
                <w:lang w:val="en-US"/>
              </w:rPr>
            </w:pPr>
          </w:p>
        </w:tc>
        <w:tc>
          <w:tcPr>
            <w:tcW w:w="1586" w:type="dxa"/>
          </w:tcPr>
          <w:p w14:paraId="3DBBF32D" w14:textId="333DA0FC" w:rsidR="00941A74" w:rsidRPr="009C5387" w:rsidRDefault="00941A74" w:rsidP="00941A74">
            <w:pPr>
              <w:jc w:val="right"/>
              <w:rPr>
                <w:rFonts w:ascii="Times New Roman" w:hAnsi="Times New Roman" w:cs="Times New Roman"/>
                <w:lang w:val="en-US"/>
              </w:rPr>
            </w:pPr>
          </w:p>
        </w:tc>
        <w:tc>
          <w:tcPr>
            <w:tcW w:w="905" w:type="dxa"/>
          </w:tcPr>
          <w:p w14:paraId="6E6CCACE" w14:textId="163EBF75" w:rsidR="00941A74" w:rsidRPr="009C5387" w:rsidRDefault="00941A74" w:rsidP="00941A74">
            <w:pPr>
              <w:jc w:val="right"/>
              <w:rPr>
                <w:rFonts w:ascii="Times New Roman" w:hAnsi="Times New Roman" w:cs="Times New Roman"/>
                <w:lang w:val="en-US"/>
              </w:rPr>
            </w:pPr>
          </w:p>
        </w:tc>
        <w:tc>
          <w:tcPr>
            <w:tcW w:w="849" w:type="dxa"/>
          </w:tcPr>
          <w:p w14:paraId="5EAD2949" w14:textId="5E55A243" w:rsidR="00941A74" w:rsidRPr="009C5387" w:rsidRDefault="00941A74" w:rsidP="00941A74">
            <w:pPr>
              <w:jc w:val="right"/>
              <w:rPr>
                <w:rFonts w:ascii="Times New Roman" w:hAnsi="Times New Roman" w:cs="Times New Roman"/>
                <w:lang w:val="en-US"/>
              </w:rPr>
            </w:pPr>
          </w:p>
        </w:tc>
        <w:tc>
          <w:tcPr>
            <w:tcW w:w="563" w:type="dxa"/>
          </w:tcPr>
          <w:p w14:paraId="3415B774" w14:textId="77777777" w:rsidR="00941A74" w:rsidRPr="009C5387" w:rsidRDefault="00941A74" w:rsidP="00941A74">
            <w:pPr>
              <w:jc w:val="right"/>
              <w:rPr>
                <w:rFonts w:ascii="Times New Roman" w:hAnsi="Times New Roman" w:cs="Times New Roman"/>
                <w:lang w:val="en-US"/>
              </w:rPr>
            </w:pPr>
          </w:p>
        </w:tc>
        <w:tc>
          <w:tcPr>
            <w:tcW w:w="1587" w:type="dxa"/>
          </w:tcPr>
          <w:p w14:paraId="402BA020" w14:textId="69F635F2" w:rsidR="00941A74" w:rsidRPr="009C5387" w:rsidRDefault="00941A74" w:rsidP="00941A74">
            <w:pPr>
              <w:jc w:val="right"/>
              <w:rPr>
                <w:rFonts w:ascii="Times New Roman" w:hAnsi="Times New Roman" w:cs="Times New Roman"/>
                <w:lang w:val="en-US"/>
              </w:rPr>
            </w:pPr>
          </w:p>
        </w:tc>
        <w:tc>
          <w:tcPr>
            <w:tcW w:w="907" w:type="dxa"/>
          </w:tcPr>
          <w:p w14:paraId="64AAD44C" w14:textId="3C7EDD22" w:rsidR="00941A74" w:rsidRPr="009C5387" w:rsidRDefault="00941A74" w:rsidP="00941A74">
            <w:pPr>
              <w:jc w:val="right"/>
              <w:rPr>
                <w:rFonts w:ascii="Times New Roman" w:hAnsi="Times New Roman" w:cs="Times New Roman"/>
                <w:lang w:val="en-US"/>
              </w:rPr>
            </w:pPr>
          </w:p>
        </w:tc>
        <w:tc>
          <w:tcPr>
            <w:tcW w:w="852" w:type="dxa"/>
          </w:tcPr>
          <w:p w14:paraId="089F5E4D" w14:textId="00439A30" w:rsidR="00941A74" w:rsidRPr="009C5387" w:rsidRDefault="00941A74" w:rsidP="00941A74">
            <w:pPr>
              <w:jc w:val="right"/>
              <w:rPr>
                <w:rFonts w:ascii="Times New Roman" w:hAnsi="Times New Roman" w:cs="Times New Roman"/>
                <w:lang w:val="en-US"/>
              </w:rPr>
            </w:pPr>
          </w:p>
        </w:tc>
      </w:tr>
      <w:tr w:rsidR="00941A74" w:rsidRPr="009C5387" w14:paraId="30170141" w14:textId="77777777" w:rsidTr="00A47B48">
        <w:trPr>
          <w:trHeight w:val="283"/>
        </w:trPr>
        <w:tc>
          <w:tcPr>
            <w:tcW w:w="2107" w:type="dxa"/>
            <w:tcBorders>
              <w:bottom w:val="single" w:sz="4" w:space="0" w:color="auto"/>
            </w:tcBorders>
          </w:tcPr>
          <w:p w14:paraId="0AD48A5D" w14:textId="7E12C139" w:rsidR="00941A74" w:rsidRPr="009C5387" w:rsidRDefault="00941A74" w:rsidP="00941A74">
            <w:pPr>
              <w:rPr>
                <w:rFonts w:ascii="Times New Roman" w:hAnsi="Times New Roman" w:cs="Times New Roman"/>
                <w:lang w:val="en-US"/>
              </w:rPr>
            </w:pPr>
            <w:r w:rsidRPr="00D65A58">
              <w:rPr>
                <w:rFonts w:ascii="Times New Roman" w:hAnsi="Times New Roman" w:cs="Times New Roman"/>
                <w:b/>
                <w:bCs/>
                <w:lang w:val="en-US"/>
              </w:rPr>
              <w:t xml:space="preserve">Log </w:t>
            </w:r>
            <w:r>
              <w:rPr>
                <w:rFonts w:ascii="Times New Roman" w:hAnsi="Times New Roman" w:cs="Times New Roman"/>
                <w:b/>
                <w:bCs/>
                <w:lang w:val="en-US"/>
              </w:rPr>
              <w:t>Max Height</w:t>
            </w:r>
          </w:p>
        </w:tc>
        <w:tc>
          <w:tcPr>
            <w:tcW w:w="1586" w:type="dxa"/>
            <w:tcBorders>
              <w:bottom w:val="single" w:sz="4" w:space="0" w:color="auto"/>
            </w:tcBorders>
            <w:vAlign w:val="center"/>
          </w:tcPr>
          <w:p w14:paraId="16CCB8FA" w14:textId="77777777" w:rsidR="00941A74" w:rsidRPr="009C5387" w:rsidRDefault="00941A74" w:rsidP="00941A74">
            <w:pPr>
              <w:jc w:val="right"/>
              <w:rPr>
                <w:rFonts w:ascii="Times New Roman" w:hAnsi="Times New Roman" w:cs="Times New Roman"/>
                <w:lang w:val="en-US"/>
              </w:rPr>
            </w:pPr>
          </w:p>
        </w:tc>
        <w:tc>
          <w:tcPr>
            <w:tcW w:w="905" w:type="dxa"/>
            <w:tcBorders>
              <w:bottom w:val="single" w:sz="4" w:space="0" w:color="auto"/>
            </w:tcBorders>
            <w:vAlign w:val="center"/>
          </w:tcPr>
          <w:p w14:paraId="46E10239" w14:textId="77777777" w:rsidR="00941A74" w:rsidRPr="009C5387" w:rsidRDefault="00941A74" w:rsidP="00941A74">
            <w:pPr>
              <w:jc w:val="right"/>
              <w:rPr>
                <w:rFonts w:ascii="Times New Roman" w:hAnsi="Times New Roman" w:cs="Times New Roman"/>
                <w:lang w:val="en-US"/>
              </w:rPr>
            </w:pPr>
          </w:p>
        </w:tc>
        <w:tc>
          <w:tcPr>
            <w:tcW w:w="849" w:type="dxa"/>
            <w:tcBorders>
              <w:bottom w:val="single" w:sz="4" w:space="0" w:color="auto"/>
            </w:tcBorders>
            <w:vAlign w:val="center"/>
          </w:tcPr>
          <w:p w14:paraId="411F0F69" w14:textId="77777777" w:rsidR="00941A74" w:rsidRPr="009C5387" w:rsidRDefault="00941A74" w:rsidP="00941A74">
            <w:pPr>
              <w:jc w:val="right"/>
              <w:rPr>
                <w:rFonts w:ascii="Times New Roman" w:hAnsi="Times New Roman" w:cs="Times New Roman"/>
                <w:lang w:val="en-US"/>
              </w:rPr>
            </w:pPr>
          </w:p>
        </w:tc>
        <w:tc>
          <w:tcPr>
            <w:tcW w:w="563" w:type="dxa"/>
            <w:tcBorders>
              <w:bottom w:val="single" w:sz="4" w:space="0" w:color="auto"/>
            </w:tcBorders>
            <w:vAlign w:val="center"/>
          </w:tcPr>
          <w:p w14:paraId="5F9F0CA7" w14:textId="77777777" w:rsidR="00941A74" w:rsidRPr="009C5387" w:rsidRDefault="00941A74" w:rsidP="00941A74">
            <w:pPr>
              <w:jc w:val="right"/>
              <w:rPr>
                <w:rFonts w:ascii="Times New Roman" w:hAnsi="Times New Roman" w:cs="Times New Roman"/>
                <w:lang w:val="en-US"/>
              </w:rPr>
            </w:pPr>
          </w:p>
        </w:tc>
        <w:tc>
          <w:tcPr>
            <w:tcW w:w="1587" w:type="dxa"/>
            <w:tcBorders>
              <w:bottom w:val="single" w:sz="4" w:space="0" w:color="auto"/>
            </w:tcBorders>
            <w:vAlign w:val="center"/>
          </w:tcPr>
          <w:p w14:paraId="73B556E1" w14:textId="77777777" w:rsidR="00941A74" w:rsidRPr="009C5387" w:rsidRDefault="00941A74" w:rsidP="00941A74">
            <w:pPr>
              <w:jc w:val="right"/>
              <w:rPr>
                <w:rFonts w:ascii="Times New Roman" w:hAnsi="Times New Roman" w:cs="Times New Roman"/>
                <w:lang w:val="en-US"/>
              </w:rPr>
            </w:pPr>
          </w:p>
        </w:tc>
        <w:tc>
          <w:tcPr>
            <w:tcW w:w="907" w:type="dxa"/>
            <w:tcBorders>
              <w:bottom w:val="single" w:sz="4" w:space="0" w:color="auto"/>
            </w:tcBorders>
            <w:vAlign w:val="center"/>
          </w:tcPr>
          <w:p w14:paraId="0ED2EB61" w14:textId="77777777" w:rsidR="00941A74" w:rsidRPr="009C5387" w:rsidRDefault="00941A74" w:rsidP="00941A74">
            <w:pPr>
              <w:jc w:val="right"/>
              <w:rPr>
                <w:rFonts w:ascii="Times New Roman" w:hAnsi="Times New Roman" w:cs="Times New Roman"/>
                <w:lang w:val="en-US"/>
              </w:rPr>
            </w:pPr>
          </w:p>
        </w:tc>
        <w:tc>
          <w:tcPr>
            <w:tcW w:w="852" w:type="dxa"/>
            <w:tcBorders>
              <w:bottom w:val="single" w:sz="4" w:space="0" w:color="auto"/>
            </w:tcBorders>
            <w:vAlign w:val="center"/>
          </w:tcPr>
          <w:p w14:paraId="4C9CA29B" w14:textId="77777777" w:rsidR="00941A74" w:rsidRPr="009C5387" w:rsidRDefault="00941A74" w:rsidP="00941A74">
            <w:pPr>
              <w:jc w:val="right"/>
              <w:rPr>
                <w:rFonts w:ascii="Times New Roman" w:hAnsi="Times New Roman" w:cs="Times New Roman"/>
                <w:lang w:val="en-US"/>
              </w:rPr>
            </w:pPr>
          </w:p>
        </w:tc>
      </w:tr>
      <w:tr w:rsidR="00941A74" w:rsidRPr="009C5387" w14:paraId="5D9E7637" w14:textId="77777777" w:rsidTr="00A47B48">
        <w:trPr>
          <w:trHeight w:val="283"/>
        </w:trPr>
        <w:tc>
          <w:tcPr>
            <w:tcW w:w="2107" w:type="dxa"/>
            <w:tcBorders>
              <w:top w:val="single" w:sz="4" w:space="0" w:color="auto"/>
            </w:tcBorders>
          </w:tcPr>
          <w:p w14:paraId="76CEB2FC" w14:textId="79CC3AC5" w:rsidR="00941A74" w:rsidRPr="009C5387" w:rsidRDefault="00941A74" w:rsidP="00941A74">
            <w:pPr>
              <w:rPr>
                <w:rFonts w:ascii="Times New Roman" w:hAnsi="Times New Roman" w:cs="Times New Roman"/>
                <w:lang w:val="en-US"/>
              </w:rPr>
            </w:pPr>
            <w:r w:rsidRPr="009C5387">
              <w:rPr>
                <w:rFonts w:ascii="Times New Roman" w:hAnsi="Times New Roman" w:cs="Times New Roman"/>
                <w:lang w:val="en-US"/>
              </w:rPr>
              <w:t>Intercept</w:t>
            </w:r>
          </w:p>
        </w:tc>
        <w:tc>
          <w:tcPr>
            <w:tcW w:w="1586" w:type="dxa"/>
            <w:tcBorders>
              <w:top w:val="single" w:sz="4" w:space="0" w:color="auto"/>
            </w:tcBorders>
            <w:vAlign w:val="center"/>
          </w:tcPr>
          <w:p w14:paraId="72B570BE" w14:textId="2AF78736"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4.567</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0.053</w:t>
            </w:r>
          </w:p>
        </w:tc>
        <w:tc>
          <w:tcPr>
            <w:tcW w:w="905" w:type="dxa"/>
            <w:tcBorders>
              <w:top w:val="single" w:sz="4" w:space="0" w:color="auto"/>
            </w:tcBorders>
            <w:vAlign w:val="center"/>
          </w:tcPr>
          <w:p w14:paraId="35B32B53" w14:textId="750AEEF7"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86.263</w:t>
            </w:r>
          </w:p>
        </w:tc>
        <w:tc>
          <w:tcPr>
            <w:tcW w:w="849" w:type="dxa"/>
            <w:tcBorders>
              <w:top w:val="single" w:sz="4" w:space="0" w:color="auto"/>
            </w:tcBorders>
            <w:vAlign w:val="center"/>
          </w:tcPr>
          <w:p w14:paraId="3591E432" w14:textId="3F7E7D74"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&lt;0.001</w:t>
            </w:r>
          </w:p>
        </w:tc>
        <w:tc>
          <w:tcPr>
            <w:tcW w:w="563" w:type="dxa"/>
            <w:tcBorders>
              <w:top w:val="single" w:sz="4" w:space="0" w:color="auto"/>
            </w:tcBorders>
          </w:tcPr>
          <w:p w14:paraId="38EC3239" w14:textId="77777777" w:rsidR="00941A74" w:rsidRPr="009C5387" w:rsidRDefault="00941A74" w:rsidP="00941A74">
            <w:pPr>
              <w:jc w:val="right"/>
              <w:rPr>
                <w:rFonts w:ascii="Times New Roman" w:hAnsi="Times New Roman" w:cs="Times New Roman"/>
                <w:lang w:val="en-US"/>
              </w:rPr>
            </w:pPr>
          </w:p>
        </w:tc>
        <w:tc>
          <w:tcPr>
            <w:tcW w:w="1587" w:type="dxa"/>
            <w:tcBorders>
              <w:top w:val="single" w:sz="4" w:space="0" w:color="auto"/>
            </w:tcBorders>
            <w:vAlign w:val="center"/>
          </w:tcPr>
          <w:p w14:paraId="584F894D" w14:textId="729FB191"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3.840</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0.121</w:t>
            </w:r>
          </w:p>
        </w:tc>
        <w:tc>
          <w:tcPr>
            <w:tcW w:w="907" w:type="dxa"/>
            <w:tcBorders>
              <w:top w:val="single" w:sz="4" w:space="0" w:color="auto"/>
            </w:tcBorders>
            <w:vAlign w:val="center"/>
          </w:tcPr>
          <w:p w14:paraId="7E532B95" w14:textId="736BED20"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31.815</w:t>
            </w:r>
          </w:p>
        </w:tc>
        <w:tc>
          <w:tcPr>
            <w:tcW w:w="852" w:type="dxa"/>
            <w:tcBorders>
              <w:top w:val="single" w:sz="4" w:space="0" w:color="auto"/>
            </w:tcBorders>
            <w:vAlign w:val="center"/>
          </w:tcPr>
          <w:p w14:paraId="57BBE073" w14:textId="0E74E2BC"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&lt;0.001</w:t>
            </w:r>
          </w:p>
        </w:tc>
      </w:tr>
      <w:tr w:rsidR="00941A74" w:rsidRPr="009C5387" w14:paraId="0B7BF6A2" w14:textId="77777777" w:rsidTr="00A47B48">
        <w:trPr>
          <w:trHeight w:val="283"/>
        </w:trPr>
        <w:tc>
          <w:tcPr>
            <w:tcW w:w="2107" w:type="dxa"/>
          </w:tcPr>
          <w:p w14:paraId="2329FF0A" w14:textId="7DEBEED3" w:rsidR="00941A74" w:rsidRPr="009C5387" w:rsidRDefault="00941A74" w:rsidP="00941A74">
            <w:pPr>
              <w:rPr>
                <w:rFonts w:ascii="Times New Roman" w:hAnsi="Times New Roman" w:cs="Times New Roman"/>
                <w:lang w:val="en-US"/>
              </w:rPr>
            </w:pPr>
            <w:r>
              <w:rPr>
                <w:rFonts w:ascii="Times New Roman" w:hAnsi="Times New Roman" w:cs="Times New Roman"/>
                <w:lang w:val="en-US"/>
              </w:rPr>
              <w:t>Warming</w:t>
            </w:r>
          </w:p>
        </w:tc>
        <w:tc>
          <w:tcPr>
            <w:tcW w:w="1586" w:type="dxa"/>
            <w:vAlign w:val="center"/>
          </w:tcPr>
          <w:p w14:paraId="1D29DB0E" w14:textId="38C2479F"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0.287</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0.052</w:t>
            </w:r>
          </w:p>
        </w:tc>
        <w:tc>
          <w:tcPr>
            <w:tcW w:w="905" w:type="dxa"/>
            <w:vAlign w:val="center"/>
          </w:tcPr>
          <w:p w14:paraId="69C5794E" w14:textId="5D22CB45"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5.539</w:t>
            </w:r>
          </w:p>
        </w:tc>
        <w:tc>
          <w:tcPr>
            <w:tcW w:w="849" w:type="dxa"/>
            <w:vAlign w:val="center"/>
          </w:tcPr>
          <w:p w14:paraId="57CBA1A4" w14:textId="28654F08"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&lt;0.001</w:t>
            </w:r>
          </w:p>
        </w:tc>
        <w:tc>
          <w:tcPr>
            <w:tcW w:w="563" w:type="dxa"/>
          </w:tcPr>
          <w:p w14:paraId="3A04F788" w14:textId="77777777" w:rsidR="00941A74" w:rsidRPr="009C5387" w:rsidRDefault="00941A74" w:rsidP="00941A74">
            <w:pPr>
              <w:jc w:val="right"/>
              <w:rPr>
                <w:rFonts w:ascii="Times New Roman" w:hAnsi="Times New Roman" w:cs="Times New Roman"/>
                <w:lang w:val="en-US"/>
              </w:rPr>
            </w:pPr>
          </w:p>
        </w:tc>
        <w:tc>
          <w:tcPr>
            <w:tcW w:w="1587" w:type="dxa"/>
            <w:vAlign w:val="center"/>
          </w:tcPr>
          <w:p w14:paraId="6B98E5E9" w14:textId="474ADBB8"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0.315</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0.131</w:t>
            </w:r>
          </w:p>
        </w:tc>
        <w:tc>
          <w:tcPr>
            <w:tcW w:w="907" w:type="dxa"/>
            <w:vAlign w:val="center"/>
          </w:tcPr>
          <w:p w14:paraId="63B8FCC0" w14:textId="28FE262F"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2.395</w:t>
            </w:r>
          </w:p>
        </w:tc>
        <w:tc>
          <w:tcPr>
            <w:tcW w:w="852" w:type="dxa"/>
            <w:vAlign w:val="center"/>
          </w:tcPr>
          <w:p w14:paraId="4AC53B2C" w14:textId="103A93ED" w:rsidR="00941A74" w:rsidRPr="009C5387" w:rsidRDefault="00941A74" w:rsidP="00941A74">
            <w:pPr>
              <w:jc w:val="right"/>
              <w:rPr>
                <w:rFonts w:ascii="Times New Roman" w:hAnsi="Times New Roman" w:cs="Times New Roman"/>
                <w:lang w:val="en-US"/>
              </w:rPr>
            </w:pPr>
            <w:r>
              <w:rPr>
                <w:rFonts w:ascii="Times New Roman" w:hAnsi="Times New Roman" w:cs="Times New Roman"/>
                <w:lang w:val="en-US"/>
              </w:rPr>
              <w:t>0.033</w:t>
            </w:r>
          </w:p>
        </w:tc>
      </w:tr>
      <w:tr w:rsidR="00941A74" w:rsidRPr="009C5387" w14:paraId="463EA320" w14:textId="77777777" w:rsidTr="009C7A4F">
        <w:trPr>
          <w:trHeight w:val="283"/>
        </w:trPr>
        <w:tc>
          <w:tcPr>
            <w:tcW w:w="2107" w:type="dxa"/>
          </w:tcPr>
          <w:p w14:paraId="4B38894A" w14:textId="4D5AFED1" w:rsidR="00941A74" w:rsidRPr="009C5387" w:rsidRDefault="00941A74" w:rsidP="00941A74">
            <w:pPr>
              <w:rPr>
                <w:rFonts w:ascii="Times New Roman" w:hAnsi="Times New Roman" w:cs="Times New Roman"/>
                <w:lang w:val="en-US"/>
              </w:rPr>
            </w:pPr>
            <w:r>
              <w:rPr>
                <w:rFonts w:ascii="Times New Roman" w:hAnsi="Times New Roman" w:cs="Times New Roman"/>
                <w:lang w:val="en-US"/>
              </w:rPr>
              <w:t>Trimming</w:t>
            </w:r>
          </w:p>
        </w:tc>
        <w:tc>
          <w:tcPr>
            <w:tcW w:w="1586" w:type="dxa"/>
            <w:vAlign w:val="center"/>
          </w:tcPr>
          <w:p w14:paraId="52F7C7A1" w14:textId="36EE6913" w:rsidR="00941A74" w:rsidRDefault="00941A74" w:rsidP="00941A74">
            <w:pPr>
              <w:jc w:val="right"/>
              <w:rPr>
                <w:rFonts w:ascii="Times New Roman" w:hAnsi="Times New Roman" w:cs="Times New Roman"/>
                <w:lang w:val="en-US"/>
              </w:rPr>
            </w:pPr>
          </w:p>
        </w:tc>
        <w:tc>
          <w:tcPr>
            <w:tcW w:w="905" w:type="dxa"/>
            <w:vAlign w:val="center"/>
          </w:tcPr>
          <w:p w14:paraId="06B24CF9" w14:textId="7341CCE0" w:rsidR="00941A74" w:rsidRDefault="00941A74" w:rsidP="00941A74">
            <w:pPr>
              <w:jc w:val="right"/>
              <w:rPr>
                <w:rFonts w:ascii="Times New Roman" w:hAnsi="Times New Roman" w:cs="Times New Roman"/>
                <w:lang w:val="en-US"/>
              </w:rPr>
            </w:pPr>
          </w:p>
        </w:tc>
        <w:tc>
          <w:tcPr>
            <w:tcW w:w="849" w:type="dxa"/>
            <w:vAlign w:val="center"/>
          </w:tcPr>
          <w:p w14:paraId="013FAC00" w14:textId="3E5D9873" w:rsidR="00941A74" w:rsidRDefault="00941A74" w:rsidP="00941A74">
            <w:pPr>
              <w:jc w:val="right"/>
              <w:rPr>
                <w:rFonts w:ascii="Times New Roman" w:hAnsi="Times New Roman" w:cs="Times New Roman"/>
                <w:lang w:val="en-US"/>
              </w:rPr>
            </w:pPr>
          </w:p>
        </w:tc>
        <w:tc>
          <w:tcPr>
            <w:tcW w:w="563" w:type="dxa"/>
          </w:tcPr>
          <w:p w14:paraId="02B630AE" w14:textId="77777777" w:rsidR="00941A74" w:rsidRPr="009C5387" w:rsidRDefault="00941A74" w:rsidP="00941A74">
            <w:pPr>
              <w:jc w:val="right"/>
              <w:rPr>
                <w:rFonts w:ascii="Times New Roman" w:hAnsi="Times New Roman" w:cs="Times New Roman"/>
                <w:lang w:val="en-US"/>
              </w:rPr>
            </w:pPr>
          </w:p>
        </w:tc>
        <w:tc>
          <w:tcPr>
            <w:tcW w:w="1587" w:type="dxa"/>
            <w:vAlign w:val="center"/>
          </w:tcPr>
          <w:p w14:paraId="22762AED" w14:textId="27AE3CFC" w:rsidR="00941A74" w:rsidRDefault="00941A74" w:rsidP="00941A74">
            <w:pPr>
              <w:jc w:val="right"/>
              <w:rPr>
                <w:rFonts w:ascii="Times New Roman" w:hAnsi="Times New Roman" w:cs="Times New Roman"/>
                <w:lang w:val="en-US"/>
              </w:rPr>
            </w:pPr>
          </w:p>
        </w:tc>
        <w:tc>
          <w:tcPr>
            <w:tcW w:w="907" w:type="dxa"/>
            <w:vAlign w:val="center"/>
          </w:tcPr>
          <w:p w14:paraId="2A598F6A" w14:textId="626654C7" w:rsidR="00941A74" w:rsidRDefault="00941A74" w:rsidP="00941A74">
            <w:pPr>
              <w:jc w:val="right"/>
              <w:rPr>
                <w:rFonts w:ascii="Times New Roman" w:hAnsi="Times New Roman" w:cs="Times New Roman"/>
                <w:lang w:val="en-US"/>
              </w:rPr>
            </w:pPr>
          </w:p>
        </w:tc>
        <w:tc>
          <w:tcPr>
            <w:tcW w:w="852" w:type="dxa"/>
            <w:vAlign w:val="center"/>
          </w:tcPr>
          <w:p w14:paraId="48DFA15F" w14:textId="0ACF5034" w:rsidR="00941A74" w:rsidRDefault="00941A74" w:rsidP="00941A74">
            <w:pPr>
              <w:jc w:val="right"/>
              <w:rPr>
                <w:rFonts w:ascii="Times New Roman" w:hAnsi="Times New Roman" w:cs="Times New Roman"/>
                <w:lang w:val="en-US"/>
              </w:rPr>
            </w:pPr>
          </w:p>
        </w:tc>
      </w:tr>
      <w:tr w:rsidR="00941A74" w:rsidRPr="009C5387" w14:paraId="2A3D3CB0" w14:textId="77777777" w:rsidTr="00BD1B3E">
        <w:trPr>
          <w:trHeight w:val="283"/>
        </w:trPr>
        <w:tc>
          <w:tcPr>
            <w:tcW w:w="2107" w:type="dxa"/>
          </w:tcPr>
          <w:p w14:paraId="0F78C518" w14:textId="3A217AC6" w:rsidR="00941A74" w:rsidRDefault="00941A74" w:rsidP="00941A74">
            <w:pPr>
              <w:ind w:firstLine="170"/>
              <w:rPr>
                <w:rFonts w:ascii="Times New Roman" w:hAnsi="Times New Roman" w:cs="Times New Roman"/>
                <w:lang w:val="en-US"/>
              </w:rPr>
            </w:pPr>
            <w:r>
              <w:rPr>
                <w:rFonts w:ascii="Times New Roman" w:hAnsi="Times New Roman" w:cs="Times New Roman"/>
                <w:lang w:val="en-US"/>
              </w:rPr>
              <w:t>10 cm</w:t>
            </w:r>
          </w:p>
        </w:tc>
        <w:tc>
          <w:tcPr>
            <w:tcW w:w="1586" w:type="dxa"/>
            <w:vAlign w:val="center"/>
          </w:tcPr>
          <w:p w14:paraId="272DE5D0" w14:textId="316FD30D" w:rsidR="00941A74" w:rsidRDefault="00941A74" w:rsidP="00941A74">
            <w:pPr>
              <w:jc w:val="right"/>
              <w:rPr>
                <w:rFonts w:ascii="Times New Roman" w:hAnsi="Times New Roman" w:cs="Times New Roman"/>
                <w:lang w:val="en-US"/>
              </w:rPr>
            </w:pPr>
            <w:r>
              <w:rPr>
                <w:rFonts w:ascii="Times New Roman" w:hAnsi="Times New Roman" w:cs="Times New Roman"/>
                <w:lang w:val="en-US"/>
              </w:rPr>
              <w:t>-1.613</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0.062</w:t>
            </w:r>
          </w:p>
        </w:tc>
        <w:tc>
          <w:tcPr>
            <w:tcW w:w="905" w:type="dxa"/>
          </w:tcPr>
          <w:p w14:paraId="26D629F7" w14:textId="2A005A63" w:rsidR="00941A74" w:rsidRDefault="00941A74" w:rsidP="00941A74">
            <w:pPr>
              <w:jc w:val="right"/>
              <w:rPr>
                <w:rFonts w:ascii="Times New Roman" w:hAnsi="Times New Roman" w:cs="Times New Roman"/>
                <w:lang w:val="en-US"/>
              </w:rPr>
            </w:pPr>
            <w:r>
              <w:rPr>
                <w:rFonts w:ascii="Times New Roman" w:hAnsi="Times New Roman" w:cs="Times New Roman"/>
                <w:lang w:val="en-US"/>
              </w:rPr>
              <w:t>-26.079</w:t>
            </w:r>
          </w:p>
        </w:tc>
        <w:tc>
          <w:tcPr>
            <w:tcW w:w="849" w:type="dxa"/>
            <w:vAlign w:val="center"/>
          </w:tcPr>
          <w:p w14:paraId="0114B490" w14:textId="6A985870" w:rsidR="00941A74" w:rsidRDefault="00941A74" w:rsidP="00941A74">
            <w:pPr>
              <w:jc w:val="right"/>
              <w:rPr>
                <w:rFonts w:ascii="Times New Roman" w:hAnsi="Times New Roman" w:cs="Times New Roman"/>
                <w:lang w:val="en-US"/>
              </w:rPr>
            </w:pPr>
            <w:r>
              <w:rPr>
                <w:rFonts w:ascii="Times New Roman" w:hAnsi="Times New Roman" w:cs="Times New Roman"/>
                <w:lang w:val="en-US"/>
              </w:rPr>
              <w:t>&lt;0.001</w:t>
            </w:r>
          </w:p>
        </w:tc>
        <w:tc>
          <w:tcPr>
            <w:tcW w:w="563" w:type="dxa"/>
          </w:tcPr>
          <w:p w14:paraId="125FA4E6" w14:textId="77777777" w:rsidR="00941A74" w:rsidRPr="009C5387" w:rsidRDefault="00941A74" w:rsidP="00941A74">
            <w:pPr>
              <w:jc w:val="right"/>
              <w:rPr>
                <w:rFonts w:ascii="Times New Roman" w:hAnsi="Times New Roman" w:cs="Times New Roman"/>
                <w:lang w:val="en-US"/>
              </w:rPr>
            </w:pPr>
          </w:p>
        </w:tc>
        <w:tc>
          <w:tcPr>
            <w:tcW w:w="1587" w:type="dxa"/>
            <w:vAlign w:val="center"/>
          </w:tcPr>
          <w:p w14:paraId="7A45C1F3" w14:textId="71859DAC" w:rsidR="00941A74" w:rsidRDefault="00941A74" w:rsidP="00941A74">
            <w:pPr>
              <w:jc w:val="right"/>
              <w:rPr>
                <w:rFonts w:ascii="Times New Roman" w:hAnsi="Times New Roman" w:cs="Times New Roman"/>
                <w:lang w:val="en-US"/>
              </w:rPr>
            </w:pPr>
            <w:r>
              <w:rPr>
                <w:rFonts w:ascii="Times New Roman" w:hAnsi="Times New Roman" w:cs="Times New Roman"/>
                <w:lang w:val="en-US"/>
              </w:rPr>
              <w:t>-1.016</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0.120</w:t>
            </w:r>
          </w:p>
        </w:tc>
        <w:tc>
          <w:tcPr>
            <w:tcW w:w="907" w:type="dxa"/>
          </w:tcPr>
          <w:p w14:paraId="612E8E09" w14:textId="2DFEB949" w:rsidR="00941A74" w:rsidRDefault="00941A74" w:rsidP="00941A74">
            <w:pPr>
              <w:jc w:val="right"/>
              <w:rPr>
                <w:rFonts w:ascii="Times New Roman" w:hAnsi="Times New Roman" w:cs="Times New Roman"/>
                <w:lang w:val="en-US"/>
              </w:rPr>
            </w:pPr>
            <w:r>
              <w:rPr>
                <w:rFonts w:ascii="Times New Roman" w:hAnsi="Times New Roman" w:cs="Times New Roman"/>
                <w:lang w:val="en-US"/>
              </w:rPr>
              <w:t>-8.500</w:t>
            </w:r>
          </w:p>
        </w:tc>
        <w:tc>
          <w:tcPr>
            <w:tcW w:w="852" w:type="dxa"/>
            <w:vAlign w:val="center"/>
          </w:tcPr>
          <w:p w14:paraId="520BD027" w14:textId="2016EB48" w:rsidR="00941A74" w:rsidRDefault="00941A74" w:rsidP="00941A74">
            <w:pPr>
              <w:jc w:val="right"/>
              <w:rPr>
                <w:rFonts w:ascii="Times New Roman" w:hAnsi="Times New Roman" w:cs="Times New Roman"/>
                <w:lang w:val="en-US"/>
              </w:rPr>
            </w:pPr>
            <w:r>
              <w:rPr>
                <w:rFonts w:ascii="Times New Roman" w:hAnsi="Times New Roman" w:cs="Times New Roman"/>
                <w:lang w:val="en-US"/>
              </w:rPr>
              <w:t>&lt;0.001</w:t>
            </w:r>
          </w:p>
        </w:tc>
      </w:tr>
      <w:tr w:rsidR="00941A74" w:rsidRPr="009C5387" w14:paraId="6822723C" w14:textId="77777777" w:rsidTr="00A47B48">
        <w:trPr>
          <w:trHeight w:val="283"/>
        </w:trPr>
        <w:tc>
          <w:tcPr>
            <w:tcW w:w="2107" w:type="dxa"/>
          </w:tcPr>
          <w:p w14:paraId="1957DC86" w14:textId="62571D69" w:rsidR="00941A74" w:rsidRDefault="00941A74" w:rsidP="00941A74">
            <w:pPr>
              <w:ind w:firstLine="170"/>
              <w:rPr>
                <w:rFonts w:ascii="Times New Roman" w:hAnsi="Times New Roman" w:cs="Times New Roman"/>
                <w:lang w:val="en-US"/>
              </w:rPr>
            </w:pPr>
            <w:r>
              <w:rPr>
                <w:rFonts w:ascii="Times New Roman" w:hAnsi="Times New Roman" w:cs="Times New Roman"/>
                <w:lang w:val="en-US"/>
              </w:rPr>
              <w:t>5 cm</w:t>
            </w:r>
          </w:p>
        </w:tc>
        <w:tc>
          <w:tcPr>
            <w:tcW w:w="1586" w:type="dxa"/>
            <w:vAlign w:val="center"/>
          </w:tcPr>
          <w:p w14:paraId="5AB3CEE7" w14:textId="5CF755EA" w:rsidR="00941A74" w:rsidRDefault="00941A74" w:rsidP="00941A74">
            <w:pPr>
              <w:jc w:val="right"/>
              <w:rPr>
                <w:rFonts w:ascii="Times New Roman" w:hAnsi="Times New Roman" w:cs="Times New Roman"/>
                <w:lang w:val="en-US"/>
              </w:rPr>
            </w:pPr>
            <w:r>
              <w:rPr>
                <w:rFonts w:ascii="Times New Roman" w:hAnsi="Times New Roman" w:cs="Times New Roman"/>
                <w:lang w:val="en-US"/>
              </w:rPr>
              <w:t>-1.853</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0.062</w:t>
            </w:r>
          </w:p>
        </w:tc>
        <w:tc>
          <w:tcPr>
            <w:tcW w:w="905" w:type="dxa"/>
          </w:tcPr>
          <w:p w14:paraId="3F156609" w14:textId="1E9F8ED6" w:rsidR="00941A74" w:rsidRDefault="00941A74" w:rsidP="00941A74">
            <w:pPr>
              <w:jc w:val="right"/>
              <w:rPr>
                <w:rFonts w:ascii="Times New Roman" w:hAnsi="Times New Roman" w:cs="Times New Roman"/>
                <w:lang w:val="en-US"/>
              </w:rPr>
            </w:pPr>
            <w:r>
              <w:rPr>
                <w:rFonts w:ascii="Times New Roman" w:hAnsi="Times New Roman" w:cs="Times New Roman"/>
                <w:lang w:val="en-US"/>
              </w:rPr>
              <w:t>-29.727</w:t>
            </w:r>
          </w:p>
        </w:tc>
        <w:tc>
          <w:tcPr>
            <w:tcW w:w="849" w:type="dxa"/>
            <w:vAlign w:val="center"/>
          </w:tcPr>
          <w:p w14:paraId="32F8333F" w14:textId="6DB26B77" w:rsidR="00941A74" w:rsidRDefault="00941A74" w:rsidP="00941A74">
            <w:pPr>
              <w:jc w:val="right"/>
              <w:rPr>
                <w:rFonts w:ascii="Times New Roman" w:hAnsi="Times New Roman" w:cs="Times New Roman"/>
                <w:lang w:val="en-US"/>
              </w:rPr>
            </w:pPr>
            <w:r>
              <w:rPr>
                <w:rFonts w:ascii="Times New Roman" w:hAnsi="Times New Roman" w:cs="Times New Roman"/>
                <w:lang w:val="en-US"/>
              </w:rPr>
              <w:t>&lt;0.001</w:t>
            </w:r>
          </w:p>
        </w:tc>
        <w:tc>
          <w:tcPr>
            <w:tcW w:w="563" w:type="dxa"/>
          </w:tcPr>
          <w:p w14:paraId="76D2D8C4" w14:textId="77777777" w:rsidR="00941A74" w:rsidRPr="009C5387" w:rsidRDefault="00941A74" w:rsidP="00941A74">
            <w:pPr>
              <w:jc w:val="right"/>
              <w:rPr>
                <w:rFonts w:ascii="Times New Roman" w:hAnsi="Times New Roman" w:cs="Times New Roman"/>
                <w:lang w:val="en-US"/>
              </w:rPr>
            </w:pPr>
          </w:p>
        </w:tc>
        <w:tc>
          <w:tcPr>
            <w:tcW w:w="1587" w:type="dxa"/>
            <w:vAlign w:val="center"/>
          </w:tcPr>
          <w:p w14:paraId="11D2D217" w14:textId="33552E13" w:rsidR="00941A74" w:rsidRDefault="00941A74" w:rsidP="00941A74">
            <w:pPr>
              <w:jc w:val="right"/>
              <w:rPr>
                <w:rFonts w:ascii="Times New Roman" w:hAnsi="Times New Roman" w:cs="Times New Roman"/>
                <w:lang w:val="en-US"/>
              </w:rPr>
            </w:pPr>
            <w:r>
              <w:rPr>
                <w:rFonts w:ascii="Times New Roman" w:hAnsi="Times New Roman" w:cs="Times New Roman"/>
                <w:lang w:val="en-US"/>
              </w:rPr>
              <w:t>-1.291</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0.120</w:t>
            </w:r>
          </w:p>
        </w:tc>
        <w:tc>
          <w:tcPr>
            <w:tcW w:w="907" w:type="dxa"/>
          </w:tcPr>
          <w:p w14:paraId="5FD26BA2" w14:textId="47FA88DE" w:rsidR="00941A74" w:rsidRDefault="00941A74" w:rsidP="00941A74">
            <w:pPr>
              <w:jc w:val="right"/>
              <w:rPr>
                <w:rFonts w:ascii="Times New Roman" w:hAnsi="Times New Roman" w:cs="Times New Roman"/>
                <w:lang w:val="en-US"/>
              </w:rPr>
            </w:pPr>
            <w:r>
              <w:rPr>
                <w:rFonts w:ascii="Times New Roman" w:hAnsi="Times New Roman" w:cs="Times New Roman"/>
                <w:lang w:val="en-US"/>
              </w:rPr>
              <w:t>-10.769</w:t>
            </w:r>
          </w:p>
        </w:tc>
        <w:tc>
          <w:tcPr>
            <w:tcW w:w="852" w:type="dxa"/>
            <w:vAlign w:val="center"/>
          </w:tcPr>
          <w:p w14:paraId="2678174B" w14:textId="446E86B9" w:rsidR="00941A74" w:rsidRDefault="00941A74" w:rsidP="00941A74">
            <w:pPr>
              <w:jc w:val="right"/>
              <w:rPr>
                <w:rFonts w:ascii="Times New Roman" w:hAnsi="Times New Roman" w:cs="Times New Roman"/>
                <w:lang w:val="en-US"/>
              </w:rPr>
            </w:pPr>
            <w:r>
              <w:rPr>
                <w:rFonts w:ascii="Times New Roman" w:hAnsi="Times New Roman" w:cs="Times New Roman"/>
                <w:lang w:val="en-US"/>
              </w:rPr>
              <w:t>&lt;0.001</w:t>
            </w:r>
          </w:p>
        </w:tc>
      </w:tr>
      <w:tr w:rsidR="00941A74" w:rsidRPr="009C5387" w14:paraId="4733C0D6" w14:textId="77777777" w:rsidTr="009C7A4F">
        <w:trPr>
          <w:trHeight w:val="283"/>
        </w:trPr>
        <w:tc>
          <w:tcPr>
            <w:tcW w:w="2107" w:type="dxa"/>
          </w:tcPr>
          <w:p w14:paraId="6A7DACB3" w14:textId="4A5951CB" w:rsidR="00941A74" w:rsidRDefault="00941A74" w:rsidP="00941A74">
            <w:pPr>
              <w:ind w:firstLine="170"/>
              <w:rPr>
                <w:rFonts w:ascii="Times New Roman" w:hAnsi="Times New Roman" w:cs="Times New Roman"/>
                <w:lang w:val="en-US"/>
              </w:rPr>
            </w:pPr>
            <w:r>
              <w:rPr>
                <w:rFonts w:ascii="Times New Roman" w:hAnsi="Times New Roman" w:cs="Times New Roman"/>
                <w:lang w:val="en-US"/>
              </w:rPr>
              <w:t>0 cm</w:t>
            </w:r>
          </w:p>
        </w:tc>
        <w:tc>
          <w:tcPr>
            <w:tcW w:w="1586" w:type="dxa"/>
            <w:vAlign w:val="center"/>
          </w:tcPr>
          <w:p w14:paraId="7257353A" w14:textId="256BBD26" w:rsidR="00941A74" w:rsidRDefault="00941A74" w:rsidP="00941A74">
            <w:pPr>
              <w:jc w:val="right"/>
              <w:rPr>
                <w:rFonts w:ascii="Times New Roman" w:hAnsi="Times New Roman" w:cs="Times New Roman"/>
                <w:lang w:val="en-US"/>
              </w:rPr>
            </w:pPr>
            <w:r>
              <w:rPr>
                <w:rFonts w:ascii="Times New Roman" w:hAnsi="Times New Roman" w:cs="Times New Roman"/>
                <w:lang w:val="en-US"/>
              </w:rPr>
              <w:t>-1.743</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0.062</w:t>
            </w:r>
          </w:p>
        </w:tc>
        <w:tc>
          <w:tcPr>
            <w:tcW w:w="905" w:type="dxa"/>
          </w:tcPr>
          <w:p w14:paraId="16A1E8FC" w14:textId="1F6DFD95" w:rsidR="00941A74" w:rsidRDefault="00941A74" w:rsidP="00941A74">
            <w:pPr>
              <w:jc w:val="right"/>
              <w:rPr>
                <w:rFonts w:ascii="Times New Roman" w:hAnsi="Times New Roman" w:cs="Times New Roman"/>
                <w:lang w:val="en-US"/>
              </w:rPr>
            </w:pPr>
            <w:r>
              <w:rPr>
                <w:rFonts w:ascii="Times New Roman" w:hAnsi="Times New Roman" w:cs="Times New Roman"/>
                <w:lang w:val="en-US"/>
              </w:rPr>
              <w:t>-28.176</w:t>
            </w:r>
          </w:p>
        </w:tc>
        <w:tc>
          <w:tcPr>
            <w:tcW w:w="849" w:type="dxa"/>
            <w:vAlign w:val="center"/>
          </w:tcPr>
          <w:p w14:paraId="5C73C936" w14:textId="517054EC" w:rsidR="00941A74" w:rsidRDefault="00941A74" w:rsidP="00941A74">
            <w:pPr>
              <w:jc w:val="right"/>
              <w:rPr>
                <w:rFonts w:ascii="Times New Roman" w:hAnsi="Times New Roman" w:cs="Times New Roman"/>
                <w:lang w:val="en-US"/>
              </w:rPr>
            </w:pPr>
            <w:r>
              <w:rPr>
                <w:rFonts w:ascii="Times New Roman" w:hAnsi="Times New Roman" w:cs="Times New Roman"/>
                <w:lang w:val="en-US"/>
              </w:rPr>
              <w:t>&lt;0.001</w:t>
            </w:r>
          </w:p>
        </w:tc>
        <w:tc>
          <w:tcPr>
            <w:tcW w:w="563" w:type="dxa"/>
          </w:tcPr>
          <w:p w14:paraId="60FB0943" w14:textId="77777777" w:rsidR="00941A74" w:rsidRPr="009C5387" w:rsidRDefault="00941A74" w:rsidP="00941A74">
            <w:pPr>
              <w:jc w:val="right"/>
              <w:rPr>
                <w:rFonts w:ascii="Times New Roman" w:hAnsi="Times New Roman" w:cs="Times New Roman"/>
                <w:lang w:val="en-US"/>
              </w:rPr>
            </w:pPr>
          </w:p>
        </w:tc>
        <w:tc>
          <w:tcPr>
            <w:tcW w:w="1587" w:type="dxa"/>
            <w:vAlign w:val="center"/>
          </w:tcPr>
          <w:p w14:paraId="199F37B8" w14:textId="2BDAB5E3" w:rsidR="00941A74" w:rsidRDefault="00941A74" w:rsidP="00941A74">
            <w:pPr>
              <w:jc w:val="right"/>
              <w:rPr>
                <w:rFonts w:ascii="Times New Roman" w:hAnsi="Times New Roman" w:cs="Times New Roman"/>
                <w:lang w:val="en-US"/>
              </w:rPr>
            </w:pPr>
            <w:r>
              <w:rPr>
                <w:rFonts w:ascii="Times New Roman" w:hAnsi="Times New Roman" w:cs="Times New Roman"/>
                <w:lang w:val="en-US"/>
              </w:rPr>
              <w:t>-1.446</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0.119</w:t>
            </w:r>
          </w:p>
        </w:tc>
        <w:tc>
          <w:tcPr>
            <w:tcW w:w="907" w:type="dxa"/>
          </w:tcPr>
          <w:p w14:paraId="0C29424C" w14:textId="05AA7640" w:rsidR="00941A74" w:rsidRDefault="00941A74" w:rsidP="00941A74">
            <w:pPr>
              <w:jc w:val="right"/>
              <w:rPr>
                <w:rFonts w:ascii="Times New Roman" w:hAnsi="Times New Roman" w:cs="Times New Roman"/>
                <w:lang w:val="en-US"/>
              </w:rPr>
            </w:pPr>
            <w:r>
              <w:rPr>
                <w:rFonts w:ascii="Times New Roman" w:hAnsi="Times New Roman" w:cs="Times New Roman"/>
                <w:lang w:val="en-US"/>
              </w:rPr>
              <w:t>-12.109</w:t>
            </w:r>
          </w:p>
        </w:tc>
        <w:tc>
          <w:tcPr>
            <w:tcW w:w="852" w:type="dxa"/>
            <w:vAlign w:val="center"/>
          </w:tcPr>
          <w:p w14:paraId="25E116C8" w14:textId="16CABDE7" w:rsidR="00941A74" w:rsidRDefault="00941A74" w:rsidP="00941A74">
            <w:pPr>
              <w:jc w:val="right"/>
              <w:rPr>
                <w:rFonts w:ascii="Times New Roman" w:hAnsi="Times New Roman" w:cs="Times New Roman"/>
                <w:lang w:val="en-US"/>
              </w:rPr>
            </w:pPr>
            <w:r>
              <w:rPr>
                <w:rFonts w:ascii="Times New Roman" w:hAnsi="Times New Roman" w:cs="Times New Roman"/>
                <w:lang w:val="en-US"/>
              </w:rPr>
              <w:t>&lt;0.001</w:t>
            </w:r>
          </w:p>
        </w:tc>
      </w:tr>
      <w:tr w:rsidR="00941A74" w:rsidRPr="009C5387" w14:paraId="0CF9B18F" w14:textId="77777777" w:rsidTr="009C7A4F">
        <w:trPr>
          <w:trHeight w:val="283"/>
        </w:trPr>
        <w:tc>
          <w:tcPr>
            <w:tcW w:w="2107" w:type="dxa"/>
          </w:tcPr>
          <w:p w14:paraId="1ACEE8F3" w14:textId="7AE3F4FF" w:rsidR="00941A74" w:rsidRDefault="00941A74" w:rsidP="00941A74">
            <w:pPr>
              <w:ind w:firstLine="170"/>
              <w:rPr>
                <w:rFonts w:ascii="Times New Roman" w:hAnsi="Times New Roman" w:cs="Times New Roman"/>
                <w:lang w:val="en-US"/>
              </w:rPr>
            </w:pPr>
          </w:p>
        </w:tc>
        <w:tc>
          <w:tcPr>
            <w:tcW w:w="1586" w:type="dxa"/>
            <w:vAlign w:val="center"/>
          </w:tcPr>
          <w:p w14:paraId="0ECB7EC8" w14:textId="163ACFAD" w:rsidR="00941A74" w:rsidRDefault="00941A74" w:rsidP="00941A74">
            <w:pPr>
              <w:jc w:val="right"/>
              <w:rPr>
                <w:rFonts w:ascii="Times New Roman" w:hAnsi="Times New Roman" w:cs="Times New Roman"/>
                <w:lang w:val="en-US"/>
              </w:rPr>
            </w:pPr>
          </w:p>
        </w:tc>
        <w:tc>
          <w:tcPr>
            <w:tcW w:w="905" w:type="dxa"/>
          </w:tcPr>
          <w:p w14:paraId="2FCB8397" w14:textId="693DEF32" w:rsidR="00941A74" w:rsidRDefault="00941A74" w:rsidP="00941A74">
            <w:pPr>
              <w:jc w:val="right"/>
              <w:rPr>
                <w:rFonts w:ascii="Times New Roman" w:hAnsi="Times New Roman" w:cs="Times New Roman"/>
                <w:lang w:val="en-US"/>
              </w:rPr>
            </w:pPr>
          </w:p>
        </w:tc>
        <w:tc>
          <w:tcPr>
            <w:tcW w:w="849" w:type="dxa"/>
            <w:vAlign w:val="center"/>
          </w:tcPr>
          <w:p w14:paraId="2D8415E4" w14:textId="080E38B8" w:rsidR="00941A74" w:rsidRDefault="00941A74" w:rsidP="00941A74">
            <w:pPr>
              <w:jc w:val="right"/>
              <w:rPr>
                <w:rFonts w:ascii="Times New Roman" w:hAnsi="Times New Roman" w:cs="Times New Roman"/>
                <w:lang w:val="en-US"/>
              </w:rPr>
            </w:pPr>
          </w:p>
        </w:tc>
        <w:tc>
          <w:tcPr>
            <w:tcW w:w="563" w:type="dxa"/>
          </w:tcPr>
          <w:p w14:paraId="3F48A418" w14:textId="77777777" w:rsidR="00941A74" w:rsidRPr="009C5387" w:rsidRDefault="00941A74" w:rsidP="00941A74">
            <w:pPr>
              <w:jc w:val="right"/>
              <w:rPr>
                <w:rFonts w:ascii="Times New Roman" w:hAnsi="Times New Roman" w:cs="Times New Roman"/>
                <w:lang w:val="en-US"/>
              </w:rPr>
            </w:pPr>
          </w:p>
        </w:tc>
        <w:tc>
          <w:tcPr>
            <w:tcW w:w="1587" w:type="dxa"/>
            <w:vAlign w:val="center"/>
          </w:tcPr>
          <w:p w14:paraId="60CC0582" w14:textId="24A29F5F" w:rsidR="00941A74" w:rsidRDefault="00941A74" w:rsidP="00941A74">
            <w:pPr>
              <w:jc w:val="right"/>
              <w:rPr>
                <w:rFonts w:ascii="Times New Roman" w:hAnsi="Times New Roman" w:cs="Times New Roman"/>
                <w:lang w:val="en-US"/>
              </w:rPr>
            </w:pPr>
          </w:p>
        </w:tc>
        <w:tc>
          <w:tcPr>
            <w:tcW w:w="907" w:type="dxa"/>
          </w:tcPr>
          <w:p w14:paraId="0DFC2F6F" w14:textId="0DC8BFA7" w:rsidR="00941A74" w:rsidRDefault="00941A74" w:rsidP="00941A74">
            <w:pPr>
              <w:jc w:val="right"/>
              <w:rPr>
                <w:rFonts w:ascii="Times New Roman" w:hAnsi="Times New Roman" w:cs="Times New Roman"/>
                <w:lang w:val="en-US"/>
              </w:rPr>
            </w:pPr>
          </w:p>
        </w:tc>
        <w:tc>
          <w:tcPr>
            <w:tcW w:w="852" w:type="dxa"/>
            <w:vAlign w:val="center"/>
          </w:tcPr>
          <w:p w14:paraId="1EB47BAF" w14:textId="696D2FB9" w:rsidR="00941A74" w:rsidRDefault="00941A74" w:rsidP="00941A74">
            <w:pPr>
              <w:jc w:val="right"/>
              <w:rPr>
                <w:rFonts w:ascii="Times New Roman" w:hAnsi="Times New Roman" w:cs="Times New Roman"/>
                <w:lang w:val="en-US"/>
              </w:rPr>
            </w:pPr>
          </w:p>
        </w:tc>
      </w:tr>
      <w:tr w:rsidR="00941A74" w:rsidRPr="009C5387" w14:paraId="02071F70" w14:textId="77777777" w:rsidTr="00BD1B3E">
        <w:trPr>
          <w:trHeight w:val="283"/>
        </w:trPr>
        <w:tc>
          <w:tcPr>
            <w:tcW w:w="2107" w:type="dxa"/>
            <w:tcBorders>
              <w:bottom w:val="single" w:sz="4" w:space="0" w:color="auto"/>
            </w:tcBorders>
          </w:tcPr>
          <w:p w14:paraId="758F1E77" w14:textId="6E9C9D37" w:rsidR="00941A74" w:rsidRDefault="00941A74" w:rsidP="00941A74">
            <w:pPr>
              <w:rPr>
                <w:rFonts w:ascii="Times New Roman" w:hAnsi="Times New Roman" w:cs="Times New Roman"/>
                <w:lang w:val="en-US"/>
              </w:rPr>
            </w:pPr>
            <w:r>
              <w:rPr>
                <w:rFonts w:ascii="Times New Roman" w:hAnsi="Times New Roman" w:cs="Times New Roman"/>
                <w:b/>
                <w:bCs/>
                <w:lang w:val="en-US"/>
              </w:rPr>
              <w:t>Log Max</w:t>
            </w:r>
            <w:r w:rsidRPr="00D65A58">
              <w:rPr>
                <w:rFonts w:ascii="Times New Roman" w:hAnsi="Times New Roman" w:cs="Times New Roman"/>
                <w:b/>
                <w:bCs/>
                <w:lang w:val="en-US"/>
              </w:rPr>
              <w:t xml:space="preserve"> </w:t>
            </w:r>
            <w:r>
              <w:rPr>
                <w:rFonts w:ascii="Times New Roman" w:hAnsi="Times New Roman" w:cs="Times New Roman"/>
                <w:b/>
                <w:bCs/>
                <w:lang w:val="en-US"/>
              </w:rPr>
              <w:t>Stems</w:t>
            </w:r>
          </w:p>
        </w:tc>
        <w:tc>
          <w:tcPr>
            <w:tcW w:w="1586" w:type="dxa"/>
            <w:tcBorders>
              <w:bottom w:val="single" w:sz="4" w:space="0" w:color="auto"/>
            </w:tcBorders>
            <w:vAlign w:val="center"/>
          </w:tcPr>
          <w:p w14:paraId="0E90B9DD" w14:textId="6FB25352" w:rsidR="00941A74" w:rsidRDefault="00941A74" w:rsidP="00941A74">
            <w:pPr>
              <w:jc w:val="right"/>
              <w:rPr>
                <w:rFonts w:ascii="Times New Roman" w:hAnsi="Times New Roman" w:cs="Times New Roman"/>
                <w:lang w:val="en-US"/>
              </w:rPr>
            </w:pPr>
          </w:p>
        </w:tc>
        <w:tc>
          <w:tcPr>
            <w:tcW w:w="905" w:type="dxa"/>
            <w:tcBorders>
              <w:bottom w:val="single" w:sz="4" w:space="0" w:color="auto"/>
            </w:tcBorders>
            <w:vAlign w:val="center"/>
          </w:tcPr>
          <w:p w14:paraId="613705DC" w14:textId="27336036" w:rsidR="00941A74" w:rsidRDefault="00941A74" w:rsidP="00941A74">
            <w:pPr>
              <w:jc w:val="right"/>
              <w:rPr>
                <w:rFonts w:ascii="Times New Roman" w:hAnsi="Times New Roman" w:cs="Times New Roman"/>
                <w:lang w:val="en-US"/>
              </w:rPr>
            </w:pPr>
          </w:p>
        </w:tc>
        <w:tc>
          <w:tcPr>
            <w:tcW w:w="849" w:type="dxa"/>
            <w:tcBorders>
              <w:bottom w:val="single" w:sz="4" w:space="0" w:color="auto"/>
            </w:tcBorders>
            <w:vAlign w:val="center"/>
          </w:tcPr>
          <w:p w14:paraId="16E8BA11" w14:textId="78FEAEFC" w:rsidR="00941A74" w:rsidRDefault="00941A74" w:rsidP="00941A74">
            <w:pPr>
              <w:jc w:val="right"/>
              <w:rPr>
                <w:rFonts w:ascii="Times New Roman" w:hAnsi="Times New Roman" w:cs="Times New Roman"/>
                <w:lang w:val="en-US"/>
              </w:rPr>
            </w:pPr>
          </w:p>
        </w:tc>
        <w:tc>
          <w:tcPr>
            <w:tcW w:w="563" w:type="dxa"/>
            <w:tcBorders>
              <w:bottom w:val="single" w:sz="4" w:space="0" w:color="auto"/>
            </w:tcBorders>
            <w:vAlign w:val="center"/>
          </w:tcPr>
          <w:p w14:paraId="7936DC4A" w14:textId="77777777" w:rsidR="00941A74" w:rsidRPr="009C5387" w:rsidRDefault="00941A74" w:rsidP="00941A74">
            <w:pPr>
              <w:jc w:val="right"/>
              <w:rPr>
                <w:rFonts w:ascii="Times New Roman" w:hAnsi="Times New Roman" w:cs="Times New Roman"/>
                <w:lang w:val="en-US"/>
              </w:rPr>
            </w:pPr>
          </w:p>
        </w:tc>
        <w:tc>
          <w:tcPr>
            <w:tcW w:w="1587" w:type="dxa"/>
            <w:tcBorders>
              <w:bottom w:val="single" w:sz="4" w:space="0" w:color="auto"/>
            </w:tcBorders>
            <w:vAlign w:val="center"/>
          </w:tcPr>
          <w:p w14:paraId="48ADF2FA" w14:textId="5D8C02AA" w:rsidR="00941A74" w:rsidRDefault="00941A74" w:rsidP="00941A74">
            <w:pPr>
              <w:jc w:val="right"/>
              <w:rPr>
                <w:rFonts w:ascii="Times New Roman" w:hAnsi="Times New Roman" w:cs="Times New Roman"/>
                <w:lang w:val="en-US"/>
              </w:rPr>
            </w:pPr>
          </w:p>
        </w:tc>
        <w:tc>
          <w:tcPr>
            <w:tcW w:w="907" w:type="dxa"/>
            <w:tcBorders>
              <w:bottom w:val="single" w:sz="4" w:space="0" w:color="auto"/>
            </w:tcBorders>
            <w:vAlign w:val="center"/>
          </w:tcPr>
          <w:p w14:paraId="544F3078" w14:textId="5F4F1D2E" w:rsidR="00941A74" w:rsidRDefault="00941A74" w:rsidP="00941A74">
            <w:pPr>
              <w:jc w:val="right"/>
              <w:rPr>
                <w:rFonts w:ascii="Times New Roman" w:hAnsi="Times New Roman" w:cs="Times New Roman"/>
                <w:lang w:val="en-US"/>
              </w:rPr>
            </w:pPr>
          </w:p>
        </w:tc>
        <w:tc>
          <w:tcPr>
            <w:tcW w:w="852" w:type="dxa"/>
            <w:tcBorders>
              <w:bottom w:val="single" w:sz="4" w:space="0" w:color="auto"/>
            </w:tcBorders>
            <w:vAlign w:val="center"/>
          </w:tcPr>
          <w:p w14:paraId="7D0348A7" w14:textId="791F5D5A" w:rsidR="00941A74" w:rsidRDefault="00941A74" w:rsidP="00941A74">
            <w:pPr>
              <w:jc w:val="right"/>
              <w:rPr>
                <w:rFonts w:ascii="Times New Roman" w:hAnsi="Times New Roman" w:cs="Times New Roman"/>
                <w:lang w:val="en-US"/>
              </w:rPr>
            </w:pPr>
          </w:p>
        </w:tc>
      </w:tr>
      <w:tr w:rsidR="00941A74" w:rsidRPr="009C5387" w14:paraId="55734437" w14:textId="77777777" w:rsidTr="00BD1B3E">
        <w:trPr>
          <w:trHeight w:val="283"/>
        </w:trPr>
        <w:tc>
          <w:tcPr>
            <w:tcW w:w="2107" w:type="dxa"/>
            <w:tcBorders>
              <w:top w:val="single" w:sz="4" w:space="0" w:color="auto"/>
            </w:tcBorders>
          </w:tcPr>
          <w:p w14:paraId="28413E57" w14:textId="1780679D" w:rsidR="00941A74" w:rsidRDefault="00941A74" w:rsidP="00941A74">
            <w:pPr>
              <w:rPr>
                <w:rFonts w:ascii="Times New Roman" w:hAnsi="Times New Roman" w:cs="Times New Roman"/>
                <w:lang w:val="en-US"/>
              </w:rPr>
            </w:pPr>
            <w:r w:rsidRPr="009C5387">
              <w:rPr>
                <w:rFonts w:ascii="Times New Roman" w:hAnsi="Times New Roman" w:cs="Times New Roman"/>
                <w:lang w:val="en-US"/>
              </w:rPr>
              <w:t>Intercept</w:t>
            </w:r>
          </w:p>
        </w:tc>
        <w:tc>
          <w:tcPr>
            <w:tcW w:w="1586" w:type="dxa"/>
            <w:tcBorders>
              <w:top w:val="single" w:sz="4" w:space="0" w:color="auto"/>
            </w:tcBorders>
            <w:vAlign w:val="center"/>
          </w:tcPr>
          <w:p w14:paraId="6A016326" w14:textId="4D03CC82" w:rsidR="00941A74" w:rsidRDefault="00941A74" w:rsidP="00941A74">
            <w:pPr>
              <w:jc w:val="right"/>
              <w:rPr>
                <w:rFonts w:ascii="Times New Roman" w:hAnsi="Times New Roman" w:cs="Times New Roman"/>
                <w:lang w:val="en-US"/>
              </w:rPr>
            </w:pPr>
            <w:r>
              <w:rPr>
                <w:rFonts w:ascii="Times New Roman" w:hAnsi="Times New Roman" w:cs="Times New Roman"/>
                <w:lang w:val="en-US"/>
              </w:rPr>
              <w:t>0.173</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0.126</w:t>
            </w:r>
          </w:p>
        </w:tc>
        <w:tc>
          <w:tcPr>
            <w:tcW w:w="905" w:type="dxa"/>
            <w:tcBorders>
              <w:top w:val="single" w:sz="4" w:space="0" w:color="auto"/>
            </w:tcBorders>
            <w:vAlign w:val="center"/>
          </w:tcPr>
          <w:p w14:paraId="524596F3" w14:textId="6A5ACB3C" w:rsidR="00941A74" w:rsidRDefault="00941A74" w:rsidP="00941A74">
            <w:pPr>
              <w:jc w:val="right"/>
              <w:rPr>
                <w:rFonts w:ascii="Times New Roman" w:hAnsi="Times New Roman" w:cs="Times New Roman"/>
                <w:lang w:val="en-US"/>
              </w:rPr>
            </w:pPr>
            <w:r>
              <w:rPr>
                <w:rFonts w:ascii="Times New Roman" w:hAnsi="Times New Roman" w:cs="Times New Roman"/>
                <w:lang w:val="en-US"/>
              </w:rPr>
              <w:t>1.375</w:t>
            </w:r>
          </w:p>
        </w:tc>
        <w:tc>
          <w:tcPr>
            <w:tcW w:w="849" w:type="dxa"/>
            <w:tcBorders>
              <w:top w:val="single" w:sz="4" w:space="0" w:color="auto"/>
            </w:tcBorders>
            <w:vAlign w:val="center"/>
          </w:tcPr>
          <w:p w14:paraId="52BCC291" w14:textId="63B0EE0A" w:rsidR="00941A74" w:rsidRDefault="00941A74" w:rsidP="00941A74">
            <w:pPr>
              <w:jc w:val="right"/>
              <w:rPr>
                <w:rFonts w:ascii="Times New Roman" w:hAnsi="Times New Roman" w:cs="Times New Roman"/>
                <w:lang w:val="en-US"/>
              </w:rPr>
            </w:pPr>
            <w:r>
              <w:rPr>
                <w:rFonts w:ascii="Times New Roman" w:hAnsi="Times New Roman" w:cs="Times New Roman"/>
                <w:lang w:val="en-US"/>
              </w:rPr>
              <w:t>0.175</w:t>
            </w:r>
          </w:p>
        </w:tc>
        <w:tc>
          <w:tcPr>
            <w:tcW w:w="563" w:type="dxa"/>
            <w:tcBorders>
              <w:top w:val="single" w:sz="4" w:space="0" w:color="auto"/>
            </w:tcBorders>
          </w:tcPr>
          <w:p w14:paraId="2E8109CC" w14:textId="77777777" w:rsidR="00941A74" w:rsidRPr="009C5387" w:rsidRDefault="00941A74" w:rsidP="00941A74">
            <w:pPr>
              <w:jc w:val="right"/>
              <w:rPr>
                <w:rFonts w:ascii="Times New Roman" w:hAnsi="Times New Roman" w:cs="Times New Roman"/>
                <w:lang w:val="en-US"/>
              </w:rPr>
            </w:pPr>
          </w:p>
        </w:tc>
        <w:tc>
          <w:tcPr>
            <w:tcW w:w="1587" w:type="dxa"/>
            <w:tcBorders>
              <w:top w:val="single" w:sz="4" w:space="0" w:color="auto"/>
            </w:tcBorders>
            <w:vAlign w:val="center"/>
          </w:tcPr>
          <w:p w14:paraId="276197C6" w14:textId="7C974BD9" w:rsidR="00941A74" w:rsidRDefault="00941A74" w:rsidP="00941A74">
            <w:pPr>
              <w:jc w:val="right"/>
              <w:rPr>
                <w:rFonts w:ascii="Times New Roman" w:hAnsi="Times New Roman" w:cs="Times New Roman"/>
                <w:lang w:val="en-US"/>
              </w:rPr>
            </w:pPr>
            <w:r>
              <w:rPr>
                <w:rFonts w:ascii="Times New Roman" w:hAnsi="Times New Roman" w:cs="Times New Roman"/>
                <w:lang w:val="en-US"/>
              </w:rPr>
              <w:t>0.212</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0.186</w:t>
            </w:r>
          </w:p>
        </w:tc>
        <w:tc>
          <w:tcPr>
            <w:tcW w:w="907" w:type="dxa"/>
            <w:tcBorders>
              <w:top w:val="single" w:sz="4" w:space="0" w:color="auto"/>
            </w:tcBorders>
            <w:vAlign w:val="center"/>
          </w:tcPr>
          <w:p w14:paraId="66085767" w14:textId="2B611C8F" w:rsidR="00941A74" w:rsidRDefault="00941A74" w:rsidP="00941A74">
            <w:pPr>
              <w:jc w:val="right"/>
              <w:rPr>
                <w:rFonts w:ascii="Times New Roman" w:hAnsi="Times New Roman" w:cs="Times New Roman"/>
                <w:lang w:val="en-US"/>
              </w:rPr>
            </w:pPr>
            <w:r>
              <w:rPr>
                <w:rFonts w:ascii="Times New Roman" w:hAnsi="Times New Roman" w:cs="Times New Roman"/>
                <w:lang w:val="en-US"/>
              </w:rPr>
              <w:t>1.139</w:t>
            </w:r>
          </w:p>
        </w:tc>
        <w:tc>
          <w:tcPr>
            <w:tcW w:w="852" w:type="dxa"/>
            <w:tcBorders>
              <w:top w:val="single" w:sz="4" w:space="0" w:color="auto"/>
            </w:tcBorders>
            <w:vAlign w:val="center"/>
          </w:tcPr>
          <w:p w14:paraId="690DE767" w14:textId="24D0A44F" w:rsidR="00941A74" w:rsidRDefault="00941A74" w:rsidP="00941A74">
            <w:pPr>
              <w:jc w:val="right"/>
              <w:rPr>
                <w:rFonts w:ascii="Times New Roman" w:hAnsi="Times New Roman" w:cs="Times New Roman"/>
                <w:lang w:val="en-US"/>
              </w:rPr>
            </w:pPr>
            <w:r>
              <w:rPr>
                <w:rFonts w:ascii="Times New Roman" w:hAnsi="Times New Roman" w:cs="Times New Roman"/>
                <w:lang w:val="en-US"/>
              </w:rPr>
              <w:t>0.263</w:t>
            </w:r>
          </w:p>
        </w:tc>
      </w:tr>
      <w:tr w:rsidR="00941A74" w:rsidRPr="009C5387" w14:paraId="149E7819" w14:textId="77777777" w:rsidTr="00BD1B3E">
        <w:trPr>
          <w:trHeight w:val="283"/>
        </w:trPr>
        <w:tc>
          <w:tcPr>
            <w:tcW w:w="2107" w:type="dxa"/>
          </w:tcPr>
          <w:p w14:paraId="402047D1" w14:textId="72FF1AA1" w:rsidR="00941A74" w:rsidRDefault="00941A74" w:rsidP="00941A74">
            <w:pPr>
              <w:rPr>
                <w:rFonts w:ascii="Times New Roman" w:hAnsi="Times New Roman" w:cs="Times New Roman"/>
                <w:lang w:val="en-US"/>
              </w:rPr>
            </w:pPr>
            <w:r>
              <w:rPr>
                <w:rFonts w:ascii="Times New Roman" w:hAnsi="Times New Roman" w:cs="Times New Roman"/>
                <w:lang w:val="en-US"/>
              </w:rPr>
              <w:t>Warming</w:t>
            </w:r>
          </w:p>
        </w:tc>
        <w:tc>
          <w:tcPr>
            <w:tcW w:w="1586" w:type="dxa"/>
            <w:vAlign w:val="center"/>
          </w:tcPr>
          <w:p w14:paraId="316FED66" w14:textId="36578519" w:rsidR="00941A74" w:rsidRDefault="00941A74" w:rsidP="00941A74">
            <w:pPr>
              <w:jc w:val="right"/>
              <w:rPr>
                <w:rFonts w:ascii="Times New Roman" w:hAnsi="Times New Roman" w:cs="Times New Roman"/>
                <w:lang w:val="en-US"/>
              </w:rPr>
            </w:pPr>
            <w:r>
              <w:rPr>
                <w:rFonts w:ascii="Times New Roman" w:hAnsi="Times New Roman" w:cs="Times New Roman"/>
                <w:lang w:val="en-US"/>
              </w:rPr>
              <w:t>0.012</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0.114</w:t>
            </w:r>
          </w:p>
        </w:tc>
        <w:tc>
          <w:tcPr>
            <w:tcW w:w="905" w:type="dxa"/>
            <w:vAlign w:val="center"/>
          </w:tcPr>
          <w:p w14:paraId="2DF33F0B" w14:textId="54BC481F" w:rsidR="00941A74" w:rsidRDefault="00941A74" w:rsidP="00941A74">
            <w:pPr>
              <w:jc w:val="right"/>
              <w:rPr>
                <w:rFonts w:ascii="Times New Roman" w:hAnsi="Times New Roman" w:cs="Times New Roman"/>
                <w:lang w:val="en-US"/>
              </w:rPr>
            </w:pPr>
            <w:r>
              <w:rPr>
                <w:rFonts w:ascii="Times New Roman" w:hAnsi="Times New Roman" w:cs="Times New Roman"/>
                <w:lang w:val="en-US"/>
              </w:rPr>
              <w:t>0.105</w:t>
            </w:r>
          </w:p>
        </w:tc>
        <w:tc>
          <w:tcPr>
            <w:tcW w:w="849" w:type="dxa"/>
            <w:vAlign w:val="center"/>
          </w:tcPr>
          <w:p w14:paraId="67C64C6E" w14:textId="676A5925" w:rsidR="00941A74" w:rsidRDefault="00941A74" w:rsidP="00941A74">
            <w:pPr>
              <w:jc w:val="right"/>
              <w:rPr>
                <w:rFonts w:ascii="Times New Roman" w:hAnsi="Times New Roman" w:cs="Times New Roman"/>
                <w:lang w:val="en-US"/>
              </w:rPr>
            </w:pPr>
            <w:r>
              <w:rPr>
                <w:rFonts w:ascii="Times New Roman" w:hAnsi="Times New Roman" w:cs="Times New Roman"/>
                <w:lang w:val="en-US"/>
              </w:rPr>
              <w:t>0.916</w:t>
            </w:r>
          </w:p>
        </w:tc>
        <w:tc>
          <w:tcPr>
            <w:tcW w:w="563" w:type="dxa"/>
          </w:tcPr>
          <w:p w14:paraId="3D6F0415" w14:textId="77777777" w:rsidR="00941A74" w:rsidRPr="009C5387" w:rsidRDefault="00941A74" w:rsidP="00941A74">
            <w:pPr>
              <w:jc w:val="right"/>
              <w:rPr>
                <w:rFonts w:ascii="Times New Roman" w:hAnsi="Times New Roman" w:cs="Times New Roman"/>
                <w:lang w:val="en-US"/>
              </w:rPr>
            </w:pPr>
          </w:p>
        </w:tc>
        <w:tc>
          <w:tcPr>
            <w:tcW w:w="1587" w:type="dxa"/>
            <w:vAlign w:val="center"/>
          </w:tcPr>
          <w:p w14:paraId="66FC7796" w14:textId="293058B6" w:rsidR="00941A74" w:rsidRDefault="00941A74" w:rsidP="00941A74">
            <w:pPr>
              <w:jc w:val="right"/>
              <w:rPr>
                <w:rFonts w:ascii="Times New Roman" w:hAnsi="Times New Roman" w:cs="Times New Roman"/>
                <w:lang w:val="en-US"/>
              </w:rPr>
            </w:pPr>
            <w:r>
              <w:rPr>
                <w:rFonts w:ascii="Times New Roman" w:hAnsi="Times New Roman" w:cs="Times New Roman"/>
                <w:lang w:val="en-US"/>
              </w:rPr>
              <w:t>0.073</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0.191</w:t>
            </w:r>
          </w:p>
        </w:tc>
        <w:tc>
          <w:tcPr>
            <w:tcW w:w="907" w:type="dxa"/>
            <w:vAlign w:val="center"/>
          </w:tcPr>
          <w:p w14:paraId="7E84AD26" w14:textId="17F7245F" w:rsidR="00941A74" w:rsidRDefault="00941A74" w:rsidP="00941A74">
            <w:pPr>
              <w:jc w:val="right"/>
              <w:rPr>
                <w:rFonts w:ascii="Times New Roman" w:hAnsi="Times New Roman" w:cs="Times New Roman"/>
                <w:lang w:val="en-US"/>
              </w:rPr>
            </w:pPr>
            <w:r>
              <w:rPr>
                <w:rFonts w:ascii="Times New Roman" w:hAnsi="Times New Roman" w:cs="Times New Roman"/>
                <w:lang w:val="en-US"/>
              </w:rPr>
              <w:t>0.383</w:t>
            </w:r>
          </w:p>
        </w:tc>
        <w:tc>
          <w:tcPr>
            <w:tcW w:w="852" w:type="dxa"/>
            <w:vAlign w:val="center"/>
          </w:tcPr>
          <w:p w14:paraId="42F38E14" w14:textId="59157DD5" w:rsidR="00941A74" w:rsidRDefault="00941A74" w:rsidP="00941A74">
            <w:pPr>
              <w:jc w:val="right"/>
              <w:rPr>
                <w:rFonts w:ascii="Times New Roman" w:hAnsi="Times New Roman" w:cs="Times New Roman"/>
                <w:lang w:val="en-US"/>
              </w:rPr>
            </w:pPr>
            <w:r>
              <w:rPr>
                <w:rFonts w:ascii="Times New Roman" w:hAnsi="Times New Roman" w:cs="Times New Roman"/>
                <w:lang w:val="en-US"/>
              </w:rPr>
              <w:t>0.708</w:t>
            </w:r>
          </w:p>
        </w:tc>
      </w:tr>
      <w:tr w:rsidR="00941A74" w:rsidRPr="009C5387" w14:paraId="7A822B78" w14:textId="77777777" w:rsidTr="00A47B48">
        <w:trPr>
          <w:trHeight w:val="283"/>
        </w:trPr>
        <w:tc>
          <w:tcPr>
            <w:tcW w:w="2107" w:type="dxa"/>
          </w:tcPr>
          <w:p w14:paraId="3DE375FC" w14:textId="26D91781" w:rsidR="00941A74" w:rsidRDefault="00941A74" w:rsidP="00941A74">
            <w:pPr>
              <w:rPr>
                <w:rFonts w:ascii="Times New Roman" w:hAnsi="Times New Roman" w:cs="Times New Roman"/>
                <w:lang w:val="en-US"/>
              </w:rPr>
            </w:pPr>
            <w:r>
              <w:rPr>
                <w:rFonts w:ascii="Times New Roman" w:hAnsi="Times New Roman" w:cs="Times New Roman"/>
                <w:lang w:val="en-US"/>
              </w:rPr>
              <w:t>Trimming</w:t>
            </w:r>
          </w:p>
        </w:tc>
        <w:tc>
          <w:tcPr>
            <w:tcW w:w="1586" w:type="dxa"/>
            <w:vAlign w:val="center"/>
          </w:tcPr>
          <w:p w14:paraId="5A321684" w14:textId="71676702" w:rsidR="00941A74" w:rsidRDefault="00941A74" w:rsidP="00941A74">
            <w:pPr>
              <w:jc w:val="right"/>
              <w:rPr>
                <w:rFonts w:ascii="Times New Roman" w:hAnsi="Times New Roman" w:cs="Times New Roman"/>
                <w:lang w:val="en-US"/>
              </w:rPr>
            </w:pPr>
          </w:p>
        </w:tc>
        <w:tc>
          <w:tcPr>
            <w:tcW w:w="905" w:type="dxa"/>
            <w:vAlign w:val="center"/>
          </w:tcPr>
          <w:p w14:paraId="4E96BB37" w14:textId="26E7ABF1" w:rsidR="00941A74" w:rsidRDefault="00941A74" w:rsidP="00941A74">
            <w:pPr>
              <w:jc w:val="right"/>
              <w:rPr>
                <w:rFonts w:ascii="Times New Roman" w:hAnsi="Times New Roman" w:cs="Times New Roman"/>
                <w:lang w:val="en-US"/>
              </w:rPr>
            </w:pPr>
          </w:p>
        </w:tc>
        <w:tc>
          <w:tcPr>
            <w:tcW w:w="849" w:type="dxa"/>
            <w:vAlign w:val="center"/>
          </w:tcPr>
          <w:p w14:paraId="07991117" w14:textId="20BC0BE7" w:rsidR="00941A74" w:rsidRDefault="00941A74" w:rsidP="00941A74">
            <w:pPr>
              <w:jc w:val="right"/>
              <w:rPr>
                <w:rFonts w:ascii="Times New Roman" w:hAnsi="Times New Roman" w:cs="Times New Roman"/>
                <w:lang w:val="en-US"/>
              </w:rPr>
            </w:pPr>
          </w:p>
        </w:tc>
        <w:tc>
          <w:tcPr>
            <w:tcW w:w="563" w:type="dxa"/>
          </w:tcPr>
          <w:p w14:paraId="1631463F" w14:textId="77777777" w:rsidR="00941A74" w:rsidRPr="009C5387" w:rsidRDefault="00941A74" w:rsidP="00941A74">
            <w:pPr>
              <w:jc w:val="right"/>
              <w:rPr>
                <w:rFonts w:ascii="Times New Roman" w:hAnsi="Times New Roman" w:cs="Times New Roman"/>
                <w:lang w:val="en-US"/>
              </w:rPr>
            </w:pPr>
          </w:p>
        </w:tc>
        <w:tc>
          <w:tcPr>
            <w:tcW w:w="1587" w:type="dxa"/>
            <w:vAlign w:val="center"/>
          </w:tcPr>
          <w:p w14:paraId="7B609CC6" w14:textId="69215E1A" w:rsidR="00941A74" w:rsidRDefault="00941A74" w:rsidP="00941A74">
            <w:pPr>
              <w:jc w:val="right"/>
              <w:rPr>
                <w:rFonts w:ascii="Times New Roman" w:hAnsi="Times New Roman" w:cs="Times New Roman"/>
                <w:lang w:val="en-US"/>
              </w:rPr>
            </w:pPr>
          </w:p>
        </w:tc>
        <w:tc>
          <w:tcPr>
            <w:tcW w:w="907" w:type="dxa"/>
            <w:vAlign w:val="center"/>
          </w:tcPr>
          <w:p w14:paraId="446B597B" w14:textId="40240CB2" w:rsidR="00941A74" w:rsidRDefault="00941A74" w:rsidP="00941A74">
            <w:pPr>
              <w:jc w:val="right"/>
              <w:rPr>
                <w:rFonts w:ascii="Times New Roman" w:hAnsi="Times New Roman" w:cs="Times New Roman"/>
                <w:lang w:val="en-US"/>
              </w:rPr>
            </w:pPr>
          </w:p>
        </w:tc>
        <w:tc>
          <w:tcPr>
            <w:tcW w:w="852" w:type="dxa"/>
            <w:vAlign w:val="center"/>
          </w:tcPr>
          <w:p w14:paraId="65549FC5" w14:textId="4207EF2B" w:rsidR="00941A74" w:rsidRDefault="00941A74" w:rsidP="00941A74">
            <w:pPr>
              <w:jc w:val="right"/>
              <w:rPr>
                <w:rFonts w:ascii="Times New Roman" w:hAnsi="Times New Roman" w:cs="Times New Roman"/>
                <w:lang w:val="en-US"/>
              </w:rPr>
            </w:pPr>
          </w:p>
        </w:tc>
      </w:tr>
      <w:tr w:rsidR="00941A74" w:rsidRPr="009C5387" w14:paraId="64B58DDD" w14:textId="77777777" w:rsidTr="00C23CE3">
        <w:trPr>
          <w:trHeight w:val="283"/>
        </w:trPr>
        <w:tc>
          <w:tcPr>
            <w:tcW w:w="2107" w:type="dxa"/>
          </w:tcPr>
          <w:p w14:paraId="35FD36F7" w14:textId="4FF988AE" w:rsidR="00941A74" w:rsidRDefault="00941A74" w:rsidP="00941A74">
            <w:pPr>
              <w:ind w:firstLine="170"/>
              <w:rPr>
                <w:rFonts w:ascii="Times New Roman" w:hAnsi="Times New Roman" w:cs="Times New Roman"/>
                <w:lang w:val="en-US"/>
              </w:rPr>
            </w:pPr>
            <w:r>
              <w:rPr>
                <w:rFonts w:ascii="Times New Roman" w:hAnsi="Times New Roman" w:cs="Times New Roman"/>
                <w:lang w:val="en-US"/>
              </w:rPr>
              <w:t>10 cm</w:t>
            </w:r>
          </w:p>
        </w:tc>
        <w:tc>
          <w:tcPr>
            <w:tcW w:w="1586" w:type="dxa"/>
            <w:vAlign w:val="center"/>
          </w:tcPr>
          <w:p w14:paraId="4E32841C" w14:textId="76873A2F" w:rsidR="00941A74" w:rsidRDefault="00941A74" w:rsidP="00941A74">
            <w:pPr>
              <w:jc w:val="right"/>
              <w:rPr>
                <w:rFonts w:ascii="Times New Roman" w:hAnsi="Times New Roman" w:cs="Times New Roman"/>
                <w:lang w:val="en-US"/>
              </w:rPr>
            </w:pPr>
            <w:r>
              <w:rPr>
                <w:rFonts w:ascii="Times New Roman" w:hAnsi="Times New Roman" w:cs="Times New Roman"/>
                <w:lang w:val="en-US"/>
              </w:rPr>
              <w:t>1.718</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0.158</w:t>
            </w:r>
          </w:p>
        </w:tc>
        <w:tc>
          <w:tcPr>
            <w:tcW w:w="905" w:type="dxa"/>
          </w:tcPr>
          <w:p w14:paraId="030312F9" w14:textId="263ACFAF" w:rsidR="00941A74" w:rsidRDefault="00941A74" w:rsidP="00941A74">
            <w:pPr>
              <w:jc w:val="right"/>
              <w:rPr>
                <w:rFonts w:ascii="Times New Roman" w:hAnsi="Times New Roman" w:cs="Times New Roman"/>
                <w:lang w:val="en-US"/>
              </w:rPr>
            </w:pPr>
            <w:r>
              <w:rPr>
                <w:rFonts w:ascii="Times New Roman" w:hAnsi="Times New Roman" w:cs="Times New Roman"/>
                <w:lang w:val="en-US"/>
              </w:rPr>
              <w:t>10.906</w:t>
            </w:r>
          </w:p>
        </w:tc>
        <w:tc>
          <w:tcPr>
            <w:tcW w:w="849" w:type="dxa"/>
            <w:vAlign w:val="center"/>
          </w:tcPr>
          <w:p w14:paraId="27FB840B" w14:textId="492F8D9E" w:rsidR="00941A74" w:rsidRDefault="00941A74" w:rsidP="00941A74">
            <w:pPr>
              <w:jc w:val="right"/>
              <w:rPr>
                <w:rFonts w:ascii="Times New Roman" w:hAnsi="Times New Roman" w:cs="Times New Roman"/>
                <w:lang w:val="en-US"/>
              </w:rPr>
            </w:pPr>
            <w:r>
              <w:rPr>
                <w:rFonts w:ascii="Times New Roman" w:hAnsi="Times New Roman" w:cs="Times New Roman"/>
                <w:lang w:val="en-US"/>
              </w:rPr>
              <w:t>&lt;0.001</w:t>
            </w:r>
          </w:p>
        </w:tc>
        <w:tc>
          <w:tcPr>
            <w:tcW w:w="563" w:type="dxa"/>
          </w:tcPr>
          <w:p w14:paraId="77056C91" w14:textId="77777777" w:rsidR="00941A74" w:rsidRPr="009C5387" w:rsidRDefault="00941A74" w:rsidP="00941A74">
            <w:pPr>
              <w:jc w:val="right"/>
              <w:rPr>
                <w:rFonts w:ascii="Times New Roman" w:hAnsi="Times New Roman" w:cs="Times New Roman"/>
                <w:lang w:val="en-US"/>
              </w:rPr>
            </w:pPr>
          </w:p>
        </w:tc>
        <w:tc>
          <w:tcPr>
            <w:tcW w:w="1587" w:type="dxa"/>
            <w:vAlign w:val="center"/>
          </w:tcPr>
          <w:p w14:paraId="2622EDF7" w14:textId="7FC382FA" w:rsidR="00941A74" w:rsidRDefault="00941A74" w:rsidP="00941A74">
            <w:pPr>
              <w:jc w:val="right"/>
              <w:rPr>
                <w:rFonts w:ascii="Times New Roman" w:hAnsi="Times New Roman" w:cs="Times New Roman"/>
                <w:lang w:val="en-US"/>
              </w:rPr>
            </w:pPr>
            <w:r>
              <w:rPr>
                <w:rFonts w:ascii="Times New Roman" w:hAnsi="Times New Roman" w:cs="Times New Roman"/>
                <w:lang w:val="en-US"/>
              </w:rPr>
              <w:t>1.195</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0.201</w:t>
            </w:r>
          </w:p>
        </w:tc>
        <w:tc>
          <w:tcPr>
            <w:tcW w:w="907" w:type="dxa"/>
          </w:tcPr>
          <w:p w14:paraId="250FD6CD" w14:textId="5DE342B6" w:rsidR="00941A74" w:rsidRDefault="00941A74" w:rsidP="00941A74">
            <w:pPr>
              <w:jc w:val="right"/>
              <w:rPr>
                <w:rFonts w:ascii="Times New Roman" w:hAnsi="Times New Roman" w:cs="Times New Roman"/>
                <w:lang w:val="en-US"/>
              </w:rPr>
            </w:pPr>
            <w:r>
              <w:rPr>
                <w:rFonts w:ascii="Times New Roman" w:hAnsi="Times New Roman" w:cs="Times New Roman"/>
                <w:lang w:val="en-US"/>
              </w:rPr>
              <w:t>5.933</w:t>
            </w:r>
          </w:p>
        </w:tc>
        <w:tc>
          <w:tcPr>
            <w:tcW w:w="852" w:type="dxa"/>
            <w:vAlign w:val="center"/>
          </w:tcPr>
          <w:p w14:paraId="6BB0478B" w14:textId="0F49C364" w:rsidR="00941A74" w:rsidRDefault="00941A74" w:rsidP="00941A74">
            <w:pPr>
              <w:jc w:val="right"/>
              <w:rPr>
                <w:rFonts w:ascii="Times New Roman" w:hAnsi="Times New Roman" w:cs="Times New Roman"/>
                <w:lang w:val="en-US"/>
              </w:rPr>
            </w:pPr>
            <w:r>
              <w:rPr>
                <w:rFonts w:ascii="Times New Roman" w:hAnsi="Times New Roman" w:cs="Times New Roman"/>
                <w:lang w:val="en-US"/>
              </w:rPr>
              <w:t>&lt;0.001</w:t>
            </w:r>
          </w:p>
        </w:tc>
      </w:tr>
      <w:tr w:rsidR="00941A74" w:rsidRPr="009C5387" w14:paraId="094108B9" w14:textId="77777777" w:rsidTr="00BD1B3E">
        <w:trPr>
          <w:trHeight w:val="283"/>
        </w:trPr>
        <w:tc>
          <w:tcPr>
            <w:tcW w:w="2107" w:type="dxa"/>
          </w:tcPr>
          <w:p w14:paraId="719563BA" w14:textId="025D66CA" w:rsidR="00941A74" w:rsidRDefault="00941A74" w:rsidP="00941A74">
            <w:pPr>
              <w:ind w:firstLine="170"/>
              <w:rPr>
                <w:rFonts w:ascii="Times New Roman" w:hAnsi="Times New Roman" w:cs="Times New Roman"/>
                <w:lang w:val="en-US"/>
              </w:rPr>
            </w:pPr>
            <w:r>
              <w:rPr>
                <w:rFonts w:ascii="Times New Roman" w:hAnsi="Times New Roman" w:cs="Times New Roman"/>
                <w:lang w:val="en-US"/>
              </w:rPr>
              <w:t>5 cm</w:t>
            </w:r>
          </w:p>
        </w:tc>
        <w:tc>
          <w:tcPr>
            <w:tcW w:w="1586" w:type="dxa"/>
            <w:vAlign w:val="center"/>
          </w:tcPr>
          <w:p w14:paraId="0B1FC146" w14:textId="3151A331" w:rsidR="00941A74" w:rsidRDefault="00941A74" w:rsidP="00941A74">
            <w:pPr>
              <w:jc w:val="right"/>
              <w:rPr>
                <w:rFonts w:ascii="Times New Roman" w:hAnsi="Times New Roman" w:cs="Times New Roman"/>
                <w:lang w:val="en-US"/>
              </w:rPr>
            </w:pPr>
            <w:r>
              <w:rPr>
                <w:rFonts w:ascii="Times New Roman" w:hAnsi="Times New Roman" w:cs="Times New Roman"/>
                <w:lang w:val="en-US"/>
              </w:rPr>
              <w:t>1.442</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0.159</w:t>
            </w:r>
          </w:p>
        </w:tc>
        <w:tc>
          <w:tcPr>
            <w:tcW w:w="905" w:type="dxa"/>
          </w:tcPr>
          <w:p w14:paraId="5C4640B7" w14:textId="3E7572D5" w:rsidR="00941A74" w:rsidRDefault="00941A74" w:rsidP="00941A74">
            <w:pPr>
              <w:jc w:val="right"/>
              <w:rPr>
                <w:rFonts w:ascii="Times New Roman" w:hAnsi="Times New Roman" w:cs="Times New Roman"/>
                <w:lang w:val="en-US"/>
              </w:rPr>
            </w:pPr>
            <w:r>
              <w:rPr>
                <w:rFonts w:ascii="Times New Roman" w:hAnsi="Times New Roman" w:cs="Times New Roman"/>
                <w:lang w:val="en-US"/>
              </w:rPr>
              <w:t>9.090</w:t>
            </w:r>
          </w:p>
        </w:tc>
        <w:tc>
          <w:tcPr>
            <w:tcW w:w="849" w:type="dxa"/>
            <w:vAlign w:val="center"/>
          </w:tcPr>
          <w:p w14:paraId="0E2DA5B8" w14:textId="58FAC179" w:rsidR="00941A74" w:rsidRDefault="00941A74" w:rsidP="00941A74">
            <w:pPr>
              <w:jc w:val="right"/>
              <w:rPr>
                <w:rFonts w:ascii="Times New Roman" w:hAnsi="Times New Roman" w:cs="Times New Roman"/>
                <w:lang w:val="en-US"/>
              </w:rPr>
            </w:pPr>
            <w:r>
              <w:rPr>
                <w:rFonts w:ascii="Times New Roman" w:hAnsi="Times New Roman" w:cs="Times New Roman"/>
                <w:lang w:val="en-US"/>
              </w:rPr>
              <w:t>&lt;0.001</w:t>
            </w:r>
          </w:p>
        </w:tc>
        <w:tc>
          <w:tcPr>
            <w:tcW w:w="563" w:type="dxa"/>
          </w:tcPr>
          <w:p w14:paraId="083B3347" w14:textId="77777777" w:rsidR="00941A74" w:rsidRPr="009C5387" w:rsidRDefault="00941A74" w:rsidP="00941A74">
            <w:pPr>
              <w:jc w:val="right"/>
              <w:rPr>
                <w:rFonts w:ascii="Times New Roman" w:hAnsi="Times New Roman" w:cs="Times New Roman"/>
                <w:lang w:val="en-US"/>
              </w:rPr>
            </w:pPr>
          </w:p>
        </w:tc>
        <w:tc>
          <w:tcPr>
            <w:tcW w:w="1587" w:type="dxa"/>
            <w:vAlign w:val="center"/>
          </w:tcPr>
          <w:p w14:paraId="622ADD71" w14:textId="0ED2A6ED" w:rsidR="00941A74" w:rsidRDefault="00941A74" w:rsidP="00941A74">
            <w:pPr>
              <w:jc w:val="right"/>
              <w:rPr>
                <w:rFonts w:ascii="Times New Roman" w:hAnsi="Times New Roman" w:cs="Times New Roman"/>
                <w:lang w:val="en-US"/>
              </w:rPr>
            </w:pPr>
            <w:r>
              <w:rPr>
                <w:rFonts w:ascii="Times New Roman" w:hAnsi="Times New Roman" w:cs="Times New Roman"/>
                <w:lang w:val="en-US"/>
              </w:rPr>
              <w:t>0.871</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0.202</w:t>
            </w:r>
          </w:p>
        </w:tc>
        <w:tc>
          <w:tcPr>
            <w:tcW w:w="907" w:type="dxa"/>
          </w:tcPr>
          <w:p w14:paraId="217E302A" w14:textId="1FDBDFDF" w:rsidR="00941A74" w:rsidRDefault="00941A74" w:rsidP="00941A74">
            <w:pPr>
              <w:jc w:val="right"/>
              <w:rPr>
                <w:rFonts w:ascii="Times New Roman" w:hAnsi="Times New Roman" w:cs="Times New Roman"/>
                <w:lang w:val="en-US"/>
              </w:rPr>
            </w:pPr>
            <w:r>
              <w:rPr>
                <w:rFonts w:ascii="Times New Roman" w:hAnsi="Times New Roman" w:cs="Times New Roman"/>
                <w:lang w:val="en-US"/>
              </w:rPr>
              <w:t>4.314</w:t>
            </w:r>
          </w:p>
        </w:tc>
        <w:tc>
          <w:tcPr>
            <w:tcW w:w="852" w:type="dxa"/>
            <w:vAlign w:val="center"/>
          </w:tcPr>
          <w:p w14:paraId="010A7542" w14:textId="644F5652" w:rsidR="00941A74" w:rsidRDefault="00941A74" w:rsidP="00941A74">
            <w:pPr>
              <w:jc w:val="right"/>
              <w:rPr>
                <w:rFonts w:ascii="Times New Roman" w:hAnsi="Times New Roman" w:cs="Times New Roman"/>
                <w:lang w:val="en-US"/>
              </w:rPr>
            </w:pPr>
            <w:r>
              <w:rPr>
                <w:rFonts w:ascii="Times New Roman" w:hAnsi="Times New Roman" w:cs="Times New Roman"/>
                <w:lang w:val="en-US"/>
              </w:rPr>
              <w:t>&lt;0.001</w:t>
            </w:r>
          </w:p>
        </w:tc>
      </w:tr>
      <w:tr w:rsidR="00941A74" w:rsidRPr="009C5387" w14:paraId="5E3848FA" w14:textId="77777777" w:rsidTr="00A47B48">
        <w:trPr>
          <w:trHeight w:val="283"/>
        </w:trPr>
        <w:tc>
          <w:tcPr>
            <w:tcW w:w="2107" w:type="dxa"/>
          </w:tcPr>
          <w:p w14:paraId="44CD77B9" w14:textId="02092227" w:rsidR="00941A74" w:rsidRDefault="00941A74" w:rsidP="00941A74">
            <w:pPr>
              <w:ind w:firstLine="170"/>
              <w:rPr>
                <w:rFonts w:ascii="Times New Roman" w:hAnsi="Times New Roman" w:cs="Times New Roman"/>
                <w:lang w:val="en-US"/>
              </w:rPr>
            </w:pPr>
            <w:r>
              <w:rPr>
                <w:rFonts w:ascii="Times New Roman" w:hAnsi="Times New Roman" w:cs="Times New Roman"/>
                <w:lang w:val="en-US"/>
              </w:rPr>
              <w:t>0 cm</w:t>
            </w:r>
          </w:p>
        </w:tc>
        <w:tc>
          <w:tcPr>
            <w:tcW w:w="1586" w:type="dxa"/>
            <w:vAlign w:val="center"/>
          </w:tcPr>
          <w:p w14:paraId="1976D504" w14:textId="2E1A8610" w:rsidR="00941A74" w:rsidRDefault="00941A74" w:rsidP="00941A74">
            <w:pPr>
              <w:jc w:val="right"/>
              <w:rPr>
                <w:rFonts w:ascii="Times New Roman" w:hAnsi="Times New Roman" w:cs="Times New Roman"/>
                <w:lang w:val="en-US"/>
              </w:rPr>
            </w:pPr>
            <w:r>
              <w:rPr>
                <w:rFonts w:ascii="Times New Roman" w:hAnsi="Times New Roman" w:cs="Times New Roman"/>
                <w:lang w:val="en-US"/>
              </w:rPr>
              <w:t>1.558</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0.158</w:t>
            </w:r>
          </w:p>
        </w:tc>
        <w:tc>
          <w:tcPr>
            <w:tcW w:w="905" w:type="dxa"/>
          </w:tcPr>
          <w:p w14:paraId="7ED6C800" w14:textId="33BC07F1" w:rsidR="00941A74" w:rsidRDefault="00941A74" w:rsidP="00941A74">
            <w:pPr>
              <w:jc w:val="right"/>
              <w:rPr>
                <w:rFonts w:ascii="Times New Roman" w:hAnsi="Times New Roman" w:cs="Times New Roman"/>
                <w:lang w:val="en-US"/>
              </w:rPr>
            </w:pPr>
            <w:r>
              <w:rPr>
                <w:rFonts w:ascii="Times New Roman" w:hAnsi="Times New Roman" w:cs="Times New Roman"/>
                <w:lang w:val="en-US"/>
              </w:rPr>
              <w:t>9.885</w:t>
            </w:r>
          </w:p>
        </w:tc>
        <w:tc>
          <w:tcPr>
            <w:tcW w:w="849" w:type="dxa"/>
            <w:vAlign w:val="center"/>
          </w:tcPr>
          <w:p w14:paraId="10C3A821" w14:textId="5E493D38" w:rsidR="00941A74" w:rsidRDefault="00941A74" w:rsidP="00941A74">
            <w:pPr>
              <w:jc w:val="right"/>
              <w:rPr>
                <w:rFonts w:ascii="Times New Roman" w:hAnsi="Times New Roman" w:cs="Times New Roman"/>
                <w:lang w:val="en-US"/>
              </w:rPr>
            </w:pPr>
            <w:r>
              <w:rPr>
                <w:rFonts w:ascii="Times New Roman" w:hAnsi="Times New Roman" w:cs="Times New Roman"/>
                <w:lang w:val="en-US"/>
              </w:rPr>
              <w:t>&lt;0.001</w:t>
            </w:r>
          </w:p>
        </w:tc>
        <w:tc>
          <w:tcPr>
            <w:tcW w:w="563" w:type="dxa"/>
          </w:tcPr>
          <w:p w14:paraId="3D15C4D8" w14:textId="77777777" w:rsidR="00941A74" w:rsidRPr="009C5387" w:rsidRDefault="00941A74" w:rsidP="00941A74">
            <w:pPr>
              <w:jc w:val="right"/>
              <w:rPr>
                <w:rFonts w:ascii="Times New Roman" w:hAnsi="Times New Roman" w:cs="Times New Roman"/>
                <w:lang w:val="en-US"/>
              </w:rPr>
            </w:pPr>
          </w:p>
        </w:tc>
        <w:tc>
          <w:tcPr>
            <w:tcW w:w="1587" w:type="dxa"/>
            <w:vAlign w:val="center"/>
          </w:tcPr>
          <w:p w14:paraId="072D578E" w14:textId="324BF3D9" w:rsidR="00941A74" w:rsidRDefault="00941A74" w:rsidP="00941A74">
            <w:pPr>
              <w:jc w:val="right"/>
              <w:rPr>
                <w:rFonts w:ascii="Times New Roman" w:hAnsi="Times New Roman" w:cs="Times New Roman"/>
                <w:lang w:val="en-US"/>
              </w:rPr>
            </w:pPr>
            <w:r>
              <w:rPr>
                <w:rFonts w:ascii="Times New Roman" w:hAnsi="Times New Roman" w:cs="Times New Roman"/>
                <w:lang w:val="en-US"/>
              </w:rPr>
              <w:t>1.406</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0.201</w:t>
            </w:r>
          </w:p>
        </w:tc>
        <w:tc>
          <w:tcPr>
            <w:tcW w:w="907" w:type="dxa"/>
          </w:tcPr>
          <w:p w14:paraId="7184A831" w14:textId="65894D34" w:rsidR="00941A74" w:rsidRDefault="00941A74" w:rsidP="00941A74">
            <w:pPr>
              <w:jc w:val="right"/>
              <w:rPr>
                <w:rFonts w:ascii="Times New Roman" w:hAnsi="Times New Roman" w:cs="Times New Roman"/>
                <w:lang w:val="en-US"/>
              </w:rPr>
            </w:pPr>
            <w:r>
              <w:rPr>
                <w:rFonts w:ascii="Times New Roman" w:hAnsi="Times New Roman" w:cs="Times New Roman"/>
                <w:lang w:val="en-US"/>
              </w:rPr>
              <w:t>6.989</w:t>
            </w:r>
          </w:p>
        </w:tc>
        <w:tc>
          <w:tcPr>
            <w:tcW w:w="852" w:type="dxa"/>
            <w:vAlign w:val="center"/>
          </w:tcPr>
          <w:p w14:paraId="09355631" w14:textId="70980D4A" w:rsidR="00941A74" w:rsidRDefault="00941A74" w:rsidP="00941A74">
            <w:pPr>
              <w:jc w:val="right"/>
              <w:rPr>
                <w:rFonts w:ascii="Times New Roman" w:hAnsi="Times New Roman" w:cs="Times New Roman"/>
                <w:lang w:val="en-US"/>
              </w:rPr>
            </w:pPr>
            <w:r>
              <w:rPr>
                <w:rFonts w:ascii="Times New Roman" w:hAnsi="Times New Roman" w:cs="Times New Roman"/>
                <w:lang w:val="en-US"/>
              </w:rPr>
              <w:t>&lt;0.001</w:t>
            </w:r>
          </w:p>
        </w:tc>
      </w:tr>
      <w:bookmarkEnd w:id="240"/>
    </w:tbl>
    <w:p w14:paraId="1DBAB376" w14:textId="77777777" w:rsidR="006948FF" w:rsidRDefault="006948FF">
      <w:pPr>
        <w:rPr>
          <w:rFonts w:ascii="Times New Roman" w:hAnsi="Times New Roman" w:cs="Times New Roman"/>
          <w:sz w:val="24"/>
          <w:szCs w:val="24"/>
        </w:rPr>
      </w:pPr>
      <w:r>
        <w:rPr>
          <w:rFonts w:ascii="Times New Roman" w:hAnsi="Times New Roman" w:cs="Times New Roman"/>
          <w:sz w:val="24"/>
          <w:szCs w:val="24"/>
        </w:rPr>
        <w:br w:type="page"/>
      </w:r>
    </w:p>
    <w:p w14:paraId="21DAAA9B" w14:textId="672D5265" w:rsidR="006948FF" w:rsidRPr="00E05907" w:rsidRDefault="006948FF" w:rsidP="00392DE2">
      <w:pPr>
        <w:spacing w:after="0" w:line="480" w:lineRule="auto"/>
        <w:rPr>
          <w:rFonts w:ascii="Times New Roman" w:eastAsiaTheme="minorEastAsia" w:hAnsi="Times New Roman" w:cs="Times New Roman"/>
          <w:sz w:val="24"/>
          <w:szCs w:val="24"/>
          <w:lang w:val="en-US"/>
        </w:rPr>
      </w:pPr>
      <w:r w:rsidRPr="00E05907">
        <w:rPr>
          <w:rFonts w:ascii="Times New Roman" w:hAnsi="Times New Roman" w:cs="Times New Roman"/>
          <w:b/>
          <w:bCs/>
          <w:sz w:val="24"/>
          <w:szCs w:val="24"/>
          <w:lang w:val="en-US"/>
        </w:rPr>
        <w:lastRenderedPageBreak/>
        <w:t xml:space="preserve">Table </w:t>
      </w:r>
      <w:r>
        <w:rPr>
          <w:rFonts w:ascii="Times New Roman" w:hAnsi="Times New Roman" w:cs="Times New Roman"/>
          <w:b/>
          <w:bCs/>
          <w:sz w:val="24"/>
          <w:szCs w:val="24"/>
          <w:lang w:val="en-US"/>
        </w:rPr>
        <w:t>2</w:t>
      </w:r>
      <w:r w:rsidRPr="00E05907">
        <w:rPr>
          <w:rFonts w:ascii="Times New Roman" w:hAnsi="Times New Roman" w:cs="Times New Roman"/>
          <w:b/>
          <w:bCs/>
          <w:sz w:val="24"/>
          <w:szCs w:val="24"/>
          <w:lang w:val="en-US"/>
        </w:rPr>
        <w:t xml:space="preserve">. </w:t>
      </w:r>
      <w:r w:rsidRPr="009C5387">
        <w:rPr>
          <w:rFonts w:ascii="Times New Roman" w:hAnsi="Times New Roman" w:cs="Times New Roman"/>
          <w:sz w:val="24"/>
          <w:szCs w:val="24"/>
          <w:lang w:val="en-US"/>
        </w:rPr>
        <w:t>Estimates (</w:t>
      </w:r>
      <m:oMath>
        <m:r>
          <w:rPr>
            <w:rFonts w:ascii="Cambria Math" w:hAnsi="Cambria Math" w:cs="Times New Roman"/>
            <w:sz w:val="24"/>
            <w:szCs w:val="24"/>
            <w:lang w:val="en-US"/>
          </w:rPr>
          <m:t>±</m:t>
        </m:r>
      </m:oMath>
      <w:r w:rsidRPr="009C5387">
        <w:rPr>
          <w:rFonts w:ascii="Times New Roman" w:eastAsiaTheme="minorEastAsia" w:hAnsi="Times New Roman" w:cs="Times New Roman"/>
          <w:sz w:val="24"/>
          <w:szCs w:val="24"/>
          <w:lang w:val="en-US"/>
        </w:rPr>
        <w:t>1 standard error),</w:t>
      </w:r>
      <w:r w:rsidR="00654906">
        <w:rPr>
          <w:rFonts w:ascii="Times New Roman" w:eastAsiaTheme="minorEastAsia" w:hAnsi="Times New Roman" w:cs="Times New Roman"/>
          <w:sz w:val="24"/>
          <w:szCs w:val="24"/>
          <w:lang w:val="en-US"/>
        </w:rPr>
        <w:t xml:space="preserve"> </w:t>
      </w:r>
      <m:oMath>
        <m:r>
          <w:rPr>
            <w:rFonts w:ascii="Cambria Math" w:eastAsiaTheme="minorEastAsia" w:hAnsi="Cambria Math" w:cs="Times New Roman"/>
            <w:sz w:val="24"/>
            <w:szCs w:val="24"/>
            <w:lang w:val="en-US"/>
          </w:rPr>
          <m:t>t</m:t>
        </m:r>
      </m:oMath>
      <w:r w:rsidRPr="009C5387">
        <w:rPr>
          <w:rFonts w:ascii="Times New Roman" w:eastAsiaTheme="minorEastAsia" w:hAnsi="Times New Roman" w:cs="Times New Roman"/>
          <w:sz w:val="24"/>
          <w:szCs w:val="24"/>
          <w:lang w:val="en-US"/>
        </w:rPr>
        <w:t xml:space="preserve">-scores, and </w:t>
      </w:r>
      <m:oMath>
        <m:r>
          <w:rPr>
            <w:rFonts w:ascii="Cambria Math" w:eastAsiaTheme="minorEastAsia" w:hAnsi="Cambria Math" w:cs="Times New Roman"/>
            <w:sz w:val="24"/>
            <w:szCs w:val="24"/>
            <w:lang w:val="en-US"/>
          </w:rPr>
          <m:t>p</m:t>
        </m:r>
      </m:oMath>
      <w:r w:rsidRPr="009C5387">
        <w:rPr>
          <w:rFonts w:ascii="Times New Roman" w:eastAsiaTheme="minorEastAsia" w:hAnsi="Times New Roman" w:cs="Times New Roman"/>
          <w:sz w:val="24"/>
          <w:szCs w:val="24"/>
          <w:lang w:val="en-US"/>
        </w:rPr>
        <w:t xml:space="preserve">-values for </w:t>
      </w:r>
      <w:r w:rsidR="00654906">
        <w:rPr>
          <w:rFonts w:ascii="Times New Roman" w:eastAsiaTheme="minorEastAsia" w:hAnsi="Times New Roman" w:cs="Times New Roman"/>
          <w:sz w:val="24"/>
          <w:szCs w:val="24"/>
          <w:lang w:val="en-US"/>
        </w:rPr>
        <w:t xml:space="preserve">comparison of marginal means between non-control trimming treatments from the </w:t>
      </w:r>
      <w:r w:rsidR="00654906" w:rsidRPr="00E05907">
        <w:rPr>
          <w:rFonts w:ascii="Times New Roman" w:eastAsiaTheme="minorEastAsia" w:hAnsi="Times New Roman" w:cs="Times New Roman"/>
          <w:sz w:val="24"/>
          <w:szCs w:val="24"/>
          <w:lang w:val="en-US"/>
        </w:rPr>
        <w:t>mixed-effects</w:t>
      </w:r>
      <w:r w:rsidR="00654906">
        <w:rPr>
          <w:rFonts w:ascii="Times New Roman" w:eastAsiaTheme="minorEastAsia" w:hAnsi="Times New Roman" w:cs="Times New Roman"/>
          <w:sz w:val="24"/>
          <w:szCs w:val="24"/>
          <w:lang w:val="en-US"/>
        </w:rPr>
        <w:t xml:space="preserve"> linear models on</w:t>
      </w:r>
      <w:r w:rsidR="00654906" w:rsidRPr="009C5387">
        <w:rPr>
          <w:rFonts w:ascii="Times New Roman" w:eastAsiaTheme="minorEastAsia" w:hAnsi="Times New Roman" w:cs="Times New Roman"/>
          <w:sz w:val="24"/>
          <w:szCs w:val="24"/>
          <w:lang w:val="en-US"/>
        </w:rPr>
        <w:t xml:space="preserve"> </w:t>
      </w:r>
      <w:r w:rsidR="007626D3">
        <w:rPr>
          <w:rFonts w:ascii="Times New Roman" w:eastAsiaTheme="minorEastAsia" w:hAnsi="Times New Roman" w:cs="Times New Roman"/>
          <w:sz w:val="24"/>
          <w:szCs w:val="24"/>
          <w:lang w:val="en-US"/>
        </w:rPr>
        <w:t xml:space="preserve">log-transformed </w:t>
      </w:r>
      <w:r w:rsidR="00654906">
        <w:rPr>
          <w:rFonts w:ascii="Times New Roman" w:eastAsiaTheme="minorEastAsia" w:hAnsi="Times New Roman" w:cs="Times New Roman"/>
          <w:sz w:val="24"/>
          <w:szCs w:val="24"/>
          <w:lang w:val="en-US"/>
        </w:rPr>
        <w:t>maximum bud count, maximum height (cm), and maximum stem count. Note that differences between the 10 cm (</w:t>
      </w:r>
      <m:oMath>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10</m:t>
            </m:r>
          </m:sub>
        </m:sSub>
      </m:oMath>
      <w:r w:rsidR="00654906">
        <w:rPr>
          <w:rFonts w:ascii="Times New Roman" w:eastAsiaTheme="minorEastAsia" w:hAnsi="Times New Roman" w:cs="Times New Roman"/>
          <w:sz w:val="24"/>
          <w:szCs w:val="24"/>
          <w:lang w:val="en-US"/>
        </w:rPr>
        <w:t>), 5 cm (</w:t>
      </w:r>
      <m:oMath>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5</m:t>
            </m:r>
          </m:sub>
        </m:sSub>
      </m:oMath>
      <w:r w:rsidR="00654906">
        <w:rPr>
          <w:rFonts w:ascii="Times New Roman" w:eastAsiaTheme="minorEastAsia" w:hAnsi="Times New Roman" w:cs="Times New Roman"/>
          <w:sz w:val="24"/>
          <w:szCs w:val="24"/>
          <w:lang w:val="en-US"/>
        </w:rPr>
        <w:t>), and 0 cm (</w:t>
      </w:r>
      <m:oMath>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0</m:t>
            </m:r>
          </m:sub>
        </m:sSub>
      </m:oMath>
      <w:r w:rsidR="00654906">
        <w:rPr>
          <w:rFonts w:ascii="Times New Roman" w:eastAsiaTheme="minorEastAsia" w:hAnsi="Times New Roman" w:cs="Times New Roman"/>
          <w:sz w:val="24"/>
          <w:szCs w:val="24"/>
          <w:lang w:val="en-US"/>
        </w:rPr>
        <w:t>) trimming treatments may vary slightly from those in Table 1 since these differences are calculated by averaging across other variables.</w:t>
      </w:r>
      <w:r w:rsidR="00837A69">
        <w:rPr>
          <w:rFonts w:ascii="Times New Roman" w:eastAsiaTheme="minorEastAsia" w:hAnsi="Times New Roman" w:cs="Times New Roman"/>
          <w:sz w:val="24"/>
          <w:szCs w:val="24"/>
          <w:lang w:val="en-US"/>
        </w:rPr>
        <w:t xml:space="preserve"> No contrasts involving </w:t>
      </w:r>
      <m:oMath>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0</m:t>
            </m:r>
          </m:sub>
        </m:sSub>
      </m:oMath>
      <w:r w:rsidR="00837A69">
        <w:rPr>
          <w:rFonts w:ascii="Times New Roman" w:eastAsiaTheme="minorEastAsia" w:hAnsi="Times New Roman" w:cs="Times New Roman"/>
          <w:sz w:val="24"/>
          <w:szCs w:val="24"/>
          <w:lang w:val="en-US"/>
        </w:rPr>
        <w:t xml:space="preserve"> are available for the budding model, as none of these individuals </w:t>
      </w:r>
      <w:proofErr w:type="gramStart"/>
      <w:r w:rsidR="00837A69">
        <w:rPr>
          <w:rFonts w:ascii="Times New Roman" w:eastAsiaTheme="minorEastAsia" w:hAnsi="Times New Roman" w:cs="Times New Roman"/>
          <w:sz w:val="24"/>
          <w:szCs w:val="24"/>
          <w:lang w:val="en-US"/>
        </w:rPr>
        <w:t>budded</w:t>
      </w:r>
      <w:proofErr w:type="gramEnd"/>
      <w:r w:rsidR="00837A69">
        <w:rPr>
          <w:rFonts w:ascii="Times New Roman" w:eastAsiaTheme="minorEastAsia" w:hAnsi="Times New Roman" w:cs="Times New Roman"/>
          <w:sz w:val="24"/>
          <w:szCs w:val="24"/>
          <w:lang w:val="en-US"/>
        </w:rPr>
        <w:t>.</w:t>
      </w: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07"/>
        <w:gridCol w:w="1586"/>
        <w:gridCol w:w="905"/>
        <w:gridCol w:w="849"/>
        <w:gridCol w:w="563"/>
        <w:gridCol w:w="1587"/>
        <w:gridCol w:w="907"/>
        <w:gridCol w:w="852"/>
      </w:tblGrid>
      <w:tr w:rsidR="000439B9" w:rsidRPr="009C5387" w14:paraId="03744FDE" w14:textId="77777777" w:rsidTr="007B0904">
        <w:tc>
          <w:tcPr>
            <w:tcW w:w="2107" w:type="dxa"/>
            <w:tcBorders>
              <w:bottom w:val="single" w:sz="18" w:space="0" w:color="auto"/>
            </w:tcBorders>
          </w:tcPr>
          <w:p w14:paraId="36B8C869" w14:textId="77777777" w:rsidR="000439B9" w:rsidRPr="009C5387" w:rsidRDefault="000439B9" w:rsidP="007B0904">
            <w:pPr>
              <w:rPr>
                <w:rFonts w:ascii="Times New Roman" w:hAnsi="Times New Roman" w:cs="Times New Roman"/>
                <w:b/>
                <w:bCs/>
                <w:lang w:val="en-US"/>
              </w:rPr>
            </w:pPr>
          </w:p>
        </w:tc>
        <w:tc>
          <w:tcPr>
            <w:tcW w:w="3340" w:type="dxa"/>
            <w:gridSpan w:val="3"/>
            <w:tcBorders>
              <w:bottom w:val="single" w:sz="18" w:space="0" w:color="auto"/>
            </w:tcBorders>
          </w:tcPr>
          <w:p w14:paraId="69ED318B" w14:textId="77777777" w:rsidR="000439B9" w:rsidRPr="009C5387" w:rsidRDefault="000439B9" w:rsidP="007B0904">
            <w:pPr>
              <w:jc w:val="center"/>
              <w:rPr>
                <w:rFonts w:ascii="Times New Roman" w:hAnsi="Times New Roman" w:cs="Times New Roman"/>
                <w:b/>
                <w:bCs/>
                <w:lang w:val="en-US"/>
              </w:rPr>
            </w:pPr>
            <w:r w:rsidRPr="009C5387">
              <w:rPr>
                <w:rFonts w:ascii="Times New Roman" w:hAnsi="Times New Roman" w:cs="Times New Roman"/>
                <w:b/>
                <w:bCs/>
                <w:i/>
                <w:iCs/>
                <w:lang w:val="en-US"/>
              </w:rPr>
              <w:t>C. nutans</w:t>
            </w:r>
            <w:r w:rsidRPr="009C5387">
              <w:rPr>
                <w:rFonts w:ascii="Times New Roman" w:hAnsi="Times New Roman" w:cs="Times New Roman"/>
                <w:b/>
                <w:bCs/>
                <w:lang w:val="en-US"/>
              </w:rPr>
              <w:t xml:space="preserve"> (</w:t>
            </w:r>
            <w:r w:rsidRPr="009C5387">
              <w:rPr>
                <w:rFonts w:ascii="Times New Roman" w:hAnsi="Times New Roman" w:cs="Times New Roman"/>
                <w:b/>
                <w:bCs/>
                <w:i/>
                <w:iCs/>
                <w:lang w:val="en-US"/>
              </w:rPr>
              <w:t>n</w:t>
            </w:r>
            <w:r w:rsidRPr="009C5387">
              <w:rPr>
                <w:rFonts w:ascii="Times New Roman" w:hAnsi="Times New Roman" w:cs="Times New Roman"/>
                <w:b/>
                <w:bCs/>
                <w:lang w:val="en-US"/>
              </w:rPr>
              <w:t xml:space="preserve"> = </w:t>
            </w:r>
            <w:r>
              <w:rPr>
                <w:rFonts w:ascii="Times New Roman" w:hAnsi="Times New Roman" w:cs="Times New Roman"/>
                <w:b/>
                <w:bCs/>
                <w:lang w:val="en-US"/>
              </w:rPr>
              <w:t>60</w:t>
            </w:r>
            <w:r w:rsidRPr="009C5387">
              <w:rPr>
                <w:rFonts w:ascii="Times New Roman" w:hAnsi="Times New Roman" w:cs="Times New Roman"/>
                <w:b/>
                <w:bCs/>
                <w:lang w:val="en-US"/>
              </w:rPr>
              <w:t>)</w:t>
            </w:r>
          </w:p>
        </w:tc>
        <w:tc>
          <w:tcPr>
            <w:tcW w:w="563" w:type="dxa"/>
            <w:tcBorders>
              <w:bottom w:val="single" w:sz="18" w:space="0" w:color="auto"/>
            </w:tcBorders>
          </w:tcPr>
          <w:p w14:paraId="4B9293B0" w14:textId="77777777" w:rsidR="000439B9" w:rsidRPr="009C5387" w:rsidRDefault="000439B9" w:rsidP="007B0904">
            <w:pPr>
              <w:jc w:val="center"/>
              <w:rPr>
                <w:rFonts w:ascii="Times New Roman" w:hAnsi="Times New Roman" w:cs="Times New Roman"/>
                <w:b/>
                <w:bCs/>
                <w:lang w:val="en-US"/>
              </w:rPr>
            </w:pPr>
          </w:p>
        </w:tc>
        <w:tc>
          <w:tcPr>
            <w:tcW w:w="3346" w:type="dxa"/>
            <w:gridSpan w:val="3"/>
            <w:tcBorders>
              <w:bottom w:val="single" w:sz="18" w:space="0" w:color="auto"/>
            </w:tcBorders>
            <w:vAlign w:val="center"/>
          </w:tcPr>
          <w:p w14:paraId="513899E2" w14:textId="77777777" w:rsidR="000439B9" w:rsidRPr="009C5387" w:rsidRDefault="000439B9" w:rsidP="007B0904">
            <w:pPr>
              <w:jc w:val="center"/>
              <w:rPr>
                <w:rFonts w:ascii="Times New Roman" w:hAnsi="Times New Roman" w:cs="Times New Roman"/>
                <w:b/>
                <w:bCs/>
                <w:lang w:val="en-US"/>
              </w:rPr>
            </w:pPr>
            <w:r w:rsidRPr="009C5387">
              <w:rPr>
                <w:rFonts w:ascii="Times New Roman" w:hAnsi="Times New Roman" w:cs="Times New Roman"/>
                <w:b/>
                <w:bCs/>
                <w:i/>
                <w:iCs/>
                <w:lang w:val="en-US"/>
              </w:rPr>
              <w:t xml:space="preserve">C. </w:t>
            </w:r>
            <w:proofErr w:type="spellStart"/>
            <w:r w:rsidRPr="009C5387">
              <w:rPr>
                <w:rFonts w:ascii="Times New Roman" w:hAnsi="Times New Roman" w:cs="Times New Roman"/>
                <w:b/>
                <w:bCs/>
                <w:i/>
                <w:iCs/>
                <w:lang w:val="en-US"/>
              </w:rPr>
              <w:t>acanthoides</w:t>
            </w:r>
            <w:proofErr w:type="spellEnd"/>
            <w:r w:rsidRPr="009C5387">
              <w:rPr>
                <w:rFonts w:ascii="Times New Roman" w:hAnsi="Times New Roman" w:cs="Times New Roman"/>
                <w:b/>
                <w:bCs/>
                <w:lang w:val="en-US"/>
              </w:rPr>
              <w:t xml:space="preserve"> (</w:t>
            </w:r>
            <w:r w:rsidRPr="009C5387">
              <w:rPr>
                <w:rFonts w:ascii="Times New Roman" w:hAnsi="Times New Roman" w:cs="Times New Roman"/>
                <w:b/>
                <w:bCs/>
                <w:i/>
                <w:iCs/>
                <w:lang w:val="en-US"/>
              </w:rPr>
              <w:t>n</w:t>
            </w:r>
            <w:r w:rsidRPr="009C5387">
              <w:rPr>
                <w:rFonts w:ascii="Times New Roman" w:hAnsi="Times New Roman" w:cs="Times New Roman"/>
                <w:b/>
                <w:bCs/>
                <w:lang w:val="en-US"/>
              </w:rPr>
              <w:t xml:space="preserve"> = </w:t>
            </w:r>
            <w:r>
              <w:rPr>
                <w:rFonts w:ascii="Times New Roman" w:hAnsi="Times New Roman" w:cs="Times New Roman"/>
                <w:b/>
                <w:bCs/>
                <w:lang w:val="en-US"/>
              </w:rPr>
              <w:t>60</w:t>
            </w:r>
            <w:r w:rsidRPr="009C5387">
              <w:rPr>
                <w:rFonts w:ascii="Times New Roman" w:hAnsi="Times New Roman" w:cs="Times New Roman"/>
                <w:b/>
                <w:bCs/>
                <w:lang w:val="en-US"/>
              </w:rPr>
              <w:t>)</w:t>
            </w:r>
          </w:p>
        </w:tc>
      </w:tr>
      <w:tr w:rsidR="000439B9" w:rsidRPr="009C5387" w14:paraId="0D028DBA" w14:textId="77777777" w:rsidTr="007B0904">
        <w:trPr>
          <w:trHeight w:val="283"/>
        </w:trPr>
        <w:tc>
          <w:tcPr>
            <w:tcW w:w="2107" w:type="dxa"/>
            <w:tcBorders>
              <w:top w:val="single" w:sz="4" w:space="0" w:color="auto"/>
            </w:tcBorders>
          </w:tcPr>
          <w:p w14:paraId="2028A62E" w14:textId="77777777" w:rsidR="000439B9" w:rsidRPr="009C5387" w:rsidRDefault="000439B9" w:rsidP="007B0904">
            <w:pPr>
              <w:rPr>
                <w:rFonts w:ascii="Times New Roman" w:hAnsi="Times New Roman" w:cs="Times New Roman"/>
                <w:lang w:val="en-US"/>
              </w:rPr>
            </w:pPr>
          </w:p>
        </w:tc>
        <w:tc>
          <w:tcPr>
            <w:tcW w:w="1586" w:type="dxa"/>
            <w:tcBorders>
              <w:top w:val="single" w:sz="4" w:space="0" w:color="auto"/>
            </w:tcBorders>
            <w:vAlign w:val="center"/>
          </w:tcPr>
          <w:p w14:paraId="527C04D5" w14:textId="77777777" w:rsidR="000439B9" w:rsidRPr="009C5387" w:rsidRDefault="000439B9" w:rsidP="007B0904">
            <w:pPr>
              <w:jc w:val="right"/>
              <w:rPr>
                <w:rFonts w:ascii="Times New Roman" w:hAnsi="Times New Roman" w:cs="Times New Roman"/>
                <w:lang w:val="en-US"/>
              </w:rPr>
            </w:pPr>
          </w:p>
        </w:tc>
        <w:tc>
          <w:tcPr>
            <w:tcW w:w="905" w:type="dxa"/>
            <w:tcBorders>
              <w:top w:val="single" w:sz="4" w:space="0" w:color="auto"/>
            </w:tcBorders>
            <w:vAlign w:val="center"/>
          </w:tcPr>
          <w:p w14:paraId="7AD23C36" w14:textId="77777777" w:rsidR="000439B9" w:rsidRPr="009C5387" w:rsidRDefault="000439B9" w:rsidP="007B0904">
            <w:pPr>
              <w:jc w:val="right"/>
              <w:rPr>
                <w:rFonts w:ascii="Times New Roman" w:hAnsi="Times New Roman" w:cs="Times New Roman"/>
                <w:lang w:val="en-US"/>
              </w:rPr>
            </w:pPr>
          </w:p>
        </w:tc>
        <w:tc>
          <w:tcPr>
            <w:tcW w:w="849" w:type="dxa"/>
            <w:tcBorders>
              <w:top w:val="single" w:sz="4" w:space="0" w:color="auto"/>
            </w:tcBorders>
            <w:vAlign w:val="center"/>
          </w:tcPr>
          <w:p w14:paraId="6E5CE5D7" w14:textId="77777777" w:rsidR="000439B9" w:rsidRPr="009C5387" w:rsidRDefault="000439B9" w:rsidP="007B0904">
            <w:pPr>
              <w:jc w:val="right"/>
              <w:rPr>
                <w:rFonts w:ascii="Times New Roman" w:hAnsi="Times New Roman" w:cs="Times New Roman"/>
                <w:lang w:val="en-US"/>
              </w:rPr>
            </w:pPr>
          </w:p>
        </w:tc>
        <w:tc>
          <w:tcPr>
            <w:tcW w:w="563" w:type="dxa"/>
            <w:tcBorders>
              <w:top w:val="single" w:sz="4" w:space="0" w:color="auto"/>
            </w:tcBorders>
          </w:tcPr>
          <w:p w14:paraId="7CEA5D9E" w14:textId="77777777" w:rsidR="000439B9" w:rsidRPr="009C5387" w:rsidDel="00EC4627" w:rsidRDefault="000439B9" w:rsidP="007B0904">
            <w:pPr>
              <w:jc w:val="right"/>
              <w:rPr>
                <w:rFonts w:ascii="Times New Roman" w:hAnsi="Times New Roman" w:cs="Times New Roman"/>
                <w:lang w:val="en-US"/>
              </w:rPr>
            </w:pPr>
          </w:p>
        </w:tc>
        <w:tc>
          <w:tcPr>
            <w:tcW w:w="1587" w:type="dxa"/>
            <w:tcBorders>
              <w:top w:val="single" w:sz="4" w:space="0" w:color="auto"/>
            </w:tcBorders>
            <w:vAlign w:val="center"/>
          </w:tcPr>
          <w:p w14:paraId="4616619F" w14:textId="77777777" w:rsidR="000439B9" w:rsidRPr="009C5387" w:rsidRDefault="000439B9" w:rsidP="007B0904">
            <w:pPr>
              <w:jc w:val="right"/>
              <w:rPr>
                <w:rFonts w:ascii="Times New Roman" w:hAnsi="Times New Roman" w:cs="Times New Roman"/>
                <w:lang w:val="en-US"/>
              </w:rPr>
            </w:pPr>
          </w:p>
        </w:tc>
        <w:tc>
          <w:tcPr>
            <w:tcW w:w="907" w:type="dxa"/>
            <w:tcBorders>
              <w:top w:val="single" w:sz="4" w:space="0" w:color="auto"/>
            </w:tcBorders>
            <w:vAlign w:val="center"/>
          </w:tcPr>
          <w:p w14:paraId="63ABE7E7" w14:textId="77777777" w:rsidR="000439B9" w:rsidRPr="009C5387" w:rsidRDefault="000439B9" w:rsidP="007B0904">
            <w:pPr>
              <w:jc w:val="right"/>
              <w:rPr>
                <w:rFonts w:ascii="Times New Roman" w:hAnsi="Times New Roman" w:cs="Times New Roman"/>
                <w:lang w:val="en-US"/>
              </w:rPr>
            </w:pPr>
          </w:p>
        </w:tc>
        <w:tc>
          <w:tcPr>
            <w:tcW w:w="852" w:type="dxa"/>
            <w:tcBorders>
              <w:top w:val="single" w:sz="4" w:space="0" w:color="auto"/>
            </w:tcBorders>
            <w:vAlign w:val="center"/>
          </w:tcPr>
          <w:p w14:paraId="54EC6C46" w14:textId="77777777" w:rsidR="000439B9" w:rsidRPr="009C5387" w:rsidRDefault="000439B9" w:rsidP="007B0904">
            <w:pPr>
              <w:jc w:val="right"/>
              <w:rPr>
                <w:rFonts w:ascii="Times New Roman" w:hAnsi="Times New Roman" w:cs="Times New Roman"/>
                <w:lang w:val="en-US"/>
              </w:rPr>
            </w:pPr>
          </w:p>
        </w:tc>
      </w:tr>
      <w:tr w:rsidR="000439B9" w:rsidRPr="009C5387" w14:paraId="454863F3" w14:textId="77777777" w:rsidTr="007B0904">
        <w:trPr>
          <w:trHeight w:val="283"/>
        </w:trPr>
        <w:tc>
          <w:tcPr>
            <w:tcW w:w="2107" w:type="dxa"/>
            <w:tcBorders>
              <w:bottom w:val="single" w:sz="4" w:space="0" w:color="auto"/>
            </w:tcBorders>
          </w:tcPr>
          <w:p w14:paraId="3603D94F" w14:textId="77777777" w:rsidR="000439B9" w:rsidRPr="00D65A58" w:rsidRDefault="000439B9" w:rsidP="007B0904">
            <w:pPr>
              <w:rPr>
                <w:rFonts w:ascii="Times New Roman" w:hAnsi="Times New Roman" w:cs="Times New Roman"/>
                <w:b/>
                <w:bCs/>
                <w:lang w:val="en-US"/>
              </w:rPr>
            </w:pPr>
            <w:r w:rsidRPr="00D65A58">
              <w:rPr>
                <w:rFonts w:ascii="Times New Roman" w:hAnsi="Times New Roman" w:cs="Times New Roman"/>
                <w:b/>
                <w:bCs/>
                <w:lang w:val="en-US"/>
              </w:rPr>
              <w:t xml:space="preserve">Log </w:t>
            </w:r>
            <w:r>
              <w:rPr>
                <w:rFonts w:ascii="Times New Roman" w:hAnsi="Times New Roman" w:cs="Times New Roman"/>
                <w:b/>
                <w:bCs/>
                <w:lang w:val="en-US"/>
              </w:rPr>
              <w:t>Max Buds</w:t>
            </w:r>
          </w:p>
        </w:tc>
        <w:tc>
          <w:tcPr>
            <w:tcW w:w="1586" w:type="dxa"/>
            <w:tcBorders>
              <w:bottom w:val="single" w:sz="4" w:space="0" w:color="auto"/>
            </w:tcBorders>
          </w:tcPr>
          <w:p w14:paraId="4CB48324" w14:textId="77777777" w:rsidR="000439B9" w:rsidRPr="009C5387" w:rsidRDefault="000439B9" w:rsidP="007B0904">
            <w:pPr>
              <w:jc w:val="center"/>
              <w:rPr>
                <w:rFonts w:ascii="Times New Roman" w:hAnsi="Times New Roman" w:cs="Times New Roman"/>
                <w:lang w:val="en-US"/>
              </w:rPr>
            </w:pPr>
            <w:r w:rsidRPr="009C5387">
              <w:rPr>
                <w:rFonts w:ascii="Times New Roman" w:hAnsi="Times New Roman" w:cs="Times New Roman"/>
                <w:b/>
                <w:bCs/>
                <w:lang w:val="en-US"/>
              </w:rPr>
              <w:t>Estimate</w:t>
            </w:r>
          </w:p>
        </w:tc>
        <w:tc>
          <w:tcPr>
            <w:tcW w:w="905" w:type="dxa"/>
            <w:tcBorders>
              <w:bottom w:val="single" w:sz="4" w:space="0" w:color="auto"/>
            </w:tcBorders>
          </w:tcPr>
          <w:p w14:paraId="4417D4F1" w14:textId="11034D79" w:rsidR="000439B9" w:rsidRPr="009C5387" w:rsidRDefault="00654906" w:rsidP="007B0904">
            <w:pPr>
              <w:jc w:val="center"/>
              <w:rPr>
                <w:rFonts w:ascii="Times New Roman" w:hAnsi="Times New Roman" w:cs="Times New Roman"/>
                <w:lang w:val="en-US"/>
              </w:rPr>
            </w:pPr>
            <w:r>
              <w:rPr>
                <w:rFonts w:ascii="Times New Roman" w:hAnsi="Times New Roman" w:cs="Times New Roman"/>
                <w:b/>
                <w:bCs/>
                <w:i/>
                <w:iCs/>
                <w:lang w:val="en-US"/>
              </w:rPr>
              <w:t>t</w:t>
            </w:r>
          </w:p>
        </w:tc>
        <w:tc>
          <w:tcPr>
            <w:tcW w:w="849" w:type="dxa"/>
            <w:tcBorders>
              <w:bottom w:val="single" w:sz="4" w:space="0" w:color="auto"/>
            </w:tcBorders>
          </w:tcPr>
          <w:p w14:paraId="61510BB9" w14:textId="77777777" w:rsidR="000439B9" w:rsidRPr="009C5387" w:rsidRDefault="000439B9" w:rsidP="007B0904">
            <w:pPr>
              <w:jc w:val="center"/>
              <w:rPr>
                <w:rFonts w:ascii="Times New Roman" w:hAnsi="Times New Roman" w:cs="Times New Roman"/>
                <w:lang w:val="en-US"/>
              </w:rPr>
            </w:pPr>
            <w:r w:rsidRPr="009C5387">
              <w:rPr>
                <w:rFonts w:ascii="Times New Roman" w:hAnsi="Times New Roman" w:cs="Times New Roman"/>
                <w:b/>
                <w:bCs/>
                <w:i/>
                <w:iCs/>
                <w:lang w:val="en-US"/>
              </w:rPr>
              <w:t>p</w:t>
            </w:r>
          </w:p>
        </w:tc>
        <w:tc>
          <w:tcPr>
            <w:tcW w:w="563" w:type="dxa"/>
            <w:tcBorders>
              <w:bottom w:val="single" w:sz="4" w:space="0" w:color="auto"/>
            </w:tcBorders>
          </w:tcPr>
          <w:p w14:paraId="7D3BA0CE" w14:textId="77777777" w:rsidR="000439B9" w:rsidRPr="009C5387" w:rsidDel="00EC4627" w:rsidRDefault="000439B9" w:rsidP="007B0904">
            <w:pPr>
              <w:jc w:val="center"/>
              <w:rPr>
                <w:rFonts w:ascii="Times New Roman" w:hAnsi="Times New Roman" w:cs="Times New Roman"/>
                <w:lang w:val="en-US"/>
              </w:rPr>
            </w:pPr>
          </w:p>
        </w:tc>
        <w:tc>
          <w:tcPr>
            <w:tcW w:w="1587" w:type="dxa"/>
            <w:tcBorders>
              <w:bottom w:val="single" w:sz="4" w:space="0" w:color="auto"/>
            </w:tcBorders>
            <w:vAlign w:val="center"/>
          </w:tcPr>
          <w:p w14:paraId="7394EE8D" w14:textId="77777777" w:rsidR="000439B9" w:rsidRPr="009C5387" w:rsidRDefault="000439B9" w:rsidP="007B0904">
            <w:pPr>
              <w:jc w:val="center"/>
              <w:rPr>
                <w:rFonts w:ascii="Times New Roman" w:hAnsi="Times New Roman" w:cs="Times New Roman"/>
                <w:lang w:val="en-US"/>
              </w:rPr>
            </w:pPr>
            <w:r w:rsidRPr="009C5387">
              <w:rPr>
                <w:rFonts w:ascii="Times New Roman" w:hAnsi="Times New Roman" w:cs="Times New Roman"/>
                <w:b/>
                <w:bCs/>
                <w:lang w:val="en-US"/>
              </w:rPr>
              <w:t>Estimate</w:t>
            </w:r>
          </w:p>
        </w:tc>
        <w:tc>
          <w:tcPr>
            <w:tcW w:w="907" w:type="dxa"/>
            <w:tcBorders>
              <w:bottom w:val="single" w:sz="4" w:space="0" w:color="auto"/>
            </w:tcBorders>
          </w:tcPr>
          <w:p w14:paraId="339090D5" w14:textId="4892DC28" w:rsidR="000439B9" w:rsidRPr="009C5387" w:rsidRDefault="00654906" w:rsidP="007B0904">
            <w:pPr>
              <w:jc w:val="center"/>
              <w:rPr>
                <w:rFonts w:ascii="Times New Roman" w:hAnsi="Times New Roman" w:cs="Times New Roman"/>
                <w:lang w:val="en-US"/>
              </w:rPr>
            </w:pPr>
            <w:r>
              <w:rPr>
                <w:rFonts w:ascii="Times New Roman" w:hAnsi="Times New Roman" w:cs="Times New Roman"/>
                <w:b/>
                <w:bCs/>
                <w:i/>
                <w:iCs/>
                <w:lang w:val="en-US"/>
              </w:rPr>
              <w:t>t</w:t>
            </w:r>
          </w:p>
        </w:tc>
        <w:tc>
          <w:tcPr>
            <w:tcW w:w="852" w:type="dxa"/>
            <w:tcBorders>
              <w:bottom w:val="single" w:sz="4" w:space="0" w:color="auto"/>
            </w:tcBorders>
          </w:tcPr>
          <w:p w14:paraId="4C110DBA" w14:textId="77777777" w:rsidR="000439B9" w:rsidRPr="009C5387" w:rsidRDefault="000439B9" w:rsidP="007B0904">
            <w:pPr>
              <w:jc w:val="center"/>
              <w:rPr>
                <w:rFonts w:ascii="Times New Roman" w:hAnsi="Times New Roman" w:cs="Times New Roman"/>
                <w:lang w:val="en-US"/>
              </w:rPr>
            </w:pPr>
            <w:r w:rsidRPr="009C5387">
              <w:rPr>
                <w:rFonts w:ascii="Times New Roman" w:hAnsi="Times New Roman" w:cs="Times New Roman"/>
                <w:b/>
                <w:bCs/>
                <w:i/>
                <w:iCs/>
                <w:lang w:val="en-US"/>
              </w:rPr>
              <w:t>p</w:t>
            </w:r>
          </w:p>
        </w:tc>
      </w:tr>
      <w:tr w:rsidR="000439B9" w:rsidRPr="009C5387" w14:paraId="6060A519" w14:textId="77777777" w:rsidTr="007B0904">
        <w:trPr>
          <w:trHeight w:val="283"/>
        </w:trPr>
        <w:tc>
          <w:tcPr>
            <w:tcW w:w="2107" w:type="dxa"/>
            <w:tcBorders>
              <w:top w:val="single" w:sz="4" w:space="0" w:color="auto"/>
            </w:tcBorders>
          </w:tcPr>
          <w:p w14:paraId="052F30C8" w14:textId="4A88E04E" w:rsidR="000439B9" w:rsidRPr="000439B9" w:rsidRDefault="00000000" w:rsidP="007B0904">
            <w:pPr>
              <w:rPr>
                <w:rFonts w:ascii="Times New Roman" w:hAnsi="Times New Roman" w:cs="Times New Roman"/>
                <w:lang w:val="en-US"/>
              </w:rPr>
            </w:pPr>
            <m:oMathPara>
              <m:oMathParaPr>
                <m:jc m:val="left"/>
              </m:oMathParaPr>
              <m:oMath>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10</m:t>
                    </m:r>
                  </m:sub>
                </m:sSub>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5</m:t>
                    </m:r>
                  </m:sub>
                </m:sSub>
              </m:oMath>
            </m:oMathPara>
          </w:p>
        </w:tc>
        <w:tc>
          <w:tcPr>
            <w:tcW w:w="1586" w:type="dxa"/>
            <w:tcBorders>
              <w:top w:val="single" w:sz="4" w:space="0" w:color="auto"/>
            </w:tcBorders>
            <w:vAlign w:val="center"/>
          </w:tcPr>
          <w:p w14:paraId="7E6F116A" w14:textId="143D6F71" w:rsidR="000439B9" w:rsidRPr="009C5387" w:rsidRDefault="005A7BFC" w:rsidP="007B0904">
            <w:pPr>
              <w:jc w:val="right"/>
              <w:rPr>
                <w:rFonts w:ascii="Times New Roman" w:hAnsi="Times New Roman" w:cs="Times New Roman"/>
                <w:lang w:val="en-US"/>
              </w:rPr>
            </w:pPr>
            <w:r>
              <w:rPr>
                <w:rFonts w:ascii="Times New Roman" w:hAnsi="Times New Roman" w:cs="Times New Roman"/>
                <w:lang w:val="en-US"/>
              </w:rPr>
              <w:t>0.376</w:t>
            </w:r>
            <w:r w:rsidR="000439B9" w:rsidRPr="009C5387">
              <w:rPr>
                <w:rFonts w:ascii="Times New Roman" w:hAnsi="Times New Roman" w:cs="Times New Roman"/>
                <w:lang w:val="en-US"/>
              </w:rPr>
              <w:t xml:space="preserve"> </w:t>
            </w:r>
            <m:oMath>
              <m:r>
                <w:rPr>
                  <w:rFonts w:ascii="Cambria Math" w:hAnsi="Cambria Math" w:cs="Times New Roman"/>
                  <w:lang w:val="en-US"/>
                </w:rPr>
                <m:t>±</m:t>
              </m:r>
            </m:oMath>
            <w:r w:rsidR="000439B9" w:rsidRPr="009C5387">
              <w:rPr>
                <w:rFonts w:ascii="Times New Roman" w:eastAsiaTheme="minorEastAsia" w:hAnsi="Times New Roman" w:cs="Times New Roman"/>
                <w:lang w:val="en-US"/>
              </w:rPr>
              <w:t xml:space="preserve"> </w:t>
            </w:r>
            <w:r w:rsidR="000439B9">
              <w:rPr>
                <w:rFonts w:ascii="Times New Roman" w:eastAsiaTheme="minorEastAsia" w:hAnsi="Times New Roman" w:cs="Times New Roman"/>
                <w:lang w:val="en-US"/>
              </w:rPr>
              <w:t>0.</w:t>
            </w:r>
            <w:r>
              <w:rPr>
                <w:rFonts w:ascii="Times New Roman" w:eastAsiaTheme="minorEastAsia" w:hAnsi="Times New Roman" w:cs="Times New Roman"/>
                <w:lang w:val="en-US"/>
              </w:rPr>
              <w:t>205</w:t>
            </w:r>
          </w:p>
        </w:tc>
        <w:tc>
          <w:tcPr>
            <w:tcW w:w="905" w:type="dxa"/>
            <w:tcBorders>
              <w:top w:val="single" w:sz="4" w:space="0" w:color="auto"/>
            </w:tcBorders>
            <w:vAlign w:val="center"/>
          </w:tcPr>
          <w:p w14:paraId="05FC0885" w14:textId="6FD468D0" w:rsidR="000439B9" w:rsidRPr="009C5387" w:rsidRDefault="000439B9" w:rsidP="007B0904">
            <w:pPr>
              <w:jc w:val="right"/>
              <w:rPr>
                <w:rFonts w:ascii="Times New Roman" w:hAnsi="Times New Roman" w:cs="Times New Roman"/>
                <w:lang w:val="en-US"/>
              </w:rPr>
            </w:pPr>
            <w:r>
              <w:rPr>
                <w:rFonts w:ascii="Times New Roman" w:hAnsi="Times New Roman" w:cs="Times New Roman"/>
                <w:lang w:val="en-US"/>
              </w:rPr>
              <w:t>1</w:t>
            </w:r>
            <w:r w:rsidR="005A7BFC">
              <w:rPr>
                <w:rFonts w:ascii="Times New Roman" w:hAnsi="Times New Roman" w:cs="Times New Roman"/>
                <w:lang w:val="en-US"/>
              </w:rPr>
              <w:t>.831</w:t>
            </w:r>
          </w:p>
        </w:tc>
        <w:tc>
          <w:tcPr>
            <w:tcW w:w="849" w:type="dxa"/>
            <w:tcBorders>
              <w:top w:val="single" w:sz="4" w:space="0" w:color="auto"/>
            </w:tcBorders>
            <w:vAlign w:val="center"/>
          </w:tcPr>
          <w:p w14:paraId="30DF9748" w14:textId="5C2ACF05" w:rsidR="000439B9" w:rsidRPr="009C5387" w:rsidRDefault="005A7BFC" w:rsidP="007B0904">
            <w:pPr>
              <w:jc w:val="right"/>
              <w:rPr>
                <w:rFonts w:ascii="Times New Roman" w:hAnsi="Times New Roman" w:cs="Times New Roman"/>
                <w:lang w:val="en-US"/>
              </w:rPr>
            </w:pPr>
            <w:r>
              <w:rPr>
                <w:rFonts w:ascii="Times New Roman" w:hAnsi="Times New Roman" w:cs="Times New Roman"/>
                <w:lang w:val="en-US"/>
              </w:rPr>
              <w:t>0.180</w:t>
            </w:r>
          </w:p>
        </w:tc>
        <w:tc>
          <w:tcPr>
            <w:tcW w:w="563" w:type="dxa"/>
            <w:tcBorders>
              <w:top w:val="single" w:sz="4" w:space="0" w:color="auto"/>
            </w:tcBorders>
          </w:tcPr>
          <w:p w14:paraId="0CBB6B25" w14:textId="77777777" w:rsidR="000439B9" w:rsidRPr="009C5387" w:rsidDel="00EC4627" w:rsidRDefault="000439B9" w:rsidP="007B0904">
            <w:pPr>
              <w:jc w:val="right"/>
              <w:rPr>
                <w:rFonts w:ascii="Times New Roman" w:hAnsi="Times New Roman" w:cs="Times New Roman"/>
                <w:lang w:val="en-US"/>
              </w:rPr>
            </w:pPr>
          </w:p>
        </w:tc>
        <w:tc>
          <w:tcPr>
            <w:tcW w:w="1587" w:type="dxa"/>
            <w:tcBorders>
              <w:top w:val="single" w:sz="4" w:space="0" w:color="auto"/>
            </w:tcBorders>
            <w:vAlign w:val="center"/>
          </w:tcPr>
          <w:p w14:paraId="0D0A1095" w14:textId="17977F5B" w:rsidR="000439B9" w:rsidRPr="009C5387" w:rsidRDefault="005A7BFC" w:rsidP="007B0904">
            <w:pPr>
              <w:jc w:val="right"/>
              <w:rPr>
                <w:rFonts w:ascii="Times New Roman" w:hAnsi="Times New Roman" w:cs="Times New Roman"/>
                <w:lang w:val="en-US"/>
              </w:rPr>
            </w:pPr>
            <w:r>
              <w:rPr>
                <w:rFonts w:ascii="Times New Roman" w:hAnsi="Times New Roman" w:cs="Times New Roman"/>
                <w:lang w:val="en-US"/>
              </w:rPr>
              <w:t>0.044</w:t>
            </w:r>
            <w:r w:rsidR="000439B9" w:rsidRPr="009C5387">
              <w:rPr>
                <w:rFonts w:ascii="Times New Roman" w:hAnsi="Times New Roman" w:cs="Times New Roman"/>
                <w:lang w:val="en-US"/>
              </w:rPr>
              <w:t xml:space="preserve"> </w:t>
            </w:r>
            <m:oMath>
              <m:r>
                <w:rPr>
                  <w:rFonts w:ascii="Cambria Math" w:hAnsi="Cambria Math" w:cs="Times New Roman"/>
                  <w:lang w:val="en-US"/>
                </w:rPr>
                <m:t>±</m:t>
              </m:r>
            </m:oMath>
            <w:r w:rsidR="000439B9" w:rsidRPr="009C5387">
              <w:rPr>
                <w:rFonts w:ascii="Times New Roman" w:eastAsiaTheme="minorEastAsia" w:hAnsi="Times New Roman" w:cs="Times New Roman"/>
                <w:lang w:val="en-US"/>
              </w:rPr>
              <w:t xml:space="preserve"> </w:t>
            </w:r>
            <w:r w:rsidR="000439B9">
              <w:rPr>
                <w:rFonts w:ascii="Times New Roman" w:eastAsiaTheme="minorEastAsia" w:hAnsi="Times New Roman" w:cs="Times New Roman"/>
                <w:lang w:val="en-US"/>
              </w:rPr>
              <w:t>0.</w:t>
            </w:r>
            <w:r>
              <w:rPr>
                <w:rFonts w:ascii="Times New Roman" w:eastAsiaTheme="minorEastAsia" w:hAnsi="Times New Roman" w:cs="Times New Roman"/>
                <w:lang w:val="en-US"/>
              </w:rPr>
              <w:t>478</w:t>
            </w:r>
          </w:p>
        </w:tc>
        <w:tc>
          <w:tcPr>
            <w:tcW w:w="907" w:type="dxa"/>
            <w:tcBorders>
              <w:top w:val="single" w:sz="4" w:space="0" w:color="auto"/>
            </w:tcBorders>
            <w:vAlign w:val="center"/>
          </w:tcPr>
          <w:p w14:paraId="562AE910" w14:textId="3F12D60A" w:rsidR="000439B9" w:rsidRPr="009C5387" w:rsidRDefault="005A7BFC" w:rsidP="007B0904">
            <w:pPr>
              <w:jc w:val="right"/>
              <w:rPr>
                <w:rFonts w:ascii="Times New Roman" w:hAnsi="Times New Roman" w:cs="Times New Roman"/>
                <w:lang w:val="en-US"/>
              </w:rPr>
            </w:pPr>
            <w:r>
              <w:rPr>
                <w:rFonts w:ascii="Times New Roman" w:hAnsi="Times New Roman" w:cs="Times New Roman"/>
                <w:lang w:val="en-US"/>
              </w:rPr>
              <w:t>0.093</w:t>
            </w:r>
          </w:p>
        </w:tc>
        <w:tc>
          <w:tcPr>
            <w:tcW w:w="852" w:type="dxa"/>
            <w:tcBorders>
              <w:top w:val="single" w:sz="4" w:space="0" w:color="auto"/>
            </w:tcBorders>
            <w:vAlign w:val="center"/>
          </w:tcPr>
          <w:p w14:paraId="473BE8D9" w14:textId="614621F3" w:rsidR="000439B9" w:rsidRPr="009C5387" w:rsidRDefault="005A7BFC" w:rsidP="007B0904">
            <w:pPr>
              <w:jc w:val="right"/>
              <w:rPr>
                <w:rFonts w:ascii="Times New Roman" w:hAnsi="Times New Roman" w:cs="Times New Roman"/>
                <w:lang w:val="en-US"/>
              </w:rPr>
            </w:pPr>
            <w:r>
              <w:rPr>
                <w:rFonts w:ascii="Times New Roman" w:hAnsi="Times New Roman" w:cs="Times New Roman"/>
                <w:lang w:val="en-US"/>
              </w:rPr>
              <w:t>0.995</w:t>
            </w:r>
          </w:p>
        </w:tc>
      </w:tr>
      <w:tr w:rsidR="000439B9" w:rsidRPr="009C5387" w14:paraId="0E34EE9E" w14:textId="77777777" w:rsidTr="007B0904">
        <w:trPr>
          <w:trHeight w:val="283"/>
        </w:trPr>
        <w:tc>
          <w:tcPr>
            <w:tcW w:w="2107" w:type="dxa"/>
          </w:tcPr>
          <w:p w14:paraId="538DE0BD" w14:textId="77777777" w:rsidR="000439B9" w:rsidRPr="009C5387" w:rsidRDefault="000439B9" w:rsidP="007B0904">
            <w:pPr>
              <w:rPr>
                <w:rFonts w:ascii="Times New Roman" w:hAnsi="Times New Roman" w:cs="Times New Roman"/>
                <w:lang w:val="en-US"/>
              </w:rPr>
            </w:pPr>
          </w:p>
        </w:tc>
        <w:tc>
          <w:tcPr>
            <w:tcW w:w="1586" w:type="dxa"/>
          </w:tcPr>
          <w:p w14:paraId="04F38E61" w14:textId="77777777" w:rsidR="000439B9" w:rsidRPr="009C5387" w:rsidRDefault="000439B9" w:rsidP="007B0904">
            <w:pPr>
              <w:jc w:val="right"/>
              <w:rPr>
                <w:rFonts w:ascii="Times New Roman" w:hAnsi="Times New Roman" w:cs="Times New Roman"/>
                <w:lang w:val="en-US"/>
              </w:rPr>
            </w:pPr>
          </w:p>
        </w:tc>
        <w:tc>
          <w:tcPr>
            <w:tcW w:w="905" w:type="dxa"/>
          </w:tcPr>
          <w:p w14:paraId="0EA9C468" w14:textId="77777777" w:rsidR="000439B9" w:rsidRPr="009C5387" w:rsidRDefault="000439B9" w:rsidP="007B0904">
            <w:pPr>
              <w:jc w:val="right"/>
              <w:rPr>
                <w:rFonts w:ascii="Times New Roman" w:hAnsi="Times New Roman" w:cs="Times New Roman"/>
                <w:lang w:val="en-US"/>
              </w:rPr>
            </w:pPr>
          </w:p>
        </w:tc>
        <w:tc>
          <w:tcPr>
            <w:tcW w:w="849" w:type="dxa"/>
          </w:tcPr>
          <w:p w14:paraId="21E080DB" w14:textId="77777777" w:rsidR="000439B9" w:rsidRPr="009C5387" w:rsidRDefault="000439B9" w:rsidP="007B0904">
            <w:pPr>
              <w:jc w:val="right"/>
              <w:rPr>
                <w:rFonts w:ascii="Times New Roman" w:hAnsi="Times New Roman" w:cs="Times New Roman"/>
                <w:lang w:val="en-US"/>
              </w:rPr>
            </w:pPr>
          </w:p>
        </w:tc>
        <w:tc>
          <w:tcPr>
            <w:tcW w:w="563" w:type="dxa"/>
          </w:tcPr>
          <w:p w14:paraId="3CBC1871" w14:textId="77777777" w:rsidR="000439B9" w:rsidRPr="009C5387" w:rsidRDefault="000439B9" w:rsidP="007B0904">
            <w:pPr>
              <w:jc w:val="right"/>
              <w:rPr>
                <w:rFonts w:ascii="Times New Roman" w:hAnsi="Times New Roman" w:cs="Times New Roman"/>
                <w:lang w:val="en-US"/>
              </w:rPr>
            </w:pPr>
          </w:p>
        </w:tc>
        <w:tc>
          <w:tcPr>
            <w:tcW w:w="1587" w:type="dxa"/>
          </w:tcPr>
          <w:p w14:paraId="17027A73" w14:textId="77777777" w:rsidR="000439B9" w:rsidRPr="009C5387" w:rsidRDefault="000439B9" w:rsidP="007B0904">
            <w:pPr>
              <w:jc w:val="right"/>
              <w:rPr>
                <w:rFonts w:ascii="Times New Roman" w:hAnsi="Times New Roman" w:cs="Times New Roman"/>
                <w:lang w:val="en-US"/>
              </w:rPr>
            </w:pPr>
          </w:p>
        </w:tc>
        <w:tc>
          <w:tcPr>
            <w:tcW w:w="907" w:type="dxa"/>
          </w:tcPr>
          <w:p w14:paraId="5520479F" w14:textId="77777777" w:rsidR="000439B9" w:rsidRPr="009C5387" w:rsidRDefault="000439B9" w:rsidP="007B0904">
            <w:pPr>
              <w:jc w:val="right"/>
              <w:rPr>
                <w:rFonts w:ascii="Times New Roman" w:hAnsi="Times New Roman" w:cs="Times New Roman"/>
                <w:lang w:val="en-US"/>
              </w:rPr>
            </w:pPr>
          </w:p>
        </w:tc>
        <w:tc>
          <w:tcPr>
            <w:tcW w:w="852" w:type="dxa"/>
          </w:tcPr>
          <w:p w14:paraId="5268814B" w14:textId="77777777" w:rsidR="000439B9" w:rsidRPr="009C5387" w:rsidRDefault="000439B9" w:rsidP="007B0904">
            <w:pPr>
              <w:jc w:val="right"/>
              <w:rPr>
                <w:rFonts w:ascii="Times New Roman" w:hAnsi="Times New Roman" w:cs="Times New Roman"/>
                <w:lang w:val="en-US"/>
              </w:rPr>
            </w:pPr>
          </w:p>
        </w:tc>
      </w:tr>
      <w:tr w:rsidR="000439B9" w:rsidRPr="009C5387" w14:paraId="48AB44B6" w14:textId="77777777" w:rsidTr="007B0904">
        <w:trPr>
          <w:trHeight w:val="283"/>
        </w:trPr>
        <w:tc>
          <w:tcPr>
            <w:tcW w:w="2107" w:type="dxa"/>
            <w:tcBorders>
              <w:bottom w:val="single" w:sz="4" w:space="0" w:color="auto"/>
            </w:tcBorders>
          </w:tcPr>
          <w:p w14:paraId="1FB2EB1B" w14:textId="77777777" w:rsidR="000439B9" w:rsidRPr="009C5387" w:rsidRDefault="000439B9" w:rsidP="007B0904">
            <w:pPr>
              <w:rPr>
                <w:rFonts w:ascii="Times New Roman" w:hAnsi="Times New Roman" w:cs="Times New Roman"/>
                <w:lang w:val="en-US"/>
              </w:rPr>
            </w:pPr>
            <w:r w:rsidRPr="00D65A58">
              <w:rPr>
                <w:rFonts w:ascii="Times New Roman" w:hAnsi="Times New Roman" w:cs="Times New Roman"/>
                <w:b/>
                <w:bCs/>
                <w:lang w:val="en-US"/>
              </w:rPr>
              <w:t xml:space="preserve">Log </w:t>
            </w:r>
            <w:r>
              <w:rPr>
                <w:rFonts w:ascii="Times New Roman" w:hAnsi="Times New Roman" w:cs="Times New Roman"/>
                <w:b/>
                <w:bCs/>
                <w:lang w:val="en-US"/>
              </w:rPr>
              <w:t>Max Height</w:t>
            </w:r>
          </w:p>
        </w:tc>
        <w:tc>
          <w:tcPr>
            <w:tcW w:w="1586" w:type="dxa"/>
            <w:tcBorders>
              <w:bottom w:val="single" w:sz="4" w:space="0" w:color="auto"/>
            </w:tcBorders>
            <w:vAlign w:val="center"/>
          </w:tcPr>
          <w:p w14:paraId="2DF23E21" w14:textId="752891E1" w:rsidR="000439B9" w:rsidRPr="009C5387" w:rsidRDefault="000439B9" w:rsidP="007B0904">
            <w:pPr>
              <w:jc w:val="center"/>
              <w:rPr>
                <w:rFonts w:ascii="Times New Roman" w:hAnsi="Times New Roman" w:cs="Times New Roman"/>
                <w:lang w:val="en-US"/>
              </w:rPr>
            </w:pPr>
          </w:p>
        </w:tc>
        <w:tc>
          <w:tcPr>
            <w:tcW w:w="905" w:type="dxa"/>
            <w:tcBorders>
              <w:bottom w:val="single" w:sz="4" w:space="0" w:color="auto"/>
            </w:tcBorders>
            <w:vAlign w:val="center"/>
          </w:tcPr>
          <w:p w14:paraId="4146513A" w14:textId="14C2183D" w:rsidR="000439B9" w:rsidRPr="009C5387" w:rsidRDefault="000439B9" w:rsidP="007B0904">
            <w:pPr>
              <w:jc w:val="center"/>
              <w:rPr>
                <w:rFonts w:ascii="Times New Roman" w:hAnsi="Times New Roman" w:cs="Times New Roman"/>
                <w:lang w:val="en-US"/>
              </w:rPr>
            </w:pPr>
          </w:p>
        </w:tc>
        <w:tc>
          <w:tcPr>
            <w:tcW w:w="849" w:type="dxa"/>
            <w:tcBorders>
              <w:bottom w:val="single" w:sz="4" w:space="0" w:color="auto"/>
            </w:tcBorders>
            <w:vAlign w:val="center"/>
          </w:tcPr>
          <w:p w14:paraId="41A704B9" w14:textId="1EDCB96C" w:rsidR="000439B9" w:rsidRPr="009C5387" w:rsidRDefault="000439B9" w:rsidP="007B0904">
            <w:pPr>
              <w:jc w:val="center"/>
              <w:rPr>
                <w:rFonts w:ascii="Times New Roman" w:hAnsi="Times New Roman" w:cs="Times New Roman"/>
                <w:lang w:val="en-US"/>
              </w:rPr>
            </w:pPr>
          </w:p>
        </w:tc>
        <w:tc>
          <w:tcPr>
            <w:tcW w:w="563" w:type="dxa"/>
            <w:tcBorders>
              <w:bottom w:val="single" w:sz="4" w:space="0" w:color="auto"/>
            </w:tcBorders>
            <w:vAlign w:val="center"/>
          </w:tcPr>
          <w:p w14:paraId="3F6D0134" w14:textId="77777777" w:rsidR="000439B9" w:rsidRPr="009C5387" w:rsidRDefault="000439B9" w:rsidP="007B0904">
            <w:pPr>
              <w:jc w:val="center"/>
              <w:rPr>
                <w:rFonts w:ascii="Times New Roman" w:hAnsi="Times New Roman" w:cs="Times New Roman"/>
                <w:lang w:val="en-US"/>
              </w:rPr>
            </w:pPr>
          </w:p>
        </w:tc>
        <w:tc>
          <w:tcPr>
            <w:tcW w:w="1587" w:type="dxa"/>
            <w:tcBorders>
              <w:bottom w:val="single" w:sz="4" w:space="0" w:color="auto"/>
            </w:tcBorders>
            <w:vAlign w:val="center"/>
          </w:tcPr>
          <w:p w14:paraId="53D3F31E" w14:textId="0608E8EE" w:rsidR="000439B9" w:rsidRPr="009C5387" w:rsidRDefault="000439B9" w:rsidP="007B0904">
            <w:pPr>
              <w:jc w:val="center"/>
              <w:rPr>
                <w:rFonts w:ascii="Times New Roman" w:hAnsi="Times New Roman" w:cs="Times New Roman"/>
                <w:lang w:val="en-US"/>
              </w:rPr>
            </w:pPr>
          </w:p>
        </w:tc>
        <w:tc>
          <w:tcPr>
            <w:tcW w:w="907" w:type="dxa"/>
            <w:tcBorders>
              <w:bottom w:val="single" w:sz="4" w:space="0" w:color="auto"/>
            </w:tcBorders>
            <w:vAlign w:val="center"/>
          </w:tcPr>
          <w:p w14:paraId="0522ADD4" w14:textId="6CE0C595" w:rsidR="000439B9" w:rsidRPr="009C5387" w:rsidRDefault="000439B9" w:rsidP="007B0904">
            <w:pPr>
              <w:jc w:val="center"/>
              <w:rPr>
                <w:rFonts w:ascii="Times New Roman" w:hAnsi="Times New Roman" w:cs="Times New Roman"/>
                <w:lang w:val="en-US"/>
              </w:rPr>
            </w:pPr>
          </w:p>
        </w:tc>
        <w:tc>
          <w:tcPr>
            <w:tcW w:w="852" w:type="dxa"/>
            <w:tcBorders>
              <w:bottom w:val="single" w:sz="4" w:space="0" w:color="auto"/>
            </w:tcBorders>
            <w:vAlign w:val="center"/>
          </w:tcPr>
          <w:p w14:paraId="1E734F05" w14:textId="72EC435A" w:rsidR="000439B9" w:rsidRPr="009C5387" w:rsidRDefault="000439B9" w:rsidP="007B0904">
            <w:pPr>
              <w:jc w:val="center"/>
              <w:rPr>
                <w:rFonts w:ascii="Times New Roman" w:hAnsi="Times New Roman" w:cs="Times New Roman"/>
                <w:lang w:val="en-US"/>
              </w:rPr>
            </w:pPr>
          </w:p>
        </w:tc>
      </w:tr>
      <w:tr w:rsidR="000439B9" w:rsidRPr="009C5387" w14:paraId="32909878" w14:textId="77777777" w:rsidTr="007B0904">
        <w:trPr>
          <w:trHeight w:val="283"/>
        </w:trPr>
        <w:tc>
          <w:tcPr>
            <w:tcW w:w="2107" w:type="dxa"/>
            <w:tcBorders>
              <w:top w:val="single" w:sz="4" w:space="0" w:color="auto"/>
            </w:tcBorders>
          </w:tcPr>
          <w:p w14:paraId="6D77E869" w14:textId="4BA8772B" w:rsidR="000439B9" w:rsidRPr="000439B9" w:rsidRDefault="00000000" w:rsidP="000439B9">
            <w:pPr>
              <w:rPr>
                <w:rFonts w:ascii="Times New Roman" w:hAnsi="Times New Roman" w:cs="Times New Roman"/>
                <w:lang w:val="en-US"/>
              </w:rPr>
            </w:pPr>
            <m:oMathPara>
              <m:oMathParaPr>
                <m:jc m:val="left"/>
              </m:oMathParaPr>
              <m:oMath>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10</m:t>
                    </m:r>
                  </m:sub>
                </m:sSub>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5</m:t>
                    </m:r>
                  </m:sub>
                </m:sSub>
              </m:oMath>
            </m:oMathPara>
          </w:p>
        </w:tc>
        <w:tc>
          <w:tcPr>
            <w:tcW w:w="1586" w:type="dxa"/>
            <w:tcBorders>
              <w:top w:val="single" w:sz="4" w:space="0" w:color="auto"/>
            </w:tcBorders>
            <w:vAlign w:val="center"/>
          </w:tcPr>
          <w:p w14:paraId="2C1BEC5F" w14:textId="1725E539" w:rsidR="000439B9" w:rsidRPr="009C5387" w:rsidRDefault="000439B9" w:rsidP="000439B9">
            <w:pPr>
              <w:jc w:val="right"/>
              <w:rPr>
                <w:rFonts w:ascii="Times New Roman" w:hAnsi="Times New Roman" w:cs="Times New Roman"/>
                <w:lang w:val="en-US"/>
              </w:rPr>
            </w:pPr>
            <w:r>
              <w:rPr>
                <w:rFonts w:ascii="Times New Roman" w:hAnsi="Times New Roman" w:cs="Times New Roman"/>
                <w:lang w:val="en-US"/>
              </w:rPr>
              <w:t>0.240</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0.062</w:t>
            </w:r>
          </w:p>
        </w:tc>
        <w:tc>
          <w:tcPr>
            <w:tcW w:w="905" w:type="dxa"/>
            <w:tcBorders>
              <w:top w:val="single" w:sz="4" w:space="0" w:color="auto"/>
            </w:tcBorders>
            <w:vAlign w:val="center"/>
          </w:tcPr>
          <w:p w14:paraId="4647C577" w14:textId="3C9BEC54" w:rsidR="000439B9" w:rsidRPr="009C5387" w:rsidRDefault="000439B9" w:rsidP="000439B9">
            <w:pPr>
              <w:jc w:val="right"/>
              <w:rPr>
                <w:rFonts w:ascii="Times New Roman" w:hAnsi="Times New Roman" w:cs="Times New Roman"/>
                <w:lang w:val="en-US"/>
              </w:rPr>
            </w:pPr>
            <w:r>
              <w:rPr>
                <w:rFonts w:ascii="Times New Roman" w:hAnsi="Times New Roman" w:cs="Times New Roman"/>
                <w:lang w:val="en-US"/>
              </w:rPr>
              <w:t>3.887</w:t>
            </w:r>
          </w:p>
        </w:tc>
        <w:tc>
          <w:tcPr>
            <w:tcW w:w="849" w:type="dxa"/>
            <w:tcBorders>
              <w:top w:val="single" w:sz="4" w:space="0" w:color="auto"/>
            </w:tcBorders>
            <w:vAlign w:val="center"/>
          </w:tcPr>
          <w:p w14:paraId="4A6F2E9C" w14:textId="16BB6486" w:rsidR="000439B9" w:rsidRPr="009C5387" w:rsidRDefault="000439B9" w:rsidP="000439B9">
            <w:pPr>
              <w:jc w:val="right"/>
              <w:rPr>
                <w:rFonts w:ascii="Times New Roman" w:hAnsi="Times New Roman" w:cs="Times New Roman"/>
                <w:lang w:val="en-US"/>
              </w:rPr>
            </w:pPr>
            <w:r>
              <w:rPr>
                <w:rFonts w:ascii="Times New Roman" w:hAnsi="Times New Roman" w:cs="Times New Roman"/>
                <w:lang w:val="en-US"/>
              </w:rPr>
              <w:t>0.002</w:t>
            </w:r>
          </w:p>
        </w:tc>
        <w:tc>
          <w:tcPr>
            <w:tcW w:w="563" w:type="dxa"/>
            <w:tcBorders>
              <w:top w:val="single" w:sz="4" w:space="0" w:color="auto"/>
            </w:tcBorders>
          </w:tcPr>
          <w:p w14:paraId="265C0259" w14:textId="77777777" w:rsidR="000439B9" w:rsidRPr="009C5387" w:rsidRDefault="000439B9" w:rsidP="000439B9">
            <w:pPr>
              <w:jc w:val="right"/>
              <w:rPr>
                <w:rFonts w:ascii="Times New Roman" w:hAnsi="Times New Roman" w:cs="Times New Roman"/>
                <w:lang w:val="en-US"/>
              </w:rPr>
            </w:pPr>
          </w:p>
        </w:tc>
        <w:tc>
          <w:tcPr>
            <w:tcW w:w="1587" w:type="dxa"/>
            <w:tcBorders>
              <w:top w:val="single" w:sz="4" w:space="0" w:color="auto"/>
            </w:tcBorders>
            <w:vAlign w:val="center"/>
          </w:tcPr>
          <w:p w14:paraId="32D2C47C" w14:textId="5987F590" w:rsidR="000439B9" w:rsidRPr="009C5387" w:rsidRDefault="000439B9" w:rsidP="000439B9">
            <w:pPr>
              <w:jc w:val="right"/>
              <w:rPr>
                <w:rFonts w:ascii="Times New Roman" w:hAnsi="Times New Roman" w:cs="Times New Roman"/>
                <w:lang w:val="en-US"/>
              </w:rPr>
            </w:pPr>
            <w:r>
              <w:rPr>
                <w:rFonts w:ascii="Times New Roman" w:hAnsi="Times New Roman" w:cs="Times New Roman"/>
                <w:lang w:val="en-US"/>
              </w:rPr>
              <w:t>0.275</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0.120</w:t>
            </w:r>
          </w:p>
        </w:tc>
        <w:tc>
          <w:tcPr>
            <w:tcW w:w="907" w:type="dxa"/>
            <w:tcBorders>
              <w:top w:val="single" w:sz="4" w:space="0" w:color="auto"/>
            </w:tcBorders>
            <w:vAlign w:val="center"/>
          </w:tcPr>
          <w:p w14:paraId="5AC88CB5" w14:textId="0BE4A1AF" w:rsidR="000439B9" w:rsidRPr="009C5387" w:rsidRDefault="000439B9" w:rsidP="000439B9">
            <w:pPr>
              <w:jc w:val="right"/>
              <w:rPr>
                <w:rFonts w:ascii="Times New Roman" w:hAnsi="Times New Roman" w:cs="Times New Roman"/>
                <w:lang w:val="en-US"/>
              </w:rPr>
            </w:pPr>
            <w:r>
              <w:rPr>
                <w:rFonts w:ascii="Times New Roman" w:hAnsi="Times New Roman" w:cs="Times New Roman"/>
                <w:lang w:val="en-US"/>
              </w:rPr>
              <w:t>2.303</w:t>
            </w:r>
          </w:p>
        </w:tc>
        <w:tc>
          <w:tcPr>
            <w:tcW w:w="852" w:type="dxa"/>
            <w:tcBorders>
              <w:top w:val="single" w:sz="4" w:space="0" w:color="auto"/>
            </w:tcBorders>
            <w:vAlign w:val="center"/>
          </w:tcPr>
          <w:p w14:paraId="5ACAD66A" w14:textId="0238A9F2" w:rsidR="000439B9" w:rsidRPr="009C5387" w:rsidRDefault="000439B9" w:rsidP="000439B9">
            <w:pPr>
              <w:jc w:val="right"/>
              <w:rPr>
                <w:rFonts w:ascii="Times New Roman" w:hAnsi="Times New Roman" w:cs="Times New Roman"/>
                <w:lang w:val="en-US"/>
              </w:rPr>
            </w:pPr>
            <w:r>
              <w:rPr>
                <w:rFonts w:ascii="Times New Roman" w:hAnsi="Times New Roman" w:cs="Times New Roman"/>
                <w:lang w:val="en-US"/>
              </w:rPr>
              <w:t>0.114</w:t>
            </w:r>
          </w:p>
        </w:tc>
      </w:tr>
      <w:tr w:rsidR="000439B9" w14:paraId="471DC167" w14:textId="77777777" w:rsidTr="007B0904">
        <w:trPr>
          <w:trHeight w:val="283"/>
        </w:trPr>
        <w:tc>
          <w:tcPr>
            <w:tcW w:w="2107" w:type="dxa"/>
          </w:tcPr>
          <w:p w14:paraId="70360603" w14:textId="6BC6EC97" w:rsidR="000439B9" w:rsidRPr="000439B9" w:rsidRDefault="00000000" w:rsidP="000439B9">
            <w:pPr>
              <w:rPr>
                <w:rFonts w:ascii="Times New Roman" w:hAnsi="Times New Roman" w:cs="Times New Roman"/>
                <w:lang w:val="en-US"/>
              </w:rPr>
            </w:pPr>
            <m:oMathPara>
              <m:oMathParaPr>
                <m:jc m:val="left"/>
              </m:oMathParaPr>
              <m:oMath>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10</m:t>
                    </m:r>
                  </m:sub>
                </m:sSub>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0</m:t>
                    </m:r>
                  </m:sub>
                </m:sSub>
              </m:oMath>
            </m:oMathPara>
          </w:p>
        </w:tc>
        <w:tc>
          <w:tcPr>
            <w:tcW w:w="1586" w:type="dxa"/>
            <w:vAlign w:val="center"/>
          </w:tcPr>
          <w:p w14:paraId="639199CC" w14:textId="0771B3DB" w:rsidR="000439B9" w:rsidRDefault="000439B9" w:rsidP="000439B9">
            <w:pPr>
              <w:jc w:val="right"/>
              <w:rPr>
                <w:rFonts w:ascii="Times New Roman" w:hAnsi="Times New Roman" w:cs="Times New Roman"/>
                <w:lang w:val="en-US"/>
              </w:rPr>
            </w:pPr>
            <w:r>
              <w:rPr>
                <w:rFonts w:ascii="Times New Roman" w:hAnsi="Times New Roman" w:cs="Times New Roman"/>
                <w:lang w:val="en-US"/>
              </w:rPr>
              <w:t>0.130</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0.063</w:t>
            </w:r>
          </w:p>
        </w:tc>
        <w:tc>
          <w:tcPr>
            <w:tcW w:w="905" w:type="dxa"/>
            <w:vAlign w:val="center"/>
          </w:tcPr>
          <w:p w14:paraId="63C618EC" w14:textId="6A0EDFE7" w:rsidR="000439B9" w:rsidRDefault="000439B9" w:rsidP="000439B9">
            <w:pPr>
              <w:jc w:val="right"/>
              <w:rPr>
                <w:rFonts w:ascii="Times New Roman" w:hAnsi="Times New Roman" w:cs="Times New Roman"/>
                <w:lang w:val="en-US"/>
              </w:rPr>
            </w:pPr>
            <w:r>
              <w:rPr>
                <w:rFonts w:ascii="Times New Roman" w:hAnsi="Times New Roman" w:cs="Times New Roman"/>
                <w:lang w:val="en-US"/>
              </w:rPr>
              <w:t>2.076</w:t>
            </w:r>
          </w:p>
        </w:tc>
        <w:tc>
          <w:tcPr>
            <w:tcW w:w="849" w:type="dxa"/>
            <w:vAlign w:val="center"/>
          </w:tcPr>
          <w:p w14:paraId="41B71291" w14:textId="77F7E7E4" w:rsidR="000439B9" w:rsidRDefault="000439B9" w:rsidP="000439B9">
            <w:pPr>
              <w:jc w:val="right"/>
              <w:rPr>
                <w:rFonts w:ascii="Times New Roman" w:hAnsi="Times New Roman" w:cs="Times New Roman"/>
                <w:lang w:val="en-US"/>
              </w:rPr>
            </w:pPr>
            <w:r>
              <w:rPr>
                <w:rFonts w:ascii="Times New Roman" w:hAnsi="Times New Roman" w:cs="Times New Roman"/>
                <w:lang w:val="en-US"/>
              </w:rPr>
              <w:t>0.</w:t>
            </w:r>
            <w:r w:rsidR="003D1940">
              <w:rPr>
                <w:rFonts w:ascii="Times New Roman" w:hAnsi="Times New Roman" w:cs="Times New Roman"/>
                <w:lang w:val="en-US"/>
              </w:rPr>
              <w:t>177</w:t>
            </w:r>
          </w:p>
        </w:tc>
        <w:tc>
          <w:tcPr>
            <w:tcW w:w="563" w:type="dxa"/>
          </w:tcPr>
          <w:p w14:paraId="27500FAE" w14:textId="77777777" w:rsidR="000439B9" w:rsidRPr="009C5387" w:rsidRDefault="000439B9" w:rsidP="000439B9">
            <w:pPr>
              <w:jc w:val="right"/>
              <w:rPr>
                <w:rFonts w:ascii="Times New Roman" w:hAnsi="Times New Roman" w:cs="Times New Roman"/>
                <w:lang w:val="en-US"/>
              </w:rPr>
            </w:pPr>
          </w:p>
        </w:tc>
        <w:tc>
          <w:tcPr>
            <w:tcW w:w="1587" w:type="dxa"/>
            <w:vAlign w:val="center"/>
          </w:tcPr>
          <w:p w14:paraId="4576593B" w14:textId="6CDC6276" w:rsidR="000439B9" w:rsidRDefault="000439B9" w:rsidP="000439B9">
            <w:pPr>
              <w:jc w:val="right"/>
              <w:rPr>
                <w:rFonts w:ascii="Times New Roman" w:hAnsi="Times New Roman" w:cs="Times New Roman"/>
                <w:lang w:val="en-US"/>
              </w:rPr>
            </w:pPr>
            <w:r>
              <w:rPr>
                <w:rFonts w:ascii="Times New Roman" w:hAnsi="Times New Roman" w:cs="Times New Roman"/>
                <w:lang w:val="en-US"/>
              </w:rPr>
              <w:t>0.430</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0.120</w:t>
            </w:r>
          </w:p>
        </w:tc>
        <w:tc>
          <w:tcPr>
            <w:tcW w:w="907" w:type="dxa"/>
            <w:vAlign w:val="center"/>
          </w:tcPr>
          <w:p w14:paraId="684A1029" w14:textId="4EC8A6E7" w:rsidR="000439B9" w:rsidRDefault="000439B9" w:rsidP="000439B9">
            <w:pPr>
              <w:jc w:val="right"/>
              <w:rPr>
                <w:rFonts w:ascii="Times New Roman" w:hAnsi="Times New Roman" w:cs="Times New Roman"/>
                <w:lang w:val="en-US"/>
              </w:rPr>
            </w:pPr>
            <w:r>
              <w:rPr>
                <w:rFonts w:ascii="Times New Roman" w:hAnsi="Times New Roman" w:cs="Times New Roman"/>
                <w:lang w:val="en-US"/>
              </w:rPr>
              <w:t>3.594</w:t>
            </w:r>
          </w:p>
        </w:tc>
        <w:tc>
          <w:tcPr>
            <w:tcW w:w="852" w:type="dxa"/>
            <w:vAlign w:val="center"/>
          </w:tcPr>
          <w:p w14:paraId="7C5AEC07" w14:textId="60F38095" w:rsidR="000439B9" w:rsidRDefault="000439B9" w:rsidP="000439B9">
            <w:pPr>
              <w:jc w:val="right"/>
              <w:rPr>
                <w:rFonts w:ascii="Times New Roman" w:hAnsi="Times New Roman" w:cs="Times New Roman"/>
                <w:lang w:val="en-US"/>
              </w:rPr>
            </w:pPr>
            <w:r>
              <w:rPr>
                <w:rFonts w:ascii="Times New Roman" w:hAnsi="Times New Roman" w:cs="Times New Roman"/>
                <w:lang w:val="en-US"/>
              </w:rPr>
              <w:t>0.005</w:t>
            </w:r>
          </w:p>
        </w:tc>
      </w:tr>
      <w:tr w:rsidR="000439B9" w14:paraId="73EEA40C" w14:textId="77777777" w:rsidTr="007B0904">
        <w:trPr>
          <w:trHeight w:val="283"/>
        </w:trPr>
        <w:tc>
          <w:tcPr>
            <w:tcW w:w="2107" w:type="dxa"/>
          </w:tcPr>
          <w:p w14:paraId="5B9165CE" w14:textId="1D8E6969" w:rsidR="000439B9" w:rsidRPr="000439B9" w:rsidRDefault="00000000" w:rsidP="000439B9">
            <w:pPr>
              <w:rPr>
                <w:rFonts w:ascii="Times New Roman" w:hAnsi="Times New Roman" w:cs="Times New Roman"/>
                <w:lang w:val="en-US"/>
              </w:rPr>
            </w:pPr>
            <m:oMathPara>
              <m:oMathParaPr>
                <m:jc m:val="left"/>
              </m:oMathParaPr>
              <m:oMath>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5</m:t>
                    </m:r>
                  </m:sub>
                </m:sSub>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0</m:t>
                    </m:r>
                  </m:sub>
                </m:sSub>
              </m:oMath>
            </m:oMathPara>
          </w:p>
        </w:tc>
        <w:tc>
          <w:tcPr>
            <w:tcW w:w="1586" w:type="dxa"/>
            <w:vAlign w:val="center"/>
          </w:tcPr>
          <w:p w14:paraId="73FB846C" w14:textId="340E7059" w:rsidR="000439B9" w:rsidRDefault="000439B9" w:rsidP="000439B9">
            <w:pPr>
              <w:jc w:val="right"/>
              <w:rPr>
                <w:rFonts w:ascii="Times New Roman" w:hAnsi="Times New Roman" w:cs="Times New Roman"/>
                <w:lang w:val="en-US"/>
              </w:rPr>
            </w:pPr>
            <w:r>
              <w:rPr>
                <w:rFonts w:ascii="Times New Roman" w:hAnsi="Times New Roman" w:cs="Times New Roman"/>
                <w:lang w:val="en-US"/>
              </w:rPr>
              <w:t>-0.110</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0.064</w:t>
            </w:r>
          </w:p>
        </w:tc>
        <w:tc>
          <w:tcPr>
            <w:tcW w:w="905" w:type="dxa"/>
            <w:vAlign w:val="center"/>
          </w:tcPr>
          <w:p w14:paraId="1314155A" w14:textId="6278DA53" w:rsidR="000439B9" w:rsidRDefault="000439B9" w:rsidP="000439B9">
            <w:pPr>
              <w:jc w:val="right"/>
              <w:rPr>
                <w:rFonts w:ascii="Times New Roman" w:hAnsi="Times New Roman" w:cs="Times New Roman"/>
                <w:lang w:val="en-US"/>
              </w:rPr>
            </w:pPr>
            <w:r>
              <w:rPr>
                <w:rFonts w:ascii="Times New Roman" w:hAnsi="Times New Roman" w:cs="Times New Roman"/>
                <w:lang w:val="en-US"/>
              </w:rPr>
              <w:t>-1.725</w:t>
            </w:r>
          </w:p>
        </w:tc>
        <w:tc>
          <w:tcPr>
            <w:tcW w:w="849" w:type="dxa"/>
            <w:vAlign w:val="center"/>
          </w:tcPr>
          <w:p w14:paraId="0483E9C0" w14:textId="532ADBBB" w:rsidR="000439B9" w:rsidRDefault="000439B9" w:rsidP="000439B9">
            <w:pPr>
              <w:jc w:val="right"/>
              <w:rPr>
                <w:rFonts w:ascii="Times New Roman" w:hAnsi="Times New Roman" w:cs="Times New Roman"/>
                <w:lang w:val="en-US"/>
              </w:rPr>
            </w:pPr>
            <w:r>
              <w:rPr>
                <w:rFonts w:ascii="Times New Roman" w:hAnsi="Times New Roman" w:cs="Times New Roman"/>
                <w:lang w:val="en-US"/>
              </w:rPr>
              <w:t>0.</w:t>
            </w:r>
            <w:r w:rsidR="003D1940">
              <w:rPr>
                <w:rFonts w:ascii="Times New Roman" w:hAnsi="Times New Roman" w:cs="Times New Roman"/>
                <w:lang w:val="en-US"/>
              </w:rPr>
              <w:t>324</w:t>
            </w:r>
          </w:p>
        </w:tc>
        <w:tc>
          <w:tcPr>
            <w:tcW w:w="563" w:type="dxa"/>
          </w:tcPr>
          <w:p w14:paraId="53AB2C3D" w14:textId="77777777" w:rsidR="000439B9" w:rsidRPr="009C5387" w:rsidRDefault="000439B9" w:rsidP="000439B9">
            <w:pPr>
              <w:jc w:val="right"/>
              <w:rPr>
                <w:rFonts w:ascii="Times New Roman" w:hAnsi="Times New Roman" w:cs="Times New Roman"/>
                <w:lang w:val="en-US"/>
              </w:rPr>
            </w:pPr>
          </w:p>
        </w:tc>
        <w:tc>
          <w:tcPr>
            <w:tcW w:w="1587" w:type="dxa"/>
            <w:vAlign w:val="center"/>
          </w:tcPr>
          <w:p w14:paraId="68CCF08E" w14:textId="198F8FA2" w:rsidR="000439B9" w:rsidRDefault="000439B9" w:rsidP="000439B9">
            <w:pPr>
              <w:jc w:val="right"/>
              <w:rPr>
                <w:rFonts w:ascii="Times New Roman" w:hAnsi="Times New Roman" w:cs="Times New Roman"/>
                <w:lang w:val="en-US"/>
              </w:rPr>
            </w:pPr>
            <w:r>
              <w:rPr>
                <w:rFonts w:ascii="Times New Roman" w:hAnsi="Times New Roman" w:cs="Times New Roman"/>
                <w:lang w:val="en-US"/>
              </w:rPr>
              <w:t>0.155</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0.120</w:t>
            </w:r>
          </w:p>
        </w:tc>
        <w:tc>
          <w:tcPr>
            <w:tcW w:w="907" w:type="dxa"/>
            <w:vAlign w:val="center"/>
          </w:tcPr>
          <w:p w14:paraId="193573F8" w14:textId="388ECBE8" w:rsidR="000439B9" w:rsidRDefault="000439B9" w:rsidP="000439B9">
            <w:pPr>
              <w:jc w:val="right"/>
              <w:rPr>
                <w:rFonts w:ascii="Times New Roman" w:hAnsi="Times New Roman" w:cs="Times New Roman"/>
                <w:lang w:val="en-US"/>
              </w:rPr>
            </w:pPr>
            <w:r>
              <w:rPr>
                <w:rFonts w:ascii="Times New Roman" w:hAnsi="Times New Roman" w:cs="Times New Roman"/>
                <w:lang w:val="en-US"/>
              </w:rPr>
              <w:t>1.288</w:t>
            </w:r>
          </w:p>
        </w:tc>
        <w:tc>
          <w:tcPr>
            <w:tcW w:w="852" w:type="dxa"/>
            <w:vAlign w:val="center"/>
          </w:tcPr>
          <w:p w14:paraId="32AEB8A7" w14:textId="544191C8" w:rsidR="000439B9" w:rsidRDefault="000439B9" w:rsidP="000439B9">
            <w:pPr>
              <w:jc w:val="right"/>
              <w:rPr>
                <w:rFonts w:ascii="Times New Roman" w:hAnsi="Times New Roman" w:cs="Times New Roman"/>
                <w:lang w:val="en-US"/>
              </w:rPr>
            </w:pPr>
            <w:r>
              <w:rPr>
                <w:rFonts w:ascii="Times New Roman" w:hAnsi="Times New Roman" w:cs="Times New Roman"/>
                <w:lang w:val="en-US"/>
              </w:rPr>
              <w:t>0.576</w:t>
            </w:r>
          </w:p>
        </w:tc>
      </w:tr>
      <w:tr w:rsidR="000439B9" w14:paraId="72075198" w14:textId="77777777" w:rsidTr="000439B9">
        <w:trPr>
          <w:trHeight w:val="283"/>
        </w:trPr>
        <w:tc>
          <w:tcPr>
            <w:tcW w:w="2107" w:type="dxa"/>
          </w:tcPr>
          <w:p w14:paraId="002ABC08" w14:textId="77777777" w:rsidR="000439B9" w:rsidRDefault="000439B9" w:rsidP="007B0904">
            <w:pPr>
              <w:ind w:firstLine="170"/>
              <w:rPr>
                <w:rFonts w:ascii="Times New Roman" w:hAnsi="Times New Roman" w:cs="Times New Roman"/>
                <w:lang w:val="en-US"/>
              </w:rPr>
            </w:pPr>
          </w:p>
        </w:tc>
        <w:tc>
          <w:tcPr>
            <w:tcW w:w="1586" w:type="dxa"/>
            <w:vAlign w:val="center"/>
          </w:tcPr>
          <w:p w14:paraId="027C390E" w14:textId="77777777" w:rsidR="000439B9" w:rsidRDefault="000439B9" w:rsidP="007B0904">
            <w:pPr>
              <w:jc w:val="right"/>
              <w:rPr>
                <w:rFonts w:ascii="Times New Roman" w:hAnsi="Times New Roman" w:cs="Times New Roman"/>
                <w:lang w:val="en-US"/>
              </w:rPr>
            </w:pPr>
          </w:p>
        </w:tc>
        <w:tc>
          <w:tcPr>
            <w:tcW w:w="905" w:type="dxa"/>
          </w:tcPr>
          <w:p w14:paraId="72A57FC3" w14:textId="77777777" w:rsidR="000439B9" w:rsidRDefault="000439B9" w:rsidP="007B0904">
            <w:pPr>
              <w:jc w:val="right"/>
              <w:rPr>
                <w:rFonts w:ascii="Times New Roman" w:hAnsi="Times New Roman" w:cs="Times New Roman"/>
                <w:lang w:val="en-US"/>
              </w:rPr>
            </w:pPr>
          </w:p>
        </w:tc>
        <w:tc>
          <w:tcPr>
            <w:tcW w:w="849" w:type="dxa"/>
            <w:vAlign w:val="center"/>
          </w:tcPr>
          <w:p w14:paraId="52235476" w14:textId="77777777" w:rsidR="000439B9" w:rsidRDefault="000439B9" w:rsidP="007B0904">
            <w:pPr>
              <w:jc w:val="right"/>
              <w:rPr>
                <w:rFonts w:ascii="Times New Roman" w:hAnsi="Times New Roman" w:cs="Times New Roman"/>
                <w:lang w:val="en-US"/>
              </w:rPr>
            </w:pPr>
          </w:p>
        </w:tc>
        <w:tc>
          <w:tcPr>
            <w:tcW w:w="563" w:type="dxa"/>
          </w:tcPr>
          <w:p w14:paraId="306C1DCB" w14:textId="77777777" w:rsidR="000439B9" w:rsidRPr="009C5387" w:rsidRDefault="000439B9" w:rsidP="007B0904">
            <w:pPr>
              <w:jc w:val="right"/>
              <w:rPr>
                <w:rFonts w:ascii="Times New Roman" w:hAnsi="Times New Roman" w:cs="Times New Roman"/>
                <w:lang w:val="en-US"/>
              </w:rPr>
            </w:pPr>
          </w:p>
        </w:tc>
        <w:tc>
          <w:tcPr>
            <w:tcW w:w="1587" w:type="dxa"/>
            <w:vAlign w:val="center"/>
          </w:tcPr>
          <w:p w14:paraId="3EBFAFF1" w14:textId="77777777" w:rsidR="000439B9" w:rsidRDefault="000439B9" w:rsidP="007B0904">
            <w:pPr>
              <w:jc w:val="right"/>
              <w:rPr>
                <w:rFonts w:ascii="Times New Roman" w:hAnsi="Times New Roman" w:cs="Times New Roman"/>
                <w:lang w:val="en-US"/>
              </w:rPr>
            </w:pPr>
          </w:p>
        </w:tc>
        <w:tc>
          <w:tcPr>
            <w:tcW w:w="907" w:type="dxa"/>
          </w:tcPr>
          <w:p w14:paraId="5ACD770F" w14:textId="77777777" w:rsidR="000439B9" w:rsidRDefault="000439B9" w:rsidP="007B0904">
            <w:pPr>
              <w:jc w:val="right"/>
              <w:rPr>
                <w:rFonts w:ascii="Times New Roman" w:hAnsi="Times New Roman" w:cs="Times New Roman"/>
                <w:lang w:val="en-US"/>
              </w:rPr>
            </w:pPr>
          </w:p>
        </w:tc>
        <w:tc>
          <w:tcPr>
            <w:tcW w:w="852" w:type="dxa"/>
            <w:vAlign w:val="center"/>
          </w:tcPr>
          <w:p w14:paraId="175D515E" w14:textId="77777777" w:rsidR="000439B9" w:rsidRDefault="000439B9" w:rsidP="007B0904">
            <w:pPr>
              <w:jc w:val="right"/>
              <w:rPr>
                <w:rFonts w:ascii="Times New Roman" w:hAnsi="Times New Roman" w:cs="Times New Roman"/>
                <w:lang w:val="en-US"/>
              </w:rPr>
            </w:pPr>
          </w:p>
        </w:tc>
      </w:tr>
      <w:tr w:rsidR="000439B9" w14:paraId="1829E5DF" w14:textId="77777777" w:rsidTr="000439B9">
        <w:trPr>
          <w:trHeight w:val="283"/>
        </w:trPr>
        <w:tc>
          <w:tcPr>
            <w:tcW w:w="2107" w:type="dxa"/>
            <w:tcBorders>
              <w:bottom w:val="single" w:sz="4" w:space="0" w:color="auto"/>
            </w:tcBorders>
          </w:tcPr>
          <w:p w14:paraId="1DD23B3E" w14:textId="696ED1E4" w:rsidR="000439B9" w:rsidRDefault="00AD4FD2" w:rsidP="007B0904">
            <w:pPr>
              <w:rPr>
                <w:rFonts w:ascii="Times New Roman" w:hAnsi="Times New Roman" w:cs="Times New Roman"/>
                <w:lang w:val="en-US"/>
              </w:rPr>
            </w:pPr>
            <w:r>
              <w:rPr>
                <w:rFonts w:ascii="Times New Roman" w:hAnsi="Times New Roman" w:cs="Times New Roman"/>
                <w:b/>
                <w:bCs/>
                <w:lang w:val="en-US"/>
              </w:rPr>
              <w:t xml:space="preserve">Log </w:t>
            </w:r>
            <w:r w:rsidR="000439B9">
              <w:rPr>
                <w:rFonts w:ascii="Times New Roman" w:hAnsi="Times New Roman" w:cs="Times New Roman"/>
                <w:b/>
                <w:bCs/>
                <w:lang w:val="en-US"/>
              </w:rPr>
              <w:t>Max</w:t>
            </w:r>
            <w:r w:rsidR="000439B9" w:rsidRPr="00D65A58">
              <w:rPr>
                <w:rFonts w:ascii="Times New Roman" w:hAnsi="Times New Roman" w:cs="Times New Roman"/>
                <w:b/>
                <w:bCs/>
                <w:lang w:val="en-US"/>
              </w:rPr>
              <w:t xml:space="preserve"> </w:t>
            </w:r>
            <w:r w:rsidR="000439B9">
              <w:rPr>
                <w:rFonts w:ascii="Times New Roman" w:hAnsi="Times New Roman" w:cs="Times New Roman"/>
                <w:b/>
                <w:bCs/>
                <w:lang w:val="en-US"/>
              </w:rPr>
              <w:t>Stems</w:t>
            </w:r>
          </w:p>
        </w:tc>
        <w:tc>
          <w:tcPr>
            <w:tcW w:w="1586" w:type="dxa"/>
            <w:tcBorders>
              <w:bottom w:val="single" w:sz="4" w:space="0" w:color="auto"/>
            </w:tcBorders>
            <w:vAlign w:val="center"/>
          </w:tcPr>
          <w:p w14:paraId="2537794A" w14:textId="019B03CD" w:rsidR="000439B9" w:rsidRDefault="000439B9" w:rsidP="007B0904">
            <w:pPr>
              <w:jc w:val="center"/>
              <w:rPr>
                <w:rFonts w:ascii="Times New Roman" w:hAnsi="Times New Roman" w:cs="Times New Roman"/>
                <w:lang w:val="en-US"/>
              </w:rPr>
            </w:pPr>
          </w:p>
        </w:tc>
        <w:tc>
          <w:tcPr>
            <w:tcW w:w="905" w:type="dxa"/>
            <w:tcBorders>
              <w:bottom w:val="single" w:sz="4" w:space="0" w:color="auto"/>
            </w:tcBorders>
            <w:vAlign w:val="center"/>
          </w:tcPr>
          <w:p w14:paraId="5C34D576" w14:textId="1D2A7A1A" w:rsidR="000439B9" w:rsidRDefault="000439B9" w:rsidP="007B0904">
            <w:pPr>
              <w:jc w:val="center"/>
              <w:rPr>
                <w:rFonts w:ascii="Times New Roman" w:hAnsi="Times New Roman" w:cs="Times New Roman"/>
                <w:lang w:val="en-US"/>
              </w:rPr>
            </w:pPr>
          </w:p>
        </w:tc>
        <w:tc>
          <w:tcPr>
            <w:tcW w:w="849" w:type="dxa"/>
            <w:tcBorders>
              <w:bottom w:val="single" w:sz="4" w:space="0" w:color="auto"/>
            </w:tcBorders>
            <w:vAlign w:val="center"/>
          </w:tcPr>
          <w:p w14:paraId="71EDF7F1" w14:textId="6CF564D7" w:rsidR="000439B9" w:rsidRDefault="000439B9" w:rsidP="007B0904">
            <w:pPr>
              <w:jc w:val="center"/>
              <w:rPr>
                <w:rFonts w:ascii="Times New Roman" w:hAnsi="Times New Roman" w:cs="Times New Roman"/>
                <w:lang w:val="en-US"/>
              </w:rPr>
            </w:pPr>
          </w:p>
        </w:tc>
        <w:tc>
          <w:tcPr>
            <w:tcW w:w="563" w:type="dxa"/>
            <w:tcBorders>
              <w:bottom w:val="single" w:sz="4" w:space="0" w:color="auto"/>
            </w:tcBorders>
            <w:vAlign w:val="center"/>
          </w:tcPr>
          <w:p w14:paraId="514DBDDA" w14:textId="77777777" w:rsidR="000439B9" w:rsidRPr="009C5387" w:rsidRDefault="000439B9" w:rsidP="007B0904">
            <w:pPr>
              <w:jc w:val="center"/>
              <w:rPr>
                <w:rFonts w:ascii="Times New Roman" w:hAnsi="Times New Roman" w:cs="Times New Roman"/>
                <w:lang w:val="en-US"/>
              </w:rPr>
            </w:pPr>
          </w:p>
        </w:tc>
        <w:tc>
          <w:tcPr>
            <w:tcW w:w="1587" w:type="dxa"/>
            <w:tcBorders>
              <w:bottom w:val="single" w:sz="4" w:space="0" w:color="auto"/>
            </w:tcBorders>
            <w:vAlign w:val="center"/>
          </w:tcPr>
          <w:p w14:paraId="2E794437" w14:textId="3A79C7DE" w:rsidR="000439B9" w:rsidRDefault="000439B9" w:rsidP="007B0904">
            <w:pPr>
              <w:jc w:val="center"/>
              <w:rPr>
                <w:rFonts w:ascii="Times New Roman" w:hAnsi="Times New Roman" w:cs="Times New Roman"/>
                <w:lang w:val="en-US"/>
              </w:rPr>
            </w:pPr>
          </w:p>
        </w:tc>
        <w:tc>
          <w:tcPr>
            <w:tcW w:w="907" w:type="dxa"/>
            <w:tcBorders>
              <w:bottom w:val="single" w:sz="4" w:space="0" w:color="auto"/>
            </w:tcBorders>
            <w:vAlign w:val="center"/>
          </w:tcPr>
          <w:p w14:paraId="7D3ABAA8" w14:textId="0A961394" w:rsidR="000439B9" w:rsidRDefault="000439B9" w:rsidP="007B0904">
            <w:pPr>
              <w:jc w:val="center"/>
              <w:rPr>
                <w:rFonts w:ascii="Times New Roman" w:hAnsi="Times New Roman" w:cs="Times New Roman"/>
                <w:lang w:val="en-US"/>
              </w:rPr>
            </w:pPr>
          </w:p>
        </w:tc>
        <w:tc>
          <w:tcPr>
            <w:tcW w:w="852" w:type="dxa"/>
            <w:tcBorders>
              <w:bottom w:val="single" w:sz="4" w:space="0" w:color="auto"/>
            </w:tcBorders>
            <w:vAlign w:val="center"/>
          </w:tcPr>
          <w:p w14:paraId="5117C693" w14:textId="30716E02" w:rsidR="000439B9" w:rsidRDefault="000439B9" w:rsidP="007B0904">
            <w:pPr>
              <w:jc w:val="center"/>
              <w:rPr>
                <w:rFonts w:ascii="Times New Roman" w:hAnsi="Times New Roman" w:cs="Times New Roman"/>
                <w:lang w:val="en-US"/>
              </w:rPr>
            </w:pPr>
          </w:p>
        </w:tc>
      </w:tr>
      <w:tr w:rsidR="000439B9" w14:paraId="2D50F76A" w14:textId="77777777" w:rsidTr="000439B9">
        <w:trPr>
          <w:trHeight w:val="283"/>
        </w:trPr>
        <w:tc>
          <w:tcPr>
            <w:tcW w:w="2107" w:type="dxa"/>
            <w:tcBorders>
              <w:top w:val="single" w:sz="4" w:space="0" w:color="auto"/>
            </w:tcBorders>
          </w:tcPr>
          <w:p w14:paraId="1A646824" w14:textId="7F61CC4A" w:rsidR="000439B9" w:rsidRPr="000439B9" w:rsidRDefault="00000000" w:rsidP="000439B9">
            <w:pPr>
              <w:rPr>
                <w:rFonts w:ascii="Times New Roman" w:hAnsi="Times New Roman" w:cs="Times New Roman"/>
                <w:lang w:val="en-US"/>
              </w:rPr>
            </w:pPr>
            <m:oMathPara>
              <m:oMathParaPr>
                <m:jc m:val="left"/>
              </m:oMathParaPr>
              <m:oMath>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10</m:t>
                    </m:r>
                  </m:sub>
                </m:sSub>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5</m:t>
                    </m:r>
                  </m:sub>
                </m:sSub>
              </m:oMath>
            </m:oMathPara>
          </w:p>
        </w:tc>
        <w:tc>
          <w:tcPr>
            <w:tcW w:w="1586" w:type="dxa"/>
            <w:tcBorders>
              <w:top w:val="single" w:sz="4" w:space="0" w:color="auto"/>
            </w:tcBorders>
            <w:vAlign w:val="center"/>
          </w:tcPr>
          <w:p w14:paraId="18FBF589" w14:textId="778EC424" w:rsidR="000439B9" w:rsidRDefault="00AD4FD2" w:rsidP="000439B9">
            <w:pPr>
              <w:jc w:val="right"/>
              <w:rPr>
                <w:rFonts w:ascii="Times New Roman" w:hAnsi="Times New Roman" w:cs="Times New Roman"/>
                <w:lang w:val="en-US"/>
              </w:rPr>
            </w:pPr>
            <w:r>
              <w:rPr>
                <w:rFonts w:ascii="Times New Roman" w:hAnsi="Times New Roman" w:cs="Times New Roman"/>
                <w:lang w:val="en-US"/>
              </w:rPr>
              <w:t>0.276</w:t>
            </w:r>
            <w:r w:rsidR="000439B9" w:rsidRPr="009C5387">
              <w:rPr>
                <w:rFonts w:ascii="Times New Roman" w:hAnsi="Times New Roman" w:cs="Times New Roman"/>
                <w:lang w:val="en-US"/>
              </w:rPr>
              <w:t xml:space="preserve"> </w:t>
            </w:r>
            <m:oMath>
              <m:r>
                <w:rPr>
                  <w:rFonts w:ascii="Cambria Math" w:hAnsi="Cambria Math" w:cs="Times New Roman"/>
                  <w:lang w:val="en-US"/>
                </w:rPr>
                <m:t>±</m:t>
              </m:r>
            </m:oMath>
            <w:r w:rsidR="000439B9" w:rsidRPr="009C5387">
              <w:rPr>
                <w:rFonts w:ascii="Times New Roman" w:eastAsiaTheme="minorEastAsia" w:hAnsi="Times New Roman" w:cs="Times New Roman"/>
                <w:lang w:val="en-US"/>
              </w:rPr>
              <w:t xml:space="preserve"> </w:t>
            </w:r>
            <w:r w:rsidR="000439B9">
              <w:rPr>
                <w:rFonts w:ascii="Times New Roman" w:eastAsiaTheme="minorEastAsia" w:hAnsi="Times New Roman" w:cs="Times New Roman"/>
                <w:lang w:val="en-US"/>
              </w:rPr>
              <w:t>0.</w:t>
            </w:r>
            <w:r>
              <w:rPr>
                <w:rFonts w:ascii="Times New Roman" w:eastAsiaTheme="minorEastAsia" w:hAnsi="Times New Roman" w:cs="Times New Roman"/>
                <w:lang w:val="en-US"/>
              </w:rPr>
              <w:t>157</w:t>
            </w:r>
          </w:p>
        </w:tc>
        <w:tc>
          <w:tcPr>
            <w:tcW w:w="905" w:type="dxa"/>
            <w:tcBorders>
              <w:top w:val="single" w:sz="4" w:space="0" w:color="auto"/>
            </w:tcBorders>
            <w:vAlign w:val="center"/>
          </w:tcPr>
          <w:p w14:paraId="1507550D" w14:textId="32C542F5" w:rsidR="000439B9" w:rsidRDefault="00AD4FD2" w:rsidP="000439B9">
            <w:pPr>
              <w:jc w:val="right"/>
              <w:rPr>
                <w:rFonts w:ascii="Times New Roman" w:hAnsi="Times New Roman" w:cs="Times New Roman"/>
                <w:lang w:val="en-US"/>
              </w:rPr>
            </w:pPr>
            <w:r>
              <w:rPr>
                <w:rFonts w:ascii="Times New Roman" w:hAnsi="Times New Roman" w:cs="Times New Roman"/>
                <w:lang w:val="en-US"/>
              </w:rPr>
              <w:t>1.756</w:t>
            </w:r>
          </w:p>
        </w:tc>
        <w:tc>
          <w:tcPr>
            <w:tcW w:w="849" w:type="dxa"/>
            <w:tcBorders>
              <w:top w:val="single" w:sz="4" w:space="0" w:color="auto"/>
            </w:tcBorders>
            <w:vAlign w:val="center"/>
          </w:tcPr>
          <w:p w14:paraId="555683C0" w14:textId="4B1BBC39" w:rsidR="000439B9" w:rsidRDefault="000439B9" w:rsidP="000439B9">
            <w:pPr>
              <w:jc w:val="right"/>
              <w:rPr>
                <w:rFonts w:ascii="Times New Roman" w:hAnsi="Times New Roman" w:cs="Times New Roman"/>
                <w:lang w:val="en-US"/>
              </w:rPr>
            </w:pPr>
            <w:r>
              <w:rPr>
                <w:rFonts w:ascii="Times New Roman" w:hAnsi="Times New Roman" w:cs="Times New Roman"/>
                <w:lang w:val="en-US"/>
              </w:rPr>
              <w:t>0.</w:t>
            </w:r>
            <w:r w:rsidR="00AD4FD2">
              <w:rPr>
                <w:rFonts w:ascii="Times New Roman" w:hAnsi="Times New Roman" w:cs="Times New Roman"/>
                <w:lang w:val="en-US"/>
              </w:rPr>
              <w:t>309</w:t>
            </w:r>
          </w:p>
        </w:tc>
        <w:tc>
          <w:tcPr>
            <w:tcW w:w="563" w:type="dxa"/>
            <w:tcBorders>
              <w:top w:val="single" w:sz="4" w:space="0" w:color="auto"/>
            </w:tcBorders>
          </w:tcPr>
          <w:p w14:paraId="73094725" w14:textId="77777777" w:rsidR="000439B9" w:rsidRPr="009C5387" w:rsidRDefault="000439B9" w:rsidP="000439B9">
            <w:pPr>
              <w:jc w:val="right"/>
              <w:rPr>
                <w:rFonts w:ascii="Times New Roman" w:hAnsi="Times New Roman" w:cs="Times New Roman"/>
                <w:lang w:val="en-US"/>
              </w:rPr>
            </w:pPr>
          </w:p>
        </w:tc>
        <w:tc>
          <w:tcPr>
            <w:tcW w:w="1587" w:type="dxa"/>
            <w:tcBorders>
              <w:top w:val="single" w:sz="4" w:space="0" w:color="auto"/>
            </w:tcBorders>
            <w:vAlign w:val="center"/>
          </w:tcPr>
          <w:p w14:paraId="45FB53F2" w14:textId="35CD4210" w:rsidR="000439B9" w:rsidRDefault="00AD4FD2" w:rsidP="000439B9">
            <w:pPr>
              <w:jc w:val="right"/>
              <w:rPr>
                <w:rFonts w:ascii="Times New Roman" w:hAnsi="Times New Roman" w:cs="Times New Roman"/>
                <w:lang w:val="en-US"/>
              </w:rPr>
            </w:pPr>
            <w:r>
              <w:rPr>
                <w:rFonts w:ascii="Times New Roman" w:hAnsi="Times New Roman" w:cs="Times New Roman"/>
                <w:lang w:val="en-US"/>
              </w:rPr>
              <w:t>0.323</w:t>
            </w:r>
            <w:r w:rsidR="000439B9" w:rsidRPr="009C5387">
              <w:rPr>
                <w:rFonts w:ascii="Times New Roman" w:hAnsi="Times New Roman" w:cs="Times New Roman"/>
                <w:lang w:val="en-US"/>
              </w:rPr>
              <w:t xml:space="preserve"> </w:t>
            </w:r>
            <m:oMath>
              <m:r>
                <w:rPr>
                  <w:rFonts w:ascii="Cambria Math" w:hAnsi="Cambria Math" w:cs="Times New Roman"/>
                  <w:lang w:val="en-US"/>
                </w:rPr>
                <m:t>±</m:t>
              </m:r>
            </m:oMath>
            <w:r w:rsidR="000439B9" w:rsidRPr="009C5387">
              <w:rPr>
                <w:rFonts w:ascii="Times New Roman" w:eastAsiaTheme="minorEastAsia" w:hAnsi="Times New Roman" w:cs="Times New Roman"/>
                <w:lang w:val="en-US"/>
              </w:rPr>
              <w:t xml:space="preserve"> </w:t>
            </w:r>
            <w:r w:rsidR="000439B9">
              <w:rPr>
                <w:rFonts w:ascii="Times New Roman" w:eastAsiaTheme="minorEastAsia" w:hAnsi="Times New Roman" w:cs="Times New Roman"/>
                <w:lang w:val="en-US"/>
              </w:rPr>
              <w:t>0.</w:t>
            </w:r>
            <w:r>
              <w:rPr>
                <w:rFonts w:ascii="Times New Roman" w:eastAsiaTheme="minorEastAsia" w:hAnsi="Times New Roman" w:cs="Times New Roman"/>
                <w:lang w:val="en-US"/>
              </w:rPr>
              <w:t>201</w:t>
            </w:r>
          </w:p>
        </w:tc>
        <w:tc>
          <w:tcPr>
            <w:tcW w:w="907" w:type="dxa"/>
            <w:tcBorders>
              <w:top w:val="single" w:sz="4" w:space="0" w:color="auto"/>
            </w:tcBorders>
            <w:vAlign w:val="center"/>
          </w:tcPr>
          <w:p w14:paraId="55D04E58" w14:textId="764C4D71" w:rsidR="000439B9" w:rsidRDefault="00AD4FD2" w:rsidP="000439B9">
            <w:pPr>
              <w:jc w:val="right"/>
              <w:rPr>
                <w:rFonts w:ascii="Times New Roman" w:hAnsi="Times New Roman" w:cs="Times New Roman"/>
                <w:lang w:val="en-US"/>
              </w:rPr>
            </w:pPr>
            <w:r>
              <w:rPr>
                <w:rFonts w:ascii="Times New Roman" w:hAnsi="Times New Roman" w:cs="Times New Roman"/>
                <w:lang w:val="en-US"/>
              </w:rPr>
              <w:t>1.606</w:t>
            </w:r>
          </w:p>
        </w:tc>
        <w:tc>
          <w:tcPr>
            <w:tcW w:w="852" w:type="dxa"/>
            <w:tcBorders>
              <w:top w:val="single" w:sz="4" w:space="0" w:color="auto"/>
            </w:tcBorders>
            <w:vAlign w:val="center"/>
          </w:tcPr>
          <w:p w14:paraId="335A613C" w14:textId="50D8DC15" w:rsidR="000439B9" w:rsidRDefault="000439B9" w:rsidP="000439B9">
            <w:pPr>
              <w:jc w:val="right"/>
              <w:rPr>
                <w:rFonts w:ascii="Times New Roman" w:hAnsi="Times New Roman" w:cs="Times New Roman"/>
                <w:lang w:val="en-US"/>
              </w:rPr>
            </w:pPr>
            <w:r>
              <w:rPr>
                <w:rFonts w:ascii="Times New Roman" w:hAnsi="Times New Roman" w:cs="Times New Roman"/>
                <w:lang w:val="en-US"/>
              </w:rPr>
              <w:t>0.</w:t>
            </w:r>
            <w:r w:rsidR="00AD4FD2">
              <w:rPr>
                <w:rFonts w:ascii="Times New Roman" w:hAnsi="Times New Roman" w:cs="Times New Roman"/>
                <w:lang w:val="en-US"/>
              </w:rPr>
              <w:t>387</w:t>
            </w:r>
          </w:p>
        </w:tc>
      </w:tr>
      <w:tr w:rsidR="000439B9" w14:paraId="68A418BE" w14:textId="77777777" w:rsidTr="007B0904">
        <w:trPr>
          <w:trHeight w:val="283"/>
        </w:trPr>
        <w:tc>
          <w:tcPr>
            <w:tcW w:w="2107" w:type="dxa"/>
          </w:tcPr>
          <w:p w14:paraId="16307554" w14:textId="71382964" w:rsidR="000439B9" w:rsidRPr="000439B9" w:rsidRDefault="00000000" w:rsidP="000439B9">
            <w:pPr>
              <w:rPr>
                <w:rFonts w:ascii="Times New Roman" w:hAnsi="Times New Roman" w:cs="Times New Roman"/>
                <w:lang w:val="en-US"/>
              </w:rPr>
            </w:pPr>
            <m:oMathPara>
              <m:oMathParaPr>
                <m:jc m:val="left"/>
              </m:oMathParaPr>
              <m:oMath>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10</m:t>
                    </m:r>
                  </m:sub>
                </m:sSub>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0</m:t>
                    </m:r>
                  </m:sub>
                </m:sSub>
              </m:oMath>
            </m:oMathPara>
          </w:p>
        </w:tc>
        <w:tc>
          <w:tcPr>
            <w:tcW w:w="1586" w:type="dxa"/>
            <w:vAlign w:val="center"/>
          </w:tcPr>
          <w:p w14:paraId="5C11C67F" w14:textId="666CD8A1" w:rsidR="000439B9" w:rsidRDefault="00AD4FD2" w:rsidP="000439B9">
            <w:pPr>
              <w:jc w:val="right"/>
              <w:rPr>
                <w:rFonts w:ascii="Times New Roman" w:hAnsi="Times New Roman" w:cs="Times New Roman"/>
                <w:lang w:val="en-US"/>
              </w:rPr>
            </w:pPr>
            <w:r>
              <w:rPr>
                <w:rFonts w:ascii="Times New Roman" w:hAnsi="Times New Roman" w:cs="Times New Roman"/>
                <w:lang w:val="en-US"/>
              </w:rPr>
              <w:t>0.160</w:t>
            </w:r>
            <w:r w:rsidR="000439B9" w:rsidRPr="009C5387">
              <w:rPr>
                <w:rFonts w:ascii="Times New Roman" w:hAnsi="Times New Roman" w:cs="Times New Roman"/>
                <w:lang w:val="en-US"/>
              </w:rPr>
              <w:t xml:space="preserve"> </w:t>
            </w:r>
            <m:oMath>
              <m:r>
                <w:rPr>
                  <w:rFonts w:ascii="Cambria Math" w:hAnsi="Cambria Math" w:cs="Times New Roman"/>
                  <w:lang w:val="en-US"/>
                </w:rPr>
                <m:t>±</m:t>
              </m:r>
            </m:oMath>
            <w:r w:rsidR="000439B9" w:rsidRPr="009C5387">
              <w:rPr>
                <w:rFonts w:ascii="Times New Roman" w:eastAsiaTheme="minorEastAsia" w:hAnsi="Times New Roman" w:cs="Times New Roman"/>
                <w:lang w:val="en-US"/>
              </w:rPr>
              <w:t xml:space="preserve"> </w:t>
            </w:r>
            <w:r w:rsidR="000439B9">
              <w:rPr>
                <w:rFonts w:ascii="Times New Roman" w:eastAsiaTheme="minorEastAsia" w:hAnsi="Times New Roman" w:cs="Times New Roman"/>
                <w:lang w:val="en-US"/>
              </w:rPr>
              <w:t>0.</w:t>
            </w:r>
            <w:r>
              <w:rPr>
                <w:rFonts w:ascii="Times New Roman" w:eastAsiaTheme="minorEastAsia" w:hAnsi="Times New Roman" w:cs="Times New Roman"/>
                <w:lang w:val="en-US"/>
              </w:rPr>
              <w:t>160</w:t>
            </w:r>
          </w:p>
        </w:tc>
        <w:tc>
          <w:tcPr>
            <w:tcW w:w="905" w:type="dxa"/>
            <w:vAlign w:val="center"/>
          </w:tcPr>
          <w:p w14:paraId="30F8CBB5" w14:textId="4E497ED4" w:rsidR="000439B9" w:rsidRDefault="00AD4FD2" w:rsidP="000439B9">
            <w:pPr>
              <w:jc w:val="right"/>
              <w:rPr>
                <w:rFonts w:ascii="Times New Roman" w:hAnsi="Times New Roman" w:cs="Times New Roman"/>
                <w:lang w:val="en-US"/>
              </w:rPr>
            </w:pPr>
            <w:r>
              <w:rPr>
                <w:rFonts w:ascii="Times New Roman" w:hAnsi="Times New Roman" w:cs="Times New Roman"/>
                <w:lang w:val="en-US"/>
              </w:rPr>
              <w:t>1.006</w:t>
            </w:r>
          </w:p>
        </w:tc>
        <w:tc>
          <w:tcPr>
            <w:tcW w:w="849" w:type="dxa"/>
            <w:vAlign w:val="center"/>
          </w:tcPr>
          <w:p w14:paraId="53ABA2DD" w14:textId="74B8A54C" w:rsidR="000439B9" w:rsidRDefault="000439B9" w:rsidP="000439B9">
            <w:pPr>
              <w:jc w:val="right"/>
              <w:rPr>
                <w:rFonts w:ascii="Times New Roman" w:hAnsi="Times New Roman" w:cs="Times New Roman"/>
                <w:lang w:val="en-US"/>
              </w:rPr>
            </w:pPr>
            <w:r>
              <w:rPr>
                <w:rFonts w:ascii="Times New Roman" w:hAnsi="Times New Roman" w:cs="Times New Roman"/>
                <w:lang w:val="en-US"/>
              </w:rPr>
              <w:t>0.</w:t>
            </w:r>
            <w:r w:rsidR="00AD4FD2">
              <w:rPr>
                <w:rFonts w:ascii="Times New Roman" w:hAnsi="Times New Roman" w:cs="Times New Roman"/>
                <w:lang w:val="en-US"/>
              </w:rPr>
              <w:t>747</w:t>
            </w:r>
          </w:p>
        </w:tc>
        <w:tc>
          <w:tcPr>
            <w:tcW w:w="563" w:type="dxa"/>
          </w:tcPr>
          <w:p w14:paraId="7A93D664" w14:textId="77777777" w:rsidR="000439B9" w:rsidRPr="009C5387" w:rsidRDefault="000439B9" w:rsidP="000439B9">
            <w:pPr>
              <w:jc w:val="right"/>
              <w:rPr>
                <w:rFonts w:ascii="Times New Roman" w:hAnsi="Times New Roman" w:cs="Times New Roman"/>
                <w:lang w:val="en-US"/>
              </w:rPr>
            </w:pPr>
          </w:p>
        </w:tc>
        <w:tc>
          <w:tcPr>
            <w:tcW w:w="1587" w:type="dxa"/>
            <w:vAlign w:val="center"/>
          </w:tcPr>
          <w:p w14:paraId="1494BFEE" w14:textId="0EE27845" w:rsidR="000439B9" w:rsidRDefault="005A7BFC" w:rsidP="000439B9">
            <w:pPr>
              <w:jc w:val="right"/>
              <w:rPr>
                <w:rFonts w:ascii="Times New Roman" w:hAnsi="Times New Roman" w:cs="Times New Roman"/>
                <w:lang w:val="en-US"/>
              </w:rPr>
            </w:pPr>
            <w:r>
              <w:rPr>
                <w:rFonts w:ascii="Times New Roman" w:hAnsi="Times New Roman" w:cs="Times New Roman"/>
                <w:lang w:val="en-US"/>
              </w:rPr>
              <w:t>-0.</w:t>
            </w:r>
            <w:r w:rsidR="00AD4FD2">
              <w:rPr>
                <w:rFonts w:ascii="Times New Roman" w:hAnsi="Times New Roman" w:cs="Times New Roman"/>
                <w:lang w:val="en-US"/>
              </w:rPr>
              <w:t>211</w:t>
            </w:r>
            <w:r w:rsidR="000439B9" w:rsidRPr="009C5387">
              <w:rPr>
                <w:rFonts w:ascii="Times New Roman" w:hAnsi="Times New Roman" w:cs="Times New Roman"/>
                <w:lang w:val="en-US"/>
              </w:rPr>
              <w:t xml:space="preserve"> </w:t>
            </w:r>
            <m:oMath>
              <m:r>
                <w:rPr>
                  <w:rFonts w:ascii="Cambria Math" w:hAnsi="Cambria Math" w:cs="Times New Roman"/>
                  <w:lang w:val="en-US"/>
                </w:rPr>
                <m:t>±</m:t>
              </m:r>
            </m:oMath>
            <w:r w:rsidR="000439B9" w:rsidRPr="009C5387">
              <w:rPr>
                <w:rFonts w:ascii="Times New Roman" w:eastAsiaTheme="minorEastAsia" w:hAnsi="Times New Roman" w:cs="Times New Roman"/>
                <w:lang w:val="en-US"/>
              </w:rPr>
              <w:t xml:space="preserve"> </w:t>
            </w:r>
            <w:r w:rsidR="000439B9">
              <w:rPr>
                <w:rFonts w:ascii="Times New Roman" w:eastAsiaTheme="minorEastAsia" w:hAnsi="Times New Roman" w:cs="Times New Roman"/>
                <w:lang w:val="en-US"/>
              </w:rPr>
              <w:t>0.</w:t>
            </w:r>
            <w:r w:rsidR="00AD4FD2">
              <w:rPr>
                <w:rFonts w:ascii="Times New Roman" w:eastAsiaTheme="minorEastAsia" w:hAnsi="Times New Roman" w:cs="Times New Roman"/>
                <w:lang w:val="en-US"/>
              </w:rPr>
              <w:t>202</w:t>
            </w:r>
          </w:p>
        </w:tc>
        <w:tc>
          <w:tcPr>
            <w:tcW w:w="907" w:type="dxa"/>
            <w:vAlign w:val="center"/>
          </w:tcPr>
          <w:p w14:paraId="2993BBD8" w14:textId="6C5FDFBC" w:rsidR="000439B9" w:rsidRDefault="005A7BFC" w:rsidP="000439B9">
            <w:pPr>
              <w:jc w:val="right"/>
              <w:rPr>
                <w:rFonts w:ascii="Times New Roman" w:hAnsi="Times New Roman" w:cs="Times New Roman"/>
                <w:lang w:val="en-US"/>
              </w:rPr>
            </w:pPr>
            <w:r>
              <w:rPr>
                <w:rFonts w:ascii="Times New Roman" w:hAnsi="Times New Roman" w:cs="Times New Roman"/>
                <w:lang w:val="en-US"/>
              </w:rPr>
              <w:t>-</w:t>
            </w:r>
            <w:r w:rsidR="00AD4FD2">
              <w:rPr>
                <w:rFonts w:ascii="Times New Roman" w:hAnsi="Times New Roman" w:cs="Times New Roman"/>
                <w:lang w:val="en-US"/>
              </w:rPr>
              <w:t>1.049</w:t>
            </w:r>
          </w:p>
        </w:tc>
        <w:tc>
          <w:tcPr>
            <w:tcW w:w="852" w:type="dxa"/>
            <w:vAlign w:val="center"/>
          </w:tcPr>
          <w:p w14:paraId="239A11A8" w14:textId="5C30D500" w:rsidR="000439B9" w:rsidRDefault="000439B9" w:rsidP="000439B9">
            <w:pPr>
              <w:jc w:val="right"/>
              <w:rPr>
                <w:rFonts w:ascii="Times New Roman" w:hAnsi="Times New Roman" w:cs="Times New Roman"/>
                <w:lang w:val="en-US"/>
              </w:rPr>
            </w:pPr>
            <w:r>
              <w:rPr>
                <w:rFonts w:ascii="Times New Roman" w:hAnsi="Times New Roman" w:cs="Times New Roman"/>
                <w:lang w:val="en-US"/>
              </w:rPr>
              <w:t>0.</w:t>
            </w:r>
            <w:r w:rsidR="00AD4FD2">
              <w:rPr>
                <w:rFonts w:ascii="Times New Roman" w:hAnsi="Times New Roman" w:cs="Times New Roman"/>
                <w:lang w:val="en-US"/>
              </w:rPr>
              <w:t>722</w:t>
            </w:r>
          </w:p>
        </w:tc>
      </w:tr>
      <w:tr w:rsidR="000439B9" w14:paraId="54358C7D" w14:textId="77777777" w:rsidTr="007B0904">
        <w:trPr>
          <w:trHeight w:val="283"/>
        </w:trPr>
        <w:tc>
          <w:tcPr>
            <w:tcW w:w="2107" w:type="dxa"/>
          </w:tcPr>
          <w:p w14:paraId="7A56327F" w14:textId="0E478DC6" w:rsidR="000439B9" w:rsidRPr="000439B9" w:rsidRDefault="00000000" w:rsidP="000439B9">
            <w:pPr>
              <w:rPr>
                <w:rFonts w:ascii="Times New Roman" w:hAnsi="Times New Roman" w:cs="Times New Roman"/>
                <w:lang w:val="en-US"/>
              </w:rPr>
            </w:pPr>
            <m:oMathPara>
              <m:oMathParaPr>
                <m:jc m:val="left"/>
              </m:oMathParaPr>
              <m:oMath>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5</m:t>
                    </m:r>
                  </m:sub>
                </m:sSub>
                <m: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T</m:t>
                    </m:r>
                  </m:e>
                  <m:sub>
                    <m:r>
                      <w:rPr>
                        <w:rFonts w:ascii="Cambria Math" w:hAnsi="Cambria Math" w:cs="Times New Roman"/>
                        <w:lang w:val="en-US"/>
                      </w:rPr>
                      <m:t>0</m:t>
                    </m:r>
                  </m:sub>
                </m:sSub>
              </m:oMath>
            </m:oMathPara>
          </w:p>
        </w:tc>
        <w:tc>
          <w:tcPr>
            <w:tcW w:w="1586" w:type="dxa"/>
            <w:vAlign w:val="center"/>
          </w:tcPr>
          <w:p w14:paraId="57DC2D8B" w14:textId="03C6B43D" w:rsidR="000439B9" w:rsidRDefault="003D1940" w:rsidP="000439B9">
            <w:pPr>
              <w:jc w:val="right"/>
              <w:rPr>
                <w:rFonts w:ascii="Times New Roman" w:hAnsi="Times New Roman" w:cs="Times New Roman"/>
                <w:lang w:val="en-US"/>
              </w:rPr>
            </w:pPr>
            <w:r>
              <w:rPr>
                <w:rFonts w:ascii="Times New Roman" w:hAnsi="Times New Roman" w:cs="Times New Roman"/>
                <w:lang w:val="en-US"/>
              </w:rPr>
              <w:t>-0.</w:t>
            </w:r>
            <w:r w:rsidR="00AD4FD2">
              <w:rPr>
                <w:rFonts w:ascii="Times New Roman" w:hAnsi="Times New Roman" w:cs="Times New Roman"/>
                <w:lang w:val="en-US"/>
              </w:rPr>
              <w:t>116</w:t>
            </w:r>
            <w:r w:rsidR="000439B9" w:rsidRPr="009C5387">
              <w:rPr>
                <w:rFonts w:ascii="Times New Roman" w:hAnsi="Times New Roman" w:cs="Times New Roman"/>
                <w:lang w:val="en-US"/>
              </w:rPr>
              <w:t xml:space="preserve"> </w:t>
            </w:r>
            <m:oMath>
              <m:r>
                <w:rPr>
                  <w:rFonts w:ascii="Cambria Math" w:hAnsi="Cambria Math" w:cs="Times New Roman"/>
                  <w:lang w:val="en-US"/>
                </w:rPr>
                <m:t>±</m:t>
              </m:r>
            </m:oMath>
            <w:r w:rsidR="000439B9" w:rsidRPr="009C5387">
              <w:rPr>
                <w:rFonts w:ascii="Times New Roman" w:eastAsiaTheme="minorEastAsia" w:hAnsi="Times New Roman" w:cs="Times New Roman"/>
                <w:lang w:val="en-US"/>
              </w:rPr>
              <w:t xml:space="preserve"> </w:t>
            </w:r>
            <w:r w:rsidR="000439B9">
              <w:rPr>
                <w:rFonts w:ascii="Times New Roman" w:eastAsiaTheme="minorEastAsia" w:hAnsi="Times New Roman" w:cs="Times New Roman"/>
                <w:lang w:val="en-US"/>
              </w:rPr>
              <w:t>0.</w:t>
            </w:r>
            <w:r w:rsidR="00AD4FD2">
              <w:rPr>
                <w:rFonts w:ascii="Times New Roman" w:eastAsiaTheme="minorEastAsia" w:hAnsi="Times New Roman" w:cs="Times New Roman"/>
                <w:lang w:val="en-US"/>
              </w:rPr>
              <w:t>162</w:t>
            </w:r>
          </w:p>
        </w:tc>
        <w:tc>
          <w:tcPr>
            <w:tcW w:w="905" w:type="dxa"/>
            <w:vAlign w:val="center"/>
          </w:tcPr>
          <w:p w14:paraId="34CC0DA1" w14:textId="0A235EA8" w:rsidR="000439B9" w:rsidRDefault="003D1940" w:rsidP="000439B9">
            <w:pPr>
              <w:jc w:val="right"/>
              <w:rPr>
                <w:rFonts w:ascii="Times New Roman" w:hAnsi="Times New Roman" w:cs="Times New Roman"/>
                <w:lang w:val="en-US"/>
              </w:rPr>
            </w:pPr>
            <w:r>
              <w:rPr>
                <w:rFonts w:ascii="Times New Roman" w:hAnsi="Times New Roman" w:cs="Times New Roman"/>
                <w:lang w:val="en-US"/>
              </w:rPr>
              <w:t>-0.</w:t>
            </w:r>
            <w:r w:rsidR="00AD4FD2">
              <w:rPr>
                <w:rFonts w:ascii="Times New Roman" w:hAnsi="Times New Roman" w:cs="Times New Roman"/>
                <w:lang w:val="en-US"/>
              </w:rPr>
              <w:t>717</w:t>
            </w:r>
          </w:p>
        </w:tc>
        <w:tc>
          <w:tcPr>
            <w:tcW w:w="849" w:type="dxa"/>
            <w:vAlign w:val="center"/>
          </w:tcPr>
          <w:p w14:paraId="1333B50E" w14:textId="6D7854B0" w:rsidR="000439B9" w:rsidRDefault="000439B9" w:rsidP="000439B9">
            <w:pPr>
              <w:jc w:val="right"/>
              <w:rPr>
                <w:rFonts w:ascii="Times New Roman" w:hAnsi="Times New Roman" w:cs="Times New Roman"/>
                <w:lang w:val="en-US"/>
              </w:rPr>
            </w:pPr>
            <w:r>
              <w:rPr>
                <w:rFonts w:ascii="Times New Roman" w:hAnsi="Times New Roman" w:cs="Times New Roman"/>
                <w:lang w:val="en-US"/>
              </w:rPr>
              <w:t>0.</w:t>
            </w:r>
            <w:r w:rsidR="003D1940">
              <w:rPr>
                <w:rFonts w:ascii="Times New Roman" w:hAnsi="Times New Roman" w:cs="Times New Roman"/>
                <w:lang w:val="en-US"/>
              </w:rPr>
              <w:t>8</w:t>
            </w:r>
            <w:r w:rsidR="00AD4FD2">
              <w:rPr>
                <w:rFonts w:ascii="Times New Roman" w:hAnsi="Times New Roman" w:cs="Times New Roman"/>
                <w:lang w:val="en-US"/>
              </w:rPr>
              <w:t>90</w:t>
            </w:r>
          </w:p>
        </w:tc>
        <w:tc>
          <w:tcPr>
            <w:tcW w:w="563" w:type="dxa"/>
          </w:tcPr>
          <w:p w14:paraId="41B58C37" w14:textId="77777777" w:rsidR="000439B9" w:rsidRPr="009C5387" w:rsidRDefault="000439B9" w:rsidP="000439B9">
            <w:pPr>
              <w:jc w:val="right"/>
              <w:rPr>
                <w:rFonts w:ascii="Times New Roman" w:hAnsi="Times New Roman" w:cs="Times New Roman"/>
                <w:lang w:val="en-US"/>
              </w:rPr>
            </w:pPr>
          </w:p>
        </w:tc>
        <w:tc>
          <w:tcPr>
            <w:tcW w:w="1587" w:type="dxa"/>
            <w:vAlign w:val="center"/>
          </w:tcPr>
          <w:p w14:paraId="6CD0E14F" w14:textId="41C8B503" w:rsidR="000439B9" w:rsidRDefault="005A7BFC" w:rsidP="000439B9">
            <w:pPr>
              <w:jc w:val="right"/>
              <w:rPr>
                <w:rFonts w:ascii="Times New Roman" w:hAnsi="Times New Roman" w:cs="Times New Roman"/>
                <w:lang w:val="en-US"/>
              </w:rPr>
            </w:pPr>
            <w:r>
              <w:rPr>
                <w:rFonts w:ascii="Times New Roman" w:hAnsi="Times New Roman" w:cs="Times New Roman"/>
                <w:lang w:val="en-US"/>
              </w:rPr>
              <w:t>-</w:t>
            </w:r>
            <w:r w:rsidR="00AD4FD2">
              <w:rPr>
                <w:rFonts w:ascii="Times New Roman" w:hAnsi="Times New Roman" w:cs="Times New Roman"/>
                <w:lang w:val="en-US"/>
              </w:rPr>
              <w:t>0.535</w:t>
            </w:r>
            <w:r w:rsidR="000439B9" w:rsidRPr="009C5387">
              <w:rPr>
                <w:rFonts w:ascii="Times New Roman" w:hAnsi="Times New Roman" w:cs="Times New Roman"/>
                <w:lang w:val="en-US"/>
              </w:rPr>
              <w:t xml:space="preserve"> </w:t>
            </w:r>
            <m:oMath>
              <m:r>
                <w:rPr>
                  <w:rFonts w:ascii="Cambria Math" w:hAnsi="Cambria Math" w:cs="Times New Roman"/>
                  <w:lang w:val="en-US"/>
                </w:rPr>
                <m:t>±</m:t>
              </m:r>
            </m:oMath>
            <w:r w:rsidR="000439B9" w:rsidRPr="009C5387">
              <w:rPr>
                <w:rFonts w:ascii="Times New Roman" w:eastAsiaTheme="minorEastAsia" w:hAnsi="Times New Roman" w:cs="Times New Roman"/>
                <w:lang w:val="en-US"/>
              </w:rPr>
              <w:t xml:space="preserve"> </w:t>
            </w:r>
            <w:r w:rsidR="000439B9">
              <w:rPr>
                <w:rFonts w:ascii="Times New Roman" w:eastAsiaTheme="minorEastAsia" w:hAnsi="Times New Roman" w:cs="Times New Roman"/>
                <w:lang w:val="en-US"/>
              </w:rPr>
              <w:t>0.</w:t>
            </w:r>
            <w:r w:rsidR="00AD4FD2">
              <w:rPr>
                <w:rFonts w:ascii="Times New Roman" w:eastAsiaTheme="minorEastAsia" w:hAnsi="Times New Roman" w:cs="Times New Roman"/>
                <w:lang w:val="en-US"/>
              </w:rPr>
              <w:t>202</w:t>
            </w:r>
          </w:p>
        </w:tc>
        <w:tc>
          <w:tcPr>
            <w:tcW w:w="907" w:type="dxa"/>
            <w:vAlign w:val="center"/>
          </w:tcPr>
          <w:p w14:paraId="246090E8" w14:textId="4D8C72A4" w:rsidR="000439B9" w:rsidRDefault="005A7BFC" w:rsidP="000439B9">
            <w:pPr>
              <w:jc w:val="right"/>
              <w:rPr>
                <w:rFonts w:ascii="Times New Roman" w:hAnsi="Times New Roman" w:cs="Times New Roman"/>
                <w:lang w:val="en-US"/>
              </w:rPr>
            </w:pPr>
            <w:r>
              <w:rPr>
                <w:rFonts w:ascii="Times New Roman" w:hAnsi="Times New Roman" w:cs="Times New Roman"/>
                <w:lang w:val="en-US"/>
              </w:rPr>
              <w:t>-2.</w:t>
            </w:r>
            <w:r w:rsidR="00AD4FD2">
              <w:rPr>
                <w:rFonts w:ascii="Times New Roman" w:hAnsi="Times New Roman" w:cs="Times New Roman"/>
                <w:lang w:val="en-US"/>
              </w:rPr>
              <w:t>643</w:t>
            </w:r>
          </w:p>
        </w:tc>
        <w:tc>
          <w:tcPr>
            <w:tcW w:w="852" w:type="dxa"/>
            <w:vAlign w:val="center"/>
          </w:tcPr>
          <w:p w14:paraId="27A3DBD7" w14:textId="19672D83" w:rsidR="000439B9" w:rsidRDefault="000439B9" w:rsidP="000439B9">
            <w:pPr>
              <w:jc w:val="right"/>
              <w:rPr>
                <w:rFonts w:ascii="Times New Roman" w:hAnsi="Times New Roman" w:cs="Times New Roman"/>
                <w:lang w:val="en-US"/>
              </w:rPr>
            </w:pPr>
            <w:r>
              <w:rPr>
                <w:rFonts w:ascii="Times New Roman" w:hAnsi="Times New Roman" w:cs="Times New Roman"/>
                <w:lang w:val="en-US"/>
              </w:rPr>
              <w:t>0.</w:t>
            </w:r>
            <w:r w:rsidR="00AD4FD2">
              <w:rPr>
                <w:rFonts w:ascii="Times New Roman" w:hAnsi="Times New Roman" w:cs="Times New Roman"/>
                <w:lang w:val="en-US"/>
              </w:rPr>
              <w:t>054</w:t>
            </w:r>
          </w:p>
        </w:tc>
      </w:tr>
    </w:tbl>
    <w:p w14:paraId="2798A285" w14:textId="77777777" w:rsidR="00A8384D" w:rsidRDefault="00A8384D">
      <w:pPr>
        <w:rPr>
          <w:rFonts w:ascii="Times New Roman" w:hAnsi="Times New Roman" w:cs="Times New Roman"/>
          <w:sz w:val="24"/>
          <w:szCs w:val="24"/>
        </w:rPr>
      </w:pPr>
      <w:r>
        <w:rPr>
          <w:rFonts w:ascii="Times New Roman" w:hAnsi="Times New Roman" w:cs="Times New Roman"/>
          <w:sz w:val="24"/>
          <w:szCs w:val="24"/>
        </w:rPr>
        <w:br w:type="page"/>
      </w:r>
    </w:p>
    <w:p w14:paraId="048F8615" w14:textId="168E9EE8" w:rsidR="00A8384D" w:rsidRPr="00E05907" w:rsidRDefault="00A8384D" w:rsidP="00A8384D">
      <w:pPr>
        <w:spacing w:after="0" w:line="480" w:lineRule="auto"/>
        <w:rPr>
          <w:rFonts w:ascii="Times New Roman" w:eastAsiaTheme="minorEastAsia" w:hAnsi="Times New Roman" w:cs="Times New Roman"/>
          <w:sz w:val="24"/>
          <w:szCs w:val="24"/>
          <w:lang w:val="en-US"/>
        </w:rPr>
      </w:pPr>
      <w:r w:rsidRPr="00E05907">
        <w:rPr>
          <w:rFonts w:ascii="Times New Roman" w:hAnsi="Times New Roman" w:cs="Times New Roman"/>
          <w:b/>
          <w:bCs/>
          <w:sz w:val="24"/>
          <w:szCs w:val="24"/>
          <w:lang w:val="en-US"/>
        </w:rPr>
        <w:lastRenderedPageBreak/>
        <w:t xml:space="preserve">Table </w:t>
      </w:r>
      <w:r>
        <w:rPr>
          <w:rFonts w:ascii="Times New Roman" w:hAnsi="Times New Roman" w:cs="Times New Roman"/>
          <w:b/>
          <w:bCs/>
          <w:sz w:val="24"/>
          <w:szCs w:val="24"/>
          <w:lang w:val="en-US"/>
        </w:rPr>
        <w:t>3</w:t>
      </w:r>
      <w:r w:rsidRPr="00E05907">
        <w:rPr>
          <w:rFonts w:ascii="Times New Roman" w:hAnsi="Times New Roman" w:cs="Times New Roman"/>
          <w:b/>
          <w:bCs/>
          <w:sz w:val="24"/>
          <w:szCs w:val="24"/>
          <w:lang w:val="en-US"/>
        </w:rPr>
        <w:t xml:space="preserve">. </w:t>
      </w:r>
      <w:r w:rsidRPr="009C5387">
        <w:rPr>
          <w:rFonts w:ascii="Times New Roman" w:hAnsi="Times New Roman" w:cs="Times New Roman"/>
          <w:sz w:val="24"/>
          <w:szCs w:val="24"/>
          <w:lang w:val="en-US"/>
        </w:rPr>
        <w:t>Estimates (</w:t>
      </w:r>
      <m:oMath>
        <m:r>
          <w:rPr>
            <w:rFonts w:ascii="Cambria Math" w:hAnsi="Cambria Math" w:cs="Times New Roman"/>
            <w:sz w:val="24"/>
            <w:szCs w:val="24"/>
            <w:lang w:val="en-US"/>
          </w:rPr>
          <m:t>±</m:t>
        </m:r>
      </m:oMath>
      <w:r w:rsidRPr="009C5387">
        <w:rPr>
          <w:rFonts w:ascii="Times New Roman" w:eastAsiaTheme="minorEastAsia" w:hAnsi="Times New Roman" w:cs="Times New Roman"/>
          <w:sz w:val="24"/>
          <w:szCs w:val="24"/>
          <w:lang w:val="en-US"/>
        </w:rPr>
        <w:t>1 standard error),</w:t>
      </w:r>
      <w:r>
        <w:rPr>
          <w:rFonts w:ascii="Times New Roman" w:eastAsiaTheme="minorEastAsia" w:hAnsi="Times New Roman" w:cs="Times New Roman"/>
          <w:sz w:val="24"/>
          <w:szCs w:val="24"/>
          <w:lang w:val="en-US"/>
        </w:rPr>
        <w:t xml:space="preserve"> </w:t>
      </w:r>
      <m:oMath>
        <m:r>
          <w:rPr>
            <w:rFonts w:ascii="Cambria Math" w:eastAsiaTheme="minorEastAsia" w:hAnsi="Cambria Math" w:cs="Times New Roman"/>
            <w:sz w:val="24"/>
            <w:szCs w:val="24"/>
            <w:lang w:val="en-US"/>
          </w:rPr>
          <m:t>z</m:t>
        </m:r>
      </m:oMath>
      <w:r w:rsidR="00207834">
        <w:rPr>
          <w:rFonts w:ascii="Times New Roman" w:eastAsiaTheme="minorEastAsia" w:hAnsi="Times New Roman" w:cs="Times New Roman"/>
          <w:sz w:val="24"/>
          <w:szCs w:val="24"/>
          <w:lang w:val="en-US"/>
        </w:rPr>
        <w:t>-</w:t>
      </w:r>
      <w:r w:rsidRPr="009C5387">
        <w:rPr>
          <w:rFonts w:ascii="Times New Roman" w:eastAsiaTheme="minorEastAsia" w:hAnsi="Times New Roman" w:cs="Times New Roman"/>
          <w:sz w:val="24"/>
          <w:szCs w:val="24"/>
          <w:lang w:val="en-US"/>
        </w:rPr>
        <w:t xml:space="preserve">scores, and </w:t>
      </w:r>
      <m:oMath>
        <m:r>
          <w:rPr>
            <w:rFonts w:ascii="Cambria Math" w:eastAsiaTheme="minorEastAsia" w:hAnsi="Cambria Math" w:cs="Times New Roman"/>
            <w:sz w:val="24"/>
            <w:szCs w:val="24"/>
            <w:lang w:val="en-US"/>
          </w:rPr>
          <m:t>p</m:t>
        </m:r>
      </m:oMath>
      <w:r w:rsidRPr="009C5387">
        <w:rPr>
          <w:rFonts w:ascii="Times New Roman" w:eastAsiaTheme="minorEastAsia" w:hAnsi="Times New Roman" w:cs="Times New Roman"/>
          <w:sz w:val="24"/>
          <w:szCs w:val="24"/>
          <w:lang w:val="en-US"/>
        </w:rPr>
        <w:t>-values for</w:t>
      </w:r>
      <w:r>
        <w:rPr>
          <w:rFonts w:ascii="Times New Roman" w:eastAsiaTheme="minorEastAsia" w:hAnsi="Times New Roman" w:cs="Times New Roman"/>
          <w:sz w:val="24"/>
          <w:szCs w:val="24"/>
          <w:lang w:val="en-US"/>
        </w:rPr>
        <w:t xml:space="preserve"> </w:t>
      </w:r>
      <w:r w:rsidRPr="00E05907">
        <w:rPr>
          <w:rFonts w:ascii="Times New Roman" w:eastAsiaTheme="minorEastAsia" w:hAnsi="Times New Roman" w:cs="Times New Roman"/>
          <w:sz w:val="24"/>
          <w:szCs w:val="24"/>
          <w:lang w:val="en-US"/>
        </w:rPr>
        <w:t xml:space="preserve">coefficients </w:t>
      </w:r>
      <w:r>
        <w:rPr>
          <w:rFonts w:ascii="Times New Roman" w:eastAsiaTheme="minorEastAsia" w:hAnsi="Times New Roman" w:cs="Times New Roman"/>
          <w:sz w:val="24"/>
          <w:szCs w:val="24"/>
          <w:lang w:val="en-US"/>
        </w:rPr>
        <w:t>of the estimated hazard function from the Cox model</w:t>
      </w:r>
      <w:r w:rsidR="00873819">
        <w:rPr>
          <w:rFonts w:ascii="Times New Roman" w:eastAsiaTheme="minorEastAsia" w:hAnsi="Times New Roman" w:cs="Times New Roman"/>
          <w:sz w:val="24"/>
          <w:szCs w:val="24"/>
          <w:lang w:val="en-US"/>
        </w:rPr>
        <w:t>.</w:t>
      </w:r>
      <w:r w:rsidR="00207834">
        <w:rPr>
          <w:rFonts w:ascii="Times New Roman" w:eastAsiaTheme="minorEastAsia" w:hAnsi="Times New Roman" w:cs="Times New Roman"/>
          <w:sz w:val="24"/>
          <w:szCs w:val="24"/>
          <w:lang w:val="en-US"/>
        </w:rPr>
        <w:t xml:space="preserve"> Negative numbers indicate reduced risk of death, while positive numbers indicate increased risk of death.</w:t>
      </w:r>
    </w:p>
    <w:tbl>
      <w:tblPr>
        <w:tblStyle w:val="TableGrid"/>
        <w:tblW w:w="93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107"/>
        <w:gridCol w:w="1586"/>
        <w:gridCol w:w="905"/>
        <w:gridCol w:w="849"/>
        <w:gridCol w:w="563"/>
        <w:gridCol w:w="1587"/>
        <w:gridCol w:w="907"/>
        <w:gridCol w:w="852"/>
      </w:tblGrid>
      <w:tr w:rsidR="00873819" w:rsidRPr="009C5387" w14:paraId="287A09B7" w14:textId="77777777" w:rsidTr="007B0904">
        <w:tc>
          <w:tcPr>
            <w:tcW w:w="2107" w:type="dxa"/>
            <w:tcBorders>
              <w:bottom w:val="single" w:sz="18" w:space="0" w:color="auto"/>
            </w:tcBorders>
          </w:tcPr>
          <w:p w14:paraId="43FF9C3E" w14:textId="77777777" w:rsidR="00873819" w:rsidRPr="009C5387" w:rsidRDefault="00873819" w:rsidP="007B0904">
            <w:pPr>
              <w:rPr>
                <w:rFonts w:ascii="Times New Roman" w:hAnsi="Times New Roman" w:cs="Times New Roman"/>
                <w:b/>
                <w:bCs/>
                <w:lang w:val="en-US"/>
              </w:rPr>
            </w:pPr>
          </w:p>
        </w:tc>
        <w:tc>
          <w:tcPr>
            <w:tcW w:w="3340" w:type="dxa"/>
            <w:gridSpan w:val="3"/>
            <w:tcBorders>
              <w:bottom w:val="single" w:sz="18" w:space="0" w:color="auto"/>
            </w:tcBorders>
          </w:tcPr>
          <w:p w14:paraId="4019DDC6" w14:textId="288C3CD2" w:rsidR="00873819" w:rsidRPr="009C5387" w:rsidRDefault="00873819" w:rsidP="007B0904">
            <w:pPr>
              <w:jc w:val="center"/>
              <w:rPr>
                <w:rFonts w:ascii="Times New Roman" w:hAnsi="Times New Roman" w:cs="Times New Roman"/>
                <w:b/>
                <w:bCs/>
                <w:lang w:val="en-US"/>
              </w:rPr>
            </w:pPr>
            <w:r w:rsidRPr="009C5387">
              <w:rPr>
                <w:rFonts w:ascii="Times New Roman" w:hAnsi="Times New Roman" w:cs="Times New Roman"/>
                <w:b/>
                <w:bCs/>
                <w:i/>
                <w:iCs/>
                <w:lang w:val="en-US"/>
              </w:rPr>
              <w:t>C. nutans</w:t>
            </w:r>
            <w:r w:rsidRPr="009C5387">
              <w:rPr>
                <w:rFonts w:ascii="Times New Roman" w:hAnsi="Times New Roman" w:cs="Times New Roman"/>
                <w:b/>
                <w:bCs/>
                <w:lang w:val="en-US"/>
              </w:rPr>
              <w:t xml:space="preserve"> (</w:t>
            </w:r>
            <w:r w:rsidRPr="009C5387">
              <w:rPr>
                <w:rFonts w:ascii="Times New Roman" w:hAnsi="Times New Roman" w:cs="Times New Roman"/>
                <w:b/>
                <w:bCs/>
                <w:i/>
                <w:iCs/>
                <w:lang w:val="en-US"/>
              </w:rPr>
              <w:t>n</w:t>
            </w:r>
            <w:r w:rsidR="00DA3038" w:rsidRPr="00DA3038">
              <w:rPr>
                <w:rFonts w:ascii="Times New Roman" w:hAnsi="Times New Roman" w:cs="Times New Roman"/>
                <w:b/>
                <w:bCs/>
                <w:vertAlign w:val="subscript"/>
                <w:lang w:val="en-US"/>
              </w:rPr>
              <w:t>1</w:t>
            </w:r>
            <w:r w:rsidRPr="009C5387">
              <w:rPr>
                <w:rFonts w:ascii="Times New Roman" w:hAnsi="Times New Roman" w:cs="Times New Roman"/>
                <w:b/>
                <w:bCs/>
                <w:lang w:val="en-US"/>
              </w:rPr>
              <w:t xml:space="preserve"> = </w:t>
            </w:r>
            <w:r>
              <w:rPr>
                <w:rFonts w:ascii="Times New Roman" w:hAnsi="Times New Roman" w:cs="Times New Roman"/>
                <w:b/>
                <w:bCs/>
                <w:lang w:val="en-US"/>
              </w:rPr>
              <w:t>60</w:t>
            </w:r>
            <w:r w:rsidRPr="009C5387">
              <w:rPr>
                <w:rFonts w:ascii="Times New Roman" w:hAnsi="Times New Roman" w:cs="Times New Roman"/>
                <w:b/>
                <w:bCs/>
                <w:lang w:val="en-US"/>
              </w:rPr>
              <w:t>)</w:t>
            </w:r>
          </w:p>
        </w:tc>
        <w:tc>
          <w:tcPr>
            <w:tcW w:w="563" w:type="dxa"/>
            <w:tcBorders>
              <w:bottom w:val="single" w:sz="18" w:space="0" w:color="auto"/>
            </w:tcBorders>
          </w:tcPr>
          <w:p w14:paraId="3B5DDA4F" w14:textId="77777777" w:rsidR="00873819" w:rsidRPr="009C5387" w:rsidRDefault="00873819" w:rsidP="007B0904">
            <w:pPr>
              <w:jc w:val="center"/>
              <w:rPr>
                <w:rFonts w:ascii="Times New Roman" w:hAnsi="Times New Roman" w:cs="Times New Roman"/>
                <w:b/>
                <w:bCs/>
                <w:lang w:val="en-US"/>
              </w:rPr>
            </w:pPr>
          </w:p>
        </w:tc>
        <w:tc>
          <w:tcPr>
            <w:tcW w:w="3346" w:type="dxa"/>
            <w:gridSpan w:val="3"/>
            <w:tcBorders>
              <w:bottom w:val="single" w:sz="18" w:space="0" w:color="auto"/>
            </w:tcBorders>
            <w:vAlign w:val="center"/>
          </w:tcPr>
          <w:p w14:paraId="1A8CD953" w14:textId="0F2C081F" w:rsidR="00873819" w:rsidRPr="009C5387" w:rsidRDefault="00873819" w:rsidP="007B0904">
            <w:pPr>
              <w:jc w:val="center"/>
              <w:rPr>
                <w:rFonts w:ascii="Times New Roman" w:hAnsi="Times New Roman" w:cs="Times New Roman"/>
                <w:b/>
                <w:bCs/>
                <w:lang w:val="en-US"/>
              </w:rPr>
            </w:pPr>
            <w:r w:rsidRPr="009C5387">
              <w:rPr>
                <w:rFonts w:ascii="Times New Roman" w:hAnsi="Times New Roman" w:cs="Times New Roman"/>
                <w:b/>
                <w:bCs/>
                <w:i/>
                <w:iCs/>
                <w:lang w:val="en-US"/>
              </w:rPr>
              <w:t xml:space="preserve">C. </w:t>
            </w:r>
            <w:proofErr w:type="spellStart"/>
            <w:r w:rsidRPr="009C5387">
              <w:rPr>
                <w:rFonts w:ascii="Times New Roman" w:hAnsi="Times New Roman" w:cs="Times New Roman"/>
                <w:b/>
                <w:bCs/>
                <w:i/>
                <w:iCs/>
                <w:lang w:val="en-US"/>
              </w:rPr>
              <w:t>acanthoides</w:t>
            </w:r>
            <w:proofErr w:type="spellEnd"/>
            <w:r w:rsidRPr="009C5387">
              <w:rPr>
                <w:rFonts w:ascii="Times New Roman" w:hAnsi="Times New Roman" w:cs="Times New Roman"/>
                <w:b/>
                <w:bCs/>
                <w:lang w:val="en-US"/>
              </w:rPr>
              <w:t xml:space="preserve"> (</w:t>
            </w:r>
            <w:r w:rsidRPr="009C5387">
              <w:rPr>
                <w:rFonts w:ascii="Times New Roman" w:hAnsi="Times New Roman" w:cs="Times New Roman"/>
                <w:b/>
                <w:bCs/>
                <w:i/>
                <w:iCs/>
                <w:lang w:val="en-US"/>
              </w:rPr>
              <w:t>n</w:t>
            </w:r>
            <w:r w:rsidR="00C43B6A" w:rsidRPr="00DA3038">
              <w:rPr>
                <w:rFonts w:ascii="Times New Roman" w:hAnsi="Times New Roman" w:cs="Times New Roman"/>
                <w:b/>
                <w:bCs/>
                <w:vertAlign w:val="subscript"/>
                <w:lang w:val="en-US"/>
              </w:rPr>
              <w:t>1</w:t>
            </w:r>
            <w:r w:rsidRPr="009C5387">
              <w:rPr>
                <w:rFonts w:ascii="Times New Roman" w:hAnsi="Times New Roman" w:cs="Times New Roman"/>
                <w:b/>
                <w:bCs/>
                <w:lang w:val="en-US"/>
              </w:rPr>
              <w:t xml:space="preserve"> = </w:t>
            </w:r>
            <w:r>
              <w:rPr>
                <w:rFonts w:ascii="Times New Roman" w:hAnsi="Times New Roman" w:cs="Times New Roman"/>
                <w:b/>
                <w:bCs/>
                <w:lang w:val="en-US"/>
              </w:rPr>
              <w:t>60</w:t>
            </w:r>
            <w:r w:rsidR="00C43B6A">
              <w:rPr>
                <w:rFonts w:ascii="Times New Roman" w:hAnsi="Times New Roman" w:cs="Times New Roman"/>
                <w:b/>
                <w:bCs/>
                <w:lang w:val="en-US"/>
              </w:rPr>
              <w:t xml:space="preserve">, </w:t>
            </w:r>
            <w:r w:rsidR="00C43B6A" w:rsidRPr="009C5387">
              <w:rPr>
                <w:rFonts w:ascii="Times New Roman" w:hAnsi="Times New Roman" w:cs="Times New Roman"/>
                <w:b/>
                <w:bCs/>
                <w:i/>
                <w:iCs/>
                <w:lang w:val="en-US"/>
              </w:rPr>
              <w:t>n</w:t>
            </w:r>
            <w:r w:rsidR="00C43B6A" w:rsidRPr="00DA3038">
              <w:rPr>
                <w:rFonts w:ascii="Times New Roman" w:hAnsi="Times New Roman" w:cs="Times New Roman"/>
                <w:b/>
                <w:bCs/>
                <w:vertAlign w:val="subscript"/>
                <w:lang w:val="en-US"/>
              </w:rPr>
              <w:t>2</w:t>
            </w:r>
            <w:r w:rsidR="00C43B6A" w:rsidRPr="009C5387">
              <w:rPr>
                <w:rFonts w:ascii="Times New Roman" w:hAnsi="Times New Roman" w:cs="Times New Roman"/>
                <w:b/>
                <w:bCs/>
                <w:lang w:val="en-US"/>
              </w:rPr>
              <w:t xml:space="preserve"> = </w:t>
            </w:r>
            <w:r w:rsidR="00C43B6A">
              <w:rPr>
                <w:rFonts w:ascii="Times New Roman" w:hAnsi="Times New Roman" w:cs="Times New Roman"/>
                <w:b/>
                <w:bCs/>
                <w:lang w:val="en-US"/>
              </w:rPr>
              <w:t>19</w:t>
            </w:r>
            <w:r w:rsidRPr="009C5387">
              <w:rPr>
                <w:rFonts w:ascii="Times New Roman" w:hAnsi="Times New Roman" w:cs="Times New Roman"/>
                <w:b/>
                <w:bCs/>
                <w:lang w:val="en-US"/>
              </w:rPr>
              <w:t>)</w:t>
            </w:r>
            <w:r w:rsidR="00C43B6A" w:rsidRPr="00C43B6A">
              <w:rPr>
                <w:rFonts w:ascii="Times New Roman" w:hAnsi="Times New Roman" w:cs="Times New Roman"/>
                <w:b/>
                <w:bCs/>
                <w:vertAlign w:val="superscript"/>
                <w:lang w:val="en-US"/>
              </w:rPr>
              <w:t>1</w:t>
            </w:r>
          </w:p>
        </w:tc>
      </w:tr>
      <w:tr w:rsidR="00873819" w:rsidRPr="009C5387" w14:paraId="48CE2FD6" w14:textId="77777777" w:rsidTr="007B0904">
        <w:trPr>
          <w:trHeight w:val="283"/>
        </w:trPr>
        <w:tc>
          <w:tcPr>
            <w:tcW w:w="2107" w:type="dxa"/>
            <w:tcBorders>
              <w:top w:val="single" w:sz="4" w:space="0" w:color="auto"/>
            </w:tcBorders>
          </w:tcPr>
          <w:p w14:paraId="6CD36CAC" w14:textId="77777777" w:rsidR="00873819" w:rsidRPr="009C5387" w:rsidRDefault="00873819" w:rsidP="007B0904">
            <w:pPr>
              <w:rPr>
                <w:rFonts w:ascii="Times New Roman" w:hAnsi="Times New Roman" w:cs="Times New Roman"/>
                <w:lang w:val="en-US"/>
              </w:rPr>
            </w:pPr>
          </w:p>
        </w:tc>
        <w:tc>
          <w:tcPr>
            <w:tcW w:w="1586" w:type="dxa"/>
            <w:tcBorders>
              <w:top w:val="single" w:sz="4" w:space="0" w:color="auto"/>
            </w:tcBorders>
            <w:vAlign w:val="center"/>
          </w:tcPr>
          <w:p w14:paraId="05FCEF5C" w14:textId="77777777" w:rsidR="00873819" w:rsidRPr="009C5387" w:rsidRDefault="00873819" w:rsidP="007B0904">
            <w:pPr>
              <w:jc w:val="right"/>
              <w:rPr>
                <w:rFonts w:ascii="Times New Roman" w:hAnsi="Times New Roman" w:cs="Times New Roman"/>
                <w:lang w:val="en-US"/>
              </w:rPr>
            </w:pPr>
          </w:p>
        </w:tc>
        <w:tc>
          <w:tcPr>
            <w:tcW w:w="905" w:type="dxa"/>
            <w:tcBorders>
              <w:top w:val="single" w:sz="4" w:space="0" w:color="auto"/>
            </w:tcBorders>
            <w:vAlign w:val="center"/>
          </w:tcPr>
          <w:p w14:paraId="53774D0D" w14:textId="77777777" w:rsidR="00873819" w:rsidRPr="009C5387" w:rsidRDefault="00873819" w:rsidP="007B0904">
            <w:pPr>
              <w:jc w:val="right"/>
              <w:rPr>
                <w:rFonts w:ascii="Times New Roman" w:hAnsi="Times New Roman" w:cs="Times New Roman"/>
                <w:lang w:val="en-US"/>
              </w:rPr>
            </w:pPr>
          </w:p>
        </w:tc>
        <w:tc>
          <w:tcPr>
            <w:tcW w:w="849" w:type="dxa"/>
            <w:tcBorders>
              <w:top w:val="single" w:sz="4" w:space="0" w:color="auto"/>
            </w:tcBorders>
            <w:vAlign w:val="center"/>
          </w:tcPr>
          <w:p w14:paraId="22D3C125" w14:textId="77777777" w:rsidR="00873819" w:rsidRPr="009C5387" w:rsidRDefault="00873819" w:rsidP="007B0904">
            <w:pPr>
              <w:jc w:val="right"/>
              <w:rPr>
                <w:rFonts w:ascii="Times New Roman" w:hAnsi="Times New Roman" w:cs="Times New Roman"/>
                <w:lang w:val="en-US"/>
              </w:rPr>
            </w:pPr>
          </w:p>
        </w:tc>
        <w:tc>
          <w:tcPr>
            <w:tcW w:w="563" w:type="dxa"/>
            <w:tcBorders>
              <w:top w:val="single" w:sz="4" w:space="0" w:color="auto"/>
            </w:tcBorders>
          </w:tcPr>
          <w:p w14:paraId="30A55E9E" w14:textId="77777777" w:rsidR="00873819" w:rsidRPr="009C5387" w:rsidDel="00EC4627" w:rsidRDefault="00873819" w:rsidP="007B0904">
            <w:pPr>
              <w:jc w:val="right"/>
              <w:rPr>
                <w:rFonts w:ascii="Times New Roman" w:hAnsi="Times New Roman" w:cs="Times New Roman"/>
                <w:lang w:val="en-US"/>
              </w:rPr>
            </w:pPr>
          </w:p>
        </w:tc>
        <w:tc>
          <w:tcPr>
            <w:tcW w:w="1587" w:type="dxa"/>
            <w:tcBorders>
              <w:top w:val="single" w:sz="4" w:space="0" w:color="auto"/>
            </w:tcBorders>
            <w:vAlign w:val="center"/>
          </w:tcPr>
          <w:p w14:paraId="532B9363" w14:textId="77777777" w:rsidR="00873819" w:rsidRPr="009C5387" w:rsidRDefault="00873819" w:rsidP="007B0904">
            <w:pPr>
              <w:jc w:val="right"/>
              <w:rPr>
                <w:rFonts w:ascii="Times New Roman" w:hAnsi="Times New Roman" w:cs="Times New Roman"/>
                <w:lang w:val="en-US"/>
              </w:rPr>
            </w:pPr>
          </w:p>
        </w:tc>
        <w:tc>
          <w:tcPr>
            <w:tcW w:w="907" w:type="dxa"/>
            <w:tcBorders>
              <w:top w:val="single" w:sz="4" w:space="0" w:color="auto"/>
            </w:tcBorders>
            <w:vAlign w:val="center"/>
          </w:tcPr>
          <w:p w14:paraId="49C21B73" w14:textId="77777777" w:rsidR="00873819" w:rsidRPr="009C5387" w:rsidRDefault="00873819" w:rsidP="007B0904">
            <w:pPr>
              <w:jc w:val="right"/>
              <w:rPr>
                <w:rFonts w:ascii="Times New Roman" w:hAnsi="Times New Roman" w:cs="Times New Roman"/>
                <w:lang w:val="en-US"/>
              </w:rPr>
            </w:pPr>
          </w:p>
        </w:tc>
        <w:tc>
          <w:tcPr>
            <w:tcW w:w="852" w:type="dxa"/>
            <w:tcBorders>
              <w:top w:val="single" w:sz="4" w:space="0" w:color="auto"/>
            </w:tcBorders>
            <w:vAlign w:val="center"/>
          </w:tcPr>
          <w:p w14:paraId="36A3E67E" w14:textId="77777777" w:rsidR="00873819" w:rsidRPr="009C5387" w:rsidRDefault="00873819" w:rsidP="007B0904">
            <w:pPr>
              <w:jc w:val="right"/>
              <w:rPr>
                <w:rFonts w:ascii="Times New Roman" w:hAnsi="Times New Roman" w:cs="Times New Roman"/>
                <w:lang w:val="en-US"/>
              </w:rPr>
            </w:pPr>
          </w:p>
        </w:tc>
      </w:tr>
      <w:tr w:rsidR="00873819" w:rsidRPr="009C5387" w14:paraId="5BB1BACB" w14:textId="77777777" w:rsidTr="007B0904">
        <w:trPr>
          <w:trHeight w:val="283"/>
        </w:trPr>
        <w:tc>
          <w:tcPr>
            <w:tcW w:w="2107" w:type="dxa"/>
            <w:tcBorders>
              <w:bottom w:val="single" w:sz="4" w:space="0" w:color="auto"/>
            </w:tcBorders>
          </w:tcPr>
          <w:p w14:paraId="290E0A32" w14:textId="23005850" w:rsidR="00873819" w:rsidRPr="00D65A58" w:rsidRDefault="00873819" w:rsidP="007B0904">
            <w:pPr>
              <w:rPr>
                <w:rFonts w:ascii="Times New Roman" w:hAnsi="Times New Roman" w:cs="Times New Roman"/>
                <w:b/>
                <w:bCs/>
                <w:lang w:val="en-US"/>
              </w:rPr>
            </w:pPr>
            <w:r>
              <w:rPr>
                <w:rFonts w:ascii="Times New Roman" w:hAnsi="Times New Roman" w:cs="Times New Roman"/>
                <w:b/>
                <w:bCs/>
                <w:lang w:val="en-US"/>
              </w:rPr>
              <w:t>Year 1 Hazard</w:t>
            </w:r>
          </w:p>
        </w:tc>
        <w:tc>
          <w:tcPr>
            <w:tcW w:w="1586" w:type="dxa"/>
            <w:tcBorders>
              <w:bottom w:val="single" w:sz="4" w:space="0" w:color="auto"/>
            </w:tcBorders>
          </w:tcPr>
          <w:p w14:paraId="1AA9F7C2" w14:textId="77777777" w:rsidR="00873819" w:rsidRPr="009C5387" w:rsidRDefault="00873819" w:rsidP="007B0904">
            <w:pPr>
              <w:jc w:val="center"/>
              <w:rPr>
                <w:rFonts w:ascii="Times New Roman" w:hAnsi="Times New Roman" w:cs="Times New Roman"/>
                <w:lang w:val="en-US"/>
              </w:rPr>
            </w:pPr>
            <w:r w:rsidRPr="009C5387">
              <w:rPr>
                <w:rFonts w:ascii="Times New Roman" w:hAnsi="Times New Roman" w:cs="Times New Roman"/>
                <w:b/>
                <w:bCs/>
                <w:lang w:val="en-US"/>
              </w:rPr>
              <w:t>Estimate</w:t>
            </w:r>
          </w:p>
        </w:tc>
        <w:tc>
          <w:tcPr>
            <w:tcW w:w="905" w:type="dxa"/>
            <w:tcBorders>
              <w:bottom w:val="single" w:sz="4" w:space="0" w:color="auto"/>
            </w:tcBorders>
          </w:tcPr>
          <w:p w14:paraId="05928DEB" w14:textId="0FBB8AE5" w:rsidR="00873819" w:rsidRPr="009C5387" w:rsidRDefault="00207834" w:rsidP="007B0904">
            <w:pPr>
              <w:jc w:val="center"/>
              <w:rPr>
                <w:rFonts w:ascii="Times New Roman" w:hAnsi="Times New Roman" w:cs="Times New Roman"/>
                <w:lang w:val="en-US"/>
              </w:rPr>
            </w:pPr>
            <w:r>
              <w:rPr>
                <w:rFonts w:ascii="Times New Roman" w:hAnsi="Times New Roman" w:cs="Times New Roman"/>
                <w:b/>
                <w:bCs/>
                <w:i/>
                <w:iCs/>
                <w:lang w:val="en-US"/>
              </w:rPr>
              <w:t>z</w:t>
            </w:r>
          </w:p>
        </w:tc>
        <w:tc>
          <w:tcPr>
            <w:tcW w:w="849" w:type="dxa"/>
            <w:tcBorders>
              <w:bottom w:val="single" w:sz="4" w:space="0" w:color="auto"/>
            </w:tcBorders>
          </w:tcPr>
          <w:p w14:paraId="625B2BF0" w14:textId="77777777" w:rsidR="00873819" w:rsidRPr="009C5387" w:rsidRDefault="00873819" w:rsidP="007B0904">
            <w:pPr>
              <w:jc w:val="center"/>
              <w:rPr>
                <w:rFonts w:ascii="Times New Roman" w:hAnsi="Times New Roman" w:cs="Times New Roman"/>
                <w:lang w:val="en-US"/>
              </w:rPr>
            </w:pPr>
            <w:r w:rsidRPr="009C5387">
              <w:rPr>
                <w:rFonts w:ascii="Times New Roman" w:hAnsi="Times New Roman" w:cs="Times New Roman"/>
                <w:b/>
                <w:bCs/>
                <w:i/>
                <w:iCs/>
                <w:lang w:val="en-US"/>
              </w:rPr>
              <w:t>p</w:t>
            </w:r>
          </w:p>
        </w:tc>
        <w:tc>
          <w:tcPr>
            <w:tcW w:w="563" w:type="dxa"/>
            <w:tcBorders>
              <w:bottom w:val="single" w:sz="4" w:space="0" w:color="auto"/>
            </w:tcBorders>
          </w:tcPr>
          <w:p w14:paraId="5EB17F89" w14:textId="77777777" w:rsidR="00873819" w:rsidRPr="009C5387" w:rsidDel="00EC4627" w:rsidRDefault="00873819" w:rsidP="007B0904">
            <w:pPr>
              <w:jc w:val="center"/>
              <w:rPr>
                <w:rFonts w:ascii="Times New Roman" w:hAnsi="Times New Roman" w:cs="Times New Roman"/>
                <w:lang w:val="en-US"/>
              </w:rPr>
            </w:pPr>
          </w:p>
        </w:tc>
        <w:tc>
          <w:tcPr>
            <w:tcW w:w="1587" w:type="dxa"/>
            <w:tcBorders>
              <w:bottom w:val="single" w:sz="4" w:space="0" w:color="auto"/>
            </w:tcBorders>
            <w:vAlign w:val="center"/>
          </w:tcPr>
          <w:p w14:paraId="5A769371" w14:textId="77777777" w:rsidR="00873819" w:rsidRPr="009C5387" w:rsidRDefault="00873819" w:rsidP="007B0904">
            <w:pPr>
              <w:jc w:val="center"/>
              <w:rPr>
                <w:rFonts w:ascii="Times New Roman" w:hAnsi="Times New Roman" w:cs="Times New Roman"/>
                <w:lang w:val="en-US"/>
              </w:rPr>
            </w:pPr>
            <w:r w:rsidRPr="009C5387">
              <w:rPr>
                <w:rFonts w:ascii="Times New Roman" w:hAnsi="Times New Roman" w:cs="Times New Roman"/>
                <w:b/>
                <w:bCs/>
                <w:lang w:val="en-US"/>
              </w:rPr>
              <w:t>Estimate</w:t>
            </w:r>
          </w:p>
        </w:tc>
        <w:tc>
          <w:tcPr>
            <w:tcW w:w="907" w:type="dxa"/>
            <w:tcBorders>
              <w:bottom w:val="single" w:sz="4" w:space="0" w:color="auto"/>
            </w:tcBorders>
          </w:tcPr>
          <w:p w14:paraId="12034CBE" w14:textId="39A10F0E" w:rsidR="00873819" w:rsidRPr="009C5387" w:rsidRDefault="00207834" w:rsidP="007B0904">
            <w:pPr>
              <w:jc w:val="center"/>
              <w:rPr>
                <w:rFonts w:ascii="Times New Roman" w:hAnsi="Times New Roman" w:cs="Times New Roman"/>
                <w:lang w:val="en-US"/>
              </w:rPr>
            </w:pPr>
            <w:r>
              <w:rPr>
                <w:rFonts w:ascii="Times New Roman" w:hAnsi="Times New Roman" w:cs="Times New Roman"/>
                <w:b/>
                <w:bCs/>
                <w:i/>
                <w:iCs/>
                <w:lang w:val="en-US"/>
              </w:rPr>
              <w:t>z</w:t>
            </w:r>
          </w:p>
        </w:tc>
        <w:tc>
          <w:tcPr>
            <w:tcW w:w="852" w:type="dxa"/>
            <w:tcBorders>
              <w:bottom w:val="single" w:sz="4" w:space="0" w:color="auto"/>
            </w:tcBorders>
          </w:tcPr>
          <w:p w14:paraId="23A3BDB6" w14:textId="77777777" w:rsidR="00873819" w:rsidRPr="009C5387" w:rsidRDefault="00873819" w:rsidP="007B0904">
            <w:pPr>
              <w:jc w:val="center"/>
              <w:rPr>
                <w:rFonts w:ascii="Times New Roman" w:hAnsi="Times New Roman" w:cs="Times New Roman"/>
                <w:lang w:val="en-US"/>
              </w:rPr>
            </w:pPr>
            <w:r w:rsidRPr="009C5387">
              <w:rPr>
                <w:rFonts w:ascii="Times New Roman" w:hAnsi="Times New Roman" w:cs="Times New Roman"/>
                <w:b/>
                <w:bCs/>
                <w:i/>
                <w:iCs/>
                <w:lang w:val="en-US"/>
              </w:rPr>
              <w:t>p</w:t>
            </w:r>
          </w:p>
        </w:tc>
      </w:tr>
      <w:tr w:rsidR="00873819" w:rsidRPr="009C5387" w14:paraId="1EB48B82" w14:textId="77777777" w:rsidTr="007B0904">
        <w:trPr>
          <w:trHeight w:val="283"/>
        </w:trPr>
        <w:tc>
          <w:tcPr>
            <w:tcW w:w="2107" w:type="dxa"/>
          </w:tcPr>
          <w:p w14:paraId="3DDE902A" w14:textId="77777777" w:rsidR="00873819" w:rsidRPr="009C5387" w:rsidRDefault="00873819" w:rsidP="007B0904">
            <w:pPr>
              <w:rPr>
                <w:rFonts w:ascii="Times New Roman" w:hAnsi="Times New Roman" w:cs="Times New Roman"/>
                <w:lang w:val="en-US"/>
              </w:rPr>
            </w:pPr>
            <w:r>
              <w:rPr>
                <w:rFonts w:ascii="Times New Roman" w:hAnsi="Times New Roman" w:cs="Times New Roman"/>
                <w:lang w:val="en-US"/>
              </w:rPr>
              <w:t>Warming</w:t>
            </w:r>
          </w:p>
        </w:tc>
        <w:tc>
          <w:tcPr>
            <w:tcW w:w="1586" w:type="dxa"/>
            <w:vAlign w:val="center"/>
          </w:tcPr>
          <w:p w14:paraId="1E4D74CD" w14:textId="614CBE26" w:rsidR="00873819" w:rsidRPr="009C5387" w:rsidDel="00F33B2F" w:rsidRDefault="00873819" w:rsidP="007B0904">
            <w:pPr>
              <w:jc w:val="right"/>
              <w:rPr>
                <w:rFonts w:ascii="Times New Roman" w:hAnsi="Times New Roman" w:cs="Times New Roman"/>
                <w:lang w:val="en-US"/>
              </w:rPr>
            </w:pPr>
            <w:r>
              <w:rPr>
                <w:rFonts w:ascii="Times New Roman" w:hAnsi="Times New Roman" w:cs="Times New Roman"/>
                <w:lang w:val="en-US"/>
              </w:rPr>
              <w:t>-0.</w:t>
            </w:r>
            <w:r w:rsidR="00207834">
              <w:rPr>
                <w:rFonts w:ascii="Times New Roman" w:hAnsi="Times New Roman" w:cs="Times New Roman"/>
                <w:lang w:val="en-US"/>
              </w:rPr>
              <w:t>207</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w:t>
            </w:r>
            <w:r w:rsidR="00207834">
              <w:rPr>
                <w:rFonts w:ascii="Times New Roman" w:eastAsiaTheme="minorEastAsia" w:hAnsi="Times New Roman" w:cs="Times New Roman"/>
                <w:lang w:val="en-US"/>
              </w:rPr>
              <w:t>371</w:t>
            </w:r>
          </w:p>
        </w:tc>
        <w:tc>
          <w:tcPr>
            <w:tcW w:w="905" w:type="dxa"/>
            <w:vAlign w:val="center"/>
          </w:tcPr>
          <w:p w14:paraId="1C869246" w14:textId="5CF74287" w:rsidR="00873819" w:rsidRPr="009C5387" w:rsidRDefault="00873819" w:rsidP="007B0904">
            <w:pPr>
              <w:jc w:val="right"/>
              <w:rPr>
                <w:rFonts w:ascii="Times New Roman" w:hAnsi="Times New Roman" w:cs="Times New Roman"/>
                <w:lang w:val="en-US"/>
              </w:rPr>
            </w:pPr>
            <w:r>
              <w:rPr>
                <w:rFonts w:ascii="Times New Roman" w:hAnsi="Times New Roman" w:cs="Times New Roman"/>
                <w:lang w:val="en-US"/>
              </w:rPr>
              <w:t>-0.</w:t>
            </w:r>
            <w:r w:rsidR="00207834">
              <w:rPr>
                <w:rFonts w:ascii="Times New Roman" w:hAnsi="Times New Roman" w:cs="Times New Roman"/>
                <w:lang w:val="en-US"/>
              </w:rPr>
              <w:t>560</w:t>
            </w:r>
          </w:p>
        </w:tc>
        <w:tc>
          <w:tcPr>
            <w:tcW w:w="849" w:type="dxa"/>
            <w:vAlign w:val="center"/>
          </w:tcPr>
          <w:p w14:paraId="71A64AF0" w14:textId="083C16BD" w:rsidR="00873819" w:rsidRPr="009C5387" w:rsidRDefault="00873819" w:rsidP="007B0904">
            <w:pPr>
              <w:jc w:val="right"/>
              <w:rPr>
                <w:rFonts w:ascii="Times New Roman" w:hAnsi="Times New Roman" w:cs="Times New Roman"/>
                <w:lang w:val="en-US"/>
              </w:rPr>
            </w:pPr>
            <w:r>
              <w:rPr>
                <w:rFonts w:ascii="Times New Roman" w:hAnsi="Times New Roman" w:cs="Times New Roman"/>
                <w:lang w:val="en-US"/>
              </w:rPr>
              <w:t>0.</w:t>
            </w:r>
            <w:r w:rsidR="00207834">
              <w:rPr>
                <w:rFonts w:ascii="Times New Roman" w:hAnsi="Times New Roman" w:cs="Times New Roman"/>
                <w:lang w:val="en-US"/>
              </w:rPr>
              <w:t>578</w:t>
            </w:r>
          </w:p>
        </w:tc>
        <w:tc>
          <w:tcPr>
            <w:tcW w:w="563" w:type="dxa"/>
          </w:tcPr>
          <w:p w14:paraId="1395CC48" w14:textId="77777777" w:rsidR="00873819" w:rsidRPr="009C5387" w:rsidDel="00EC4627" w:rsidRDefault="00873819" w:rsidP="007B0904">
            <w:pPr>
              <w:jc w:val="right"/>
              <w:rPr>
                <w:rFonts w:ascii="Times New Roman" w:hAnsi="Times New Roman" w:cs="Times New Roman"/>
                <w:lang w:val="en-US"/>
              </w:rPr>
            </w:pPr>
          </w:p>
        </w:tc>
        <w:tc>
          <w:tcPr>
            <w:tcW w:w="1587" w:type="dxa"/>
            <w:vAlign w:val="center"/>
          </w:tcPr>
          <w:p w14:paraId="74CA99A1" w14:textId="39903646" w:rsidR="00873819" w:rsidRPr="009C5387" w:rsidDel="00EC4627" w:rsidRDefault="00207834" w:rsidP="007B0904">
            <w:pPr>
              <w:jc w:val="right"/>
              <w:rPr>
                <w:rFonts w:ascii="Times New Roman" w:hAnsi="Times New Roman" w:cs="Times New Roman"/>
                <w:lang w:val="en-US"/>
              </w:rPr>
            </w:pPr>
            <w:r>
              <w:rPr>
                <w:rFonts w:ascii="Times New Roman" w:hAnsi="Times New Roman" w:cs="Times New Roman"/>
                <w:lang w:val="en-US"/>
              </w:rPr>
              <w:t>1.088</w:t>
            </w:r>
            <w:r w:rsidR="00873819" w:rsidRPr="009C5387">
              <w:rPr>
                <w:rFonts w:ascii="Times New Roman" w:hAnsi="Times New Roman" w:cs="Times New Roman"/>
                <w:lang w:val="en-US"/>
              </w:rPr>
              <w:t xml:space="preserve"> </w:t>
            </w:r>
            <m:oMath>
              <m:r>
                <w:rPr>
                  <w:rFonts w:ascii="Cambria Math" w:hAnsi="Cambria Math" w:cs="Times New Roman"/>
                  <w:lang w:val="en-US"/>
                </w:rPr>
                <m:t>±</m:t>
              </m:r>
            </m:oMath>
            <w:r w:rsidR="00873819" w:rsidRPr="009C5387">
              <w:rPr>
                <w:rFonts w:ascii="Times New Roman" w:eastAsiaTheme="minorEastAsia" w:hAnsi="Times New Roman" w:cs="Times New Roman"/>
                <w:lang w:val="en-US"/>
              </w:rPr>
              <w:t xml:space="preserve"> </w:t>
            </w:r>
            <w:r w:rsidR="00873819">
              <w:rPr>
                <w:rFonts w:ascii="Times New Roman" w:eastAsiaTheme="minorEastAsia" w:hAnsi="Times New Roman" w:cs="Times New Roman"/>
                <w:lang w:val="en-US"/>
              </w:rPr>
              <w:t>0.</w:t>
            </w:r>
            <w:r>
              <w:rPr>
                <w:rFonts w:ascii="Times New Roman" w:eastAsiaTheme="minorEastAsia" w:hAnsi="Times New Roman" w:cs="Times New Roman"/>
                <w:lang w:val="en-US"/>
              </w:rPr>
              <w:t>809</w:t>
            </w:r>
          </w:p>
        </w:tc>
        <w:tc>
          <w:tcPr>
            <w:tcW w:w="907" w:type="dxa"/>
            <w:vAlign w:val="center"/>
          </w:tcPr>
          <w:p w14:paraId="1B74AD87" w14:textId="577F88A1" w:rsidR="00873819" w:rsidRPr="009C5387" w:rsidDel="00EC4627" w:rsidRDefault="00207834" w:rsidP="007B0904">
            <w:pPr>
              <w:jc w:val="right"/>
              <w:rPr>
                <w:rFonts w:ascii="Times New Roman" w:hAnsi="Times New Roman" w:cs="Times New Roman"/>
                <w:lang w:val="en-US"/>
              </w:rPr>
            </w:pPr>
            <w:r>
              <w:rPr>
                <w:rFonts w:ascii="Times New Roman" w:hAnsi="Times New Roman" w:cs="Times New Roman"/>
                <w:lang w:val="en-US"/>
              </w:rPr>
              <w:t>1.340</w:t>
            </w:r>
          </w:p>
        </w:tc>
        <w:tc>
          <w:tcPr>
            <w:tcW w:w="852" w:type="dxa"/>
            <w:vAlign w:val="center"/>
          </w:tcPr>
          <w:p w14:paraId="6631C738" w14:textId="2A85CC33" w:rsidR="00873819" w:rsidRPr="009C5387" w:rsidRDefault="00207834" w:rsidP="007B0904">
            <w:pPr>
              <w:jc w:val="right"/>
              <w:rPr>
                <w:rFonts w:ascii="Times New Roman" w:hAnsi="Times New Roman" w:cs="Times New Roman"/>
                <w:lang w:val="en-US"/>
              </w:rPr>
            </w:pPr>
            <w:r>
              <w:rPr>
                <w:rFonts w:ascii="Times New Roman" w:hAnsi="Times New Roman" w:cs="Times New Roman"/>
                <w:lang w:val="en-US"/>
              </w:rPr>
              <w:t>0.179</w:t>
            </w:r>
          </w:p>
        </w:tc>
      </w:tr>
      <w:tr w:rsidR="00873819" w:rsidRPr="009C5387" w14:paraId="749EDB3B" w14:textId="77777777" w:rsidTr="007B0904">
        <w:trPr>
          <w:trHeight w:val="283"/>
        </w:trPr>
        <w:tc>
          <w:tcPr>
            <w:tcW w:w="2107" w:type="dxa"/>
          </w:tcPr>
          <w:p w14:paraId="0F58BDBE" w14:textId="77777777" w:rsidR="00873819" w:rsidRPr="009C5387" w:rsidRDefault="00873819" w:rsidP="007B0904">
            <w:pPr>
              <w:rPr>
                <w:rFonts w:ascii="Times New Roman" w:hAnsi="Times New Roman" w:cs="Times New Roman"/>
                <w:lang w:val="en-US"/>
              </w:rPr>
            </w:pPr>
            <w:r>
              <w:rPr>
                <w:rFonts w:ascii="Times New Roman" w:hAnsi="Times New Roman" w:cs="Times New Roman"/>
                <w:lang w:val="en-US"/>
              </w:rPr>
              <w:t>Trimming</w:t>
            </w:r>
          </w:p>
        </w:tc>
        <w:tc>
          <w:tcPr>
            <w:tcW w:w="1586" w:type="dxa"/>
            <w:vAlign w:val="center"/>
          </w:tcPr>
          <w:p w14:paraId="5A73C863" w14:textId="77777777" w:rsidR="00873819" w:rsidRPr="009C5387" w:rsidRDefault="00873819" w:rsidP="007B0904">
            <w:pPr>
              <w:jc w:val="right"/>
              <w:rPr>
                <w:rFonts w:ascii="Times New Roman" w:hAnsi="Times New Roman" w:cs="Times New Roman"/>
                <w:lang w:val="en-US"/>
              </w:rPr>
            </w:pPr>
          </w:p>
        </w:tc>
        <w:tc>
          <w:tcPr>
            <w:tcW w:w="905" w:type="dxa"/>
            <w:vAlign w:val="center"/>
          </w:tcPr>
          <w:p w14:paraId="26DB57CE" w14:textId="77777777" w:rsidR="00873819" w:rsidRPr="009C5387" w:rsidRDefault="00873819" w:rsidP="007B0904">
            <w:pPr>
              <w:jc w:val="right"/>
              <w:rPr>
                <w:rFonts w:ascii="Times New Roman" w:hAnsi="Times New Roman" w:cs="Times New Roman"/>
                <w:lang w:val="en-US"/>
              </w:rPr>
            </w:pPr>
          </w:p>
        </w:tc>
        <w:tc>
          <w:tcPr>
            <w:tcW w:w="849" w:type="dxa"/>
            <w:vAlign w:val="center"/>
          </w:tcPr>
          <w:p w14:paraId="47C44B82" w14:textId="77777777" w:rsidR="00873819" w:rsidRPr="009C5387" w:rsidRDefault="00873819" w:rsidP="007B0904">
            <w:pPr>
              <w:jc w:val="right"/>
              <w:rPr>
                <w:rFonts w:ascii="Times New Roman" w:hAnsi="Times New Roman" w:cs="Times New Roman"/>
                <w:lang w:val="en-US"/>
              </w:rPr>
            </w:pPr>
          </w:p>
        </w:tc>
        <w:tc>
          <w:tcPr>
            <w:tcW w:w="563" w:type="dxa"/>
          </w:tcPr>
          <w:p w14:paraId="5091939E" w14:textId="77777777" w:rsidR="00873819" w:rsidRPr="009C5387" w:rsidRDefault="00873819" w:rsidP="007B0904">
            <w:pPr>
              <w:jc w:val="right"/>
              <w:rPr>
                <w:rFonts w:ascii="Times New Roman" w:hAnsi="Times New Roman" w:cs="Times New Roman"/>
                <w:lang w:val="en-US"/>
              </w:rPr>
            </w:pPr>
          </w:p>
        </w:tc>
        <w:tc>
          <w:tcPr>
            <w:tcW w:w="1587" w:type="dxa"/>
            <w:vAlign w:val="center"/>
          </w:tcPr>
          <w:p w14:paraId="7BD8E29F" w14:textId="77777777" w:rsidR="00873819" w:rsidRPr="009C5387" w:rsidRDefault="00873819" w:rsidP="007B0904">
            <w:pPr>
              <w:jc w:val="right"/>
              <w:rPr>
                <w:rFonts w:ascii="Times New Roman" w:hAnsi="Times New Roman" w:cs="Times New Roman"/>
                <w:lang w:val="en-US"/>
              </w:rPr>
            </w:pPr>
          </w:p>
        </w:tc>
        <w:tc>
          <w:tcPr>
            <w:tcW w:w="907" w:type="dxa"/>
            <w:vAlign w:val="center"/>
          </w:tcPr>
          <w:p w14:paraId="4A7ADFE1" w14:textId="77777777" w:rsidR="00873819" w:rsidRPr="009C5387" w:rsidRDefault="00873819" w:rsidP="007B0904">
            <w:pPr>
              <w:jc w:val="right"/>
              <w:rPr>
                <w:rFonts w:ascii="Times New Roman" w:hAnsi="Times New Roman" w:cs="Times New Roman"/>
                <w:lang w:val="en-US"/>
              </w:rPr>
            </w:pPr>
          </w:p>
        </w:tc>
        <w:tc>
          <w:tcPr>
            <w:tcW w:w="852" w:type="dxa"/>
            <w:vAlign w:val="center"/>
          </w:tcPr>
          <w:p w14:paraId="66EB86CA" w14:textId="77777777" w:rsidR="00873819" w:rsidRPr="009C5387" w:rsidRDefault="00873819" w:rsidP="007B0904">
            <w:pPr>
              <w:jc w:val="right"/>
              <w:rPr>
                <w:rFonts w:ascii="Times New Roman" w:hAnsi="Times New Roman" w:cs="Times New Roman"/>
                <w:lang w:val="en-US"/>
              </w:rPr>
            </w:pPr>
          </w:p>
        </w:tc>
      </w:tr>
      <w:tr w:rsidR="00873819" w:rsidRPr="009C5387" w14:paraId="53536B55" w14:textId="77777777" w:rsidTr="007B0904">
        <w:trPr>
          <w:trHeight w:val="283"/>
        </w:trPr>
        <w:tc>
          <w:tcPr>
            <w:tcW w:w="2107" w:type="dxa"/>
          </w:tcPr>
          <w:p w14:paraId="0D4D5D33" w14:textId="77777777" w:rsidR="00873819" w:rsidRPr="009C5387" w:rsidRDefault="00873819" w:rsidP="007B0904">
            <w:pPr>
              <w:ind w:firstLine="170"/>
              <w:rPr>
                <w:rFonts w:ascii="Times New Roman" w:hAnsi="Times New Roman" w:cs="Times New Roman"/>
                <w:lang w:val="en-US"/>
              </w:rPr>
            </w:pPr>
            <w:r>
              <w:rPr>
                <w:rFonts w:ascii="Times New Roman" w:hAnsi="Times New Roman" w:cs="Times New Roman"/>
                <w:lang w:val="en-US"/>
              </w:rPr>
              <w:t>10 cm</w:t>
            </w:r>
          </w:p>
        </w:tc>
        <w:tc>
          <w:tcPr>
            <w:tcW w:w="1586" w:type="dxa"/>
            <w:vAlign w:val="center"/>
          </w:tcPr>
          <w:p w14:paraId="6BFD1D41" w14:textId="74CB66E7" w:rsidR="00873819" w:rsidRPr="009C5387" w:rsidRDefault="00873819" w:rsidP="007B0904">
            <w:pPr>
              <w:jc w:val="right"/>
              <w:rPr>
                <w:rFonts w:ascii="Times New Roman" w:hAnsi="Times New Roman" w:cs="Times New Roman"/>
                <w:lang w:val="en-US"/>
              </w:rPr>
            </w:pPr>
            <w:r>
              <w:rPr>
                <w:rFonts w:ascii="Times New Roman" w:hAnsi="Times New Roman" w:cs="Times New Roman"/>
                <w:lang w:val="en-US"/>
              </w:rPr>
              <w:t>-</w:t>
            </w:r>
            <w:r w:rsidR="00207834">
              <w:rPr>
                <w:rFonts w:ascii="Times New Roman" w:hAnsi="Times New Roman" w:cs="Times New Roman"/>
                <w:lang w:val="en-US"/>
              </w:rPr>
              <w:t>0.740</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w:t>
            </w:r>
            <w:r w:rsidR="00207834">
              <w:rPr>
                <w:rFonts w:ascii="Times New Roman" w:eastAsiaTheme="minorEastAsia" w:hAnsi="Times New Roman" w:cs="Times New Roman"/>
                <w:lang w:val="en-US"/>
              </w:rPr>
              <w:t>422</w:t>
            </w:r>
          </w:p>
        </w:tc>
        <w:tc>
          <w:tcPr>
            <w:tcW w:w="905" w:type="dxa"/>
          </w:tcPr>
          <w:p w14:paraId="68583B80" w14:textId="0A8728BA" w:rsidR="00873819" w:rsidRPr="009C5387" w:rsidRDefault="00873819" w:rsidP="007B0904">
            <w:pPr>
              <w:jc w:val="right"/>
              <w:rPr>
                <w:rFonts w:ascii="Times New Roman" w:hAnsi="Times New Roman" w:cs="Times New Roman"/>
                <w:lang w:val="en-US"/>
              </w:rPr>
            </w:pPr>
            <w:r>
              <w:rPr>
                <w:rFonts w:ascii="Times New Roman" w:hAnsi="Times New Roman" w:cs="Times New Roman"/>
                <w:lang w:val="en-US"/>
              </w:rPr>
              <w:t>-</w:t>
            </w:r>
            <w:r w:rsidR="00207834">
              <w:rPr>
                <w:rFonts w:ascii="Times New Roman" w:hAnsi="Times New Roman" w:cs="Times New Roman"/>
                <w:lang w:val="en-US"/>
              </w:rPr>
              <w:t>1.750</w:t>
            </w:r>
          </w:p>
        </w:tc>
        <w:tc>
          <w:tcPr>
            <w:tcW w:w="849" w:type="dxa"/>
            <w:vAlign w:val="center"/>
          </w:tcPr>
          <w:p w14:paraId="1BEF8521" w14:textId="19C348FA" w:rsidR="00873819" w:rsidRPr="009C5387" w:rsidRDefault="00207834" w:rsidP="007B0904">
            <w:pPr>
              <w:jc w:val="right"/>
              <w:rPr>
                <w:rFonts w:ascii="Times New Roman" w:hAnsi="Times New Roman" w:cs="Times New Roman"/>
                <w:lang w:val="en-US"/>
              </w:rPr>
            </w:pPr>
            <w:r>
              <w:rPr>
                <w:rFonts w:ascii="Times New Roman" w:hAnsi="Times New Roman" w:cs="Times New Roman"/>
                <w:lang w:val="en-US"/>
              </w:rPr>
              <w:t>0.079</w:t>
            </w:r>
          </w:p>
        </w:tc>
        <w:tc>
          <w:tcPr>
            <w:tcW w:w="563" w:type="dxa"/>
          </w:tcPr>
          <w:p w14:paraId="4ED2FE7B" w14:textId="77777777" w:rsidR="00873819" w:rsidRPr="009C5387" w:rsidRDefault="00873819" w:rsidP="007B0904">
            <w:pPr>
              <w:jc w:val="right"/>
              <w:rPr>
                <w:rFonts w:ascii="Times New Roman" w:hAnsi="Times New Roman" w:cs="Times New Roman"/>
                <w:lang w:val="en-US"/>
              </w:rPr>
            </w:pPr>
          </w:p>
        </w:tc>
        <w:tc>
          <w:tcPr>
            <w:tcW w:w="1587" w:type="dxa"/>
            <w:vAlign w:val="center"/>
          </w:tcPr>
          <w:p w14:paraId="0F799711" w14:textId="7D7A4C82" w:rsidR="00873819" w:rsidRPr="009C5387" w:rsidRDefault="00207834" w:rsidP="007B0904">
            <w:pPr>
              <w:jc w:val="right"/>
              <w:rPr>
                <w:rFonts w:ascii="Times New Roman" w:hAnsi="Times New Roman" w:cs="Times New Roman"/>
                <w:lang w:val="en-US"/>
              </w:rPr>
            </w:pPr>
            <w:r>
              <w:rPr>
                <w:rFonts w:ascii="Times New Roman" w:hAnsi="Times New Roman" w:cs="Times New Roman"/>
                <w:lang w:val="en-US"/>
              </w:rPr>
              <w:t>0.102</w:t>
            </w:r>
            <w:r w:rsidR="00873819" w:rsidRPr="009C5387">
              <w:rPr>
                <w:rFonts w:ascii="Times New Roman" w:hAnsi="Times New Roman" w:cs="Times New Roman"/>
                <w:lang w:val="en-US"/>
              </w:rPr>
              <w:t xml:space="preserve"> </w:t>
            </w:r>
            <m:oMath>
              <m:r>
                <w:rPr>
                  <w:rFonts w:ascii="Cambria Math" w:hAnsi="Cambria Math" w:cs="Times New Roman"/>
                  <w:lang w:val="en-US"/>
                </w:rPr>
                <m:t>±</m:t>
              </m:r>
            </m:oMath>
            <w:r w:rsidR="00873819" w:rsidRPr="009C5387">
              <w:rPr>
                <w:rFonts w:ascii="Times New Roman" w:eastAsiaTheme="minorEastAsia" w:hAnsi="Times New Roman" w:cs="Times New Roman"/>
                <w:lang w:val="en-US"/>
              </w:rPr>
              <w:t xml:space="preserve"> </w:t>
            </w:r>
            <w:r w:rsidR="00873819">
              <w:rPr>
                <w:rFonts w:ascii="Times New Roman" w:eastAsiaTheme="minorEastAsia" w:hAnsi="Times New Roman" w:cs="Times New Roman"/>
                <w:lang w:val="en-US"/>
              </w:rPr>
              <w:t>0.</w:t>
            </w:r>
            <w:r>
              <w:rPr>
                <w:rFonts w:ascii="Times New Roman" w:eastAsiaTheme="minorEastAsia" w:hAnsi="Times New Roman" w:cs="Times New Roman"/>
                <w:lang w:val="en-US"/>
              </w:rPr>
              <w:t>702</w:t>
            </w:r>
          </w:p>
        </w:tc>
        <w:tc>
          <w:tcPr>
            <w:tcW w:w="907" w:type="dxa"/>
          </w:tcPr>
          <w:p w14:paraId="46A52D9C" w14:textId="701D4BFB" w:rsidR="00873819" w:rsidRPr="009C5387" w:rsidRDefault="00207834" w:rsidP="007B0904">
            <w:pPr>
              <w:jc w:val="right"/>
              <w:rPr>
                <w:rFonts w:ascii="Times New Roman" w:hAnsi="Times New Roman" w:cs="Times New Roman"/>
                <w:lang w:val="en-US"/>
              </w:rPr>
            </w:pPr>
            <w:r>
              <w:rPr>
                <w:rFonts w:ascii="Times New Roman" w:hAnsi="Times New Roman" w:cs="Times New Roman"/>
                <w:lang w:val="en-US"/>
              </w:rPr>
              <w:t>0.140</w:t>
            </w:r>
          </w:p>
        </w:tc>
        <w:tc>
          <w:tcPr>
            <w:tcW w:w="852" w:type="dxa"/>
            <w:vAlign w:val="center"/>
          </w:tcPr>
          <w:p w14:paraId="49D3899F" w14:textId="2E7E9A8E" w:rsidR="00873819" w:rsidRPr="009C5387" w:rsidRDefault="00207834" w:rsidP="007B0904">
            <w:pPr>
              <w:jc w:val="right"/>
              <w:rPr>
                <w:rFonts w:ascii="Times New Roman" w:hAnsi="Times New Roman" w:cs="Times New Roman"/>
                <w:lang w:val="en-US"/>
              </w:rPr>
            </w:pPr>
            <w:r>
              <w:rPr>
                <w:rFonts w:ascii="Times New Roman" w:hAnsi="Times New Roman" w:cs="Times New Roman"/>
                <w:lang w:val="en-US"/>
              </w:rPr>
              <w:t>0.885</w:t>
            </w:r>
          </w:p>
        </w:tc>
      </w:tr>
      <w:tr w:rsidR="00873819" w:rsidRPr="009C5387" w14:paraId="7DBE3FE7" w14:textId="77777777" w:rsidTr="007B0904">
        <w:trPr>
          <w:trHeight w:val="283"/>
        </w:trPr>
        <w:tc>
          <w:tcPr>
            <w:tcW w:w="2107" w:type="dxa"/>
          </w:tcPr>
          <w:p w14:paraId="42497C29" w14:textId="77777777" w:rsidR="00873819" w:rsidRDefault="00873819" w:rsidP="007B0904">
            <w:pPr>
              <w:ind w:firstLine="170"/>
              <w:rPr>
                <w:rFonts w:ascii="Times New Roman" w:hAnsi="Times New Roman" w:cs="Times New Roman"/>
                <w:lang w:val="en-US"/>
              </w:rPr>
            </w:pPr>
            <w:r>
              <w:rPr>
                <w:rFonts w:ascii="Times New Roman" w:hAnsi="Times New Roman" w:cs="Times New Roman"/>
                <w:lang w:val="en-US"/>
              </w:rPr>
              <w:t>5 cm</w:t>
            </w:r>
          </w:p>
        </w:tc>
        <w:tc>
          <w:tcPr>
            <w:tcW w:w="1586" w:type="dxa"/>
            <w:vAlign w:val="center"/>
          </w:tcPr>
          <w:p w14:paraId="182D1A65" w14:textId="412ECED8" w:rsidR="00873819" w:rsidRPr="009C5387" w:rsidRDefault="00873819" w:rsidP="007B0904">
            <w:pPr>
              <w:jc w:val="right"/>
              <w:rPr>
                <w:rFonts w:ascii="Times New Roman" w:hAnsi="Times New Roman" w:cs="Times New Roman"/>
                <w:lang w:val="en-US"/>
              </w:rPr>
            </w:pPr>
            <w:r>
              <w:rPr>
                <w:rFonts w:ascii="Times New Roman" w:hAnsi="Times New Roman" w:cs="Times New Roman"/>
                <w:lang w:val="en-US"/>
              </w:rPr>
              <w:t>-1.</w:t>
            </w:r>
            <w:r w:rsidR="00207834">
              <w:rPr>
                <w:rFonts w:ascii="Times New Roman" w:hAnsi="Times New Roman" w:cs="Times New Roman"/>
                <w:lang w:val="en-US"/>
              </w:rPr>
              <w:t>625</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w:t>
            </w:r>
            <w:r w:rsidR="00207834">
              <w:rPr>
                <w:rFonts w:ascii="Times New Roman" w:eastAsiaTheme="minorEastAsia" w:hAnsi="Times New Roman" w:cs="Times New Roman"/>
                <w:lang w:val="en-US"/>
              </w:rPr>
              <w:t>443</w:t>
            </w:r>
          </w:p>
        </w:tc>
        <w:tc>
          <w:tcPr>
            <w:tcW w:w="905" w:type="dxa"/>
          </w:tcPr>
          <w:p w14:paraId="155A64F1" w14:textId="3B026C40" w:rsidR="00873819" w:rsidRPr="009C5387" w:rsidRDefault="00873819" w:rsidP="007B0904">
            <w:pPr>
              <w:jc w:val="right"/>
              <w:rPr>
                <w:rFonts w:ascii="Times New Roman" w:hAnsi="Times New Roman" w:cs="Times New Roman"/>
                <w:lang w:val="en-US"/>
              </w:rPr>
            </w:pPr>
            <w:r>
              <w:rPr>
                <w:rFonts w:ascii="Times New Roman" w:hAnsi="Times New Roman" w:cs="Times New Roman"/>
                <w:lang w:val="en-US"/>
              </w:rPr>
              <w:t>-</w:t>
            </w:r>
            <w:r w:rsidR="00207834">
              <w:rPr>
                <w:rFonts w:ascii="Times New Roman" w:hAnsi="Times New Roman" w:cs="Times New Roman"/>
                <w:lang w:val="en-US"/>
              </w:rPr>
              <w:t>3.670</w:t>
            </w:r>
          </w:p>
        </w:tc>
        <w:tc>
          <w:tcPr>
            <w:tcW w:w="849" w:type="dxa"/>
            <w:vAlign w:val="center"/>
          </w:tcPr>
          <w:p w14:paraId="47DF39A2" w14:textId="77777777" w:rsidR="00873819" w:rsidRPr="009C5387" w:rsidRDefault="00873819" w:rsidP="007B0904">
            <w:pPr>
              <w:jc w:val="right"/>
              <w:rPr>
                <w:rFonts w:ascii="Times New Roman" w:hAnsi="Times New Roman" w:cs="Times New Roman"/>
                <w:lang w:val="en-US"/>
              </w:rPr>
            </w:pPr>
            <w:r>
              <w:rPr>
                <w:rFonts w:ascii="Times New Roman" w:hAnsi="Times New Roman" w:cs="Times New Roman"/>
                <w:lang w:val="en-US"/>
              </w:rPr>
              <w:t>&lt;0.001</w:t>
            </w:r>
          </w:p>
        </w:tc>
        <w:tc>
          <w:tcPr>
            <w:tcW w:w="563" w:type="dxa"/>
          </w:tcPr>
          <w:p w14:paraId="59B2CBA6" w14:textId="77777777" w:rsidR="00873819" w:rsidRPr="009C5387" w:rsidRDefault="00873819" w:rsidP="007B0904">
            <w:pPr>
              <w:jc w:val="right"/>
              <w:rPr>
                <w:rFonts w:ascii="Times New Roman" w:hAnsi="Times New Roman" w:cs="Times New Roman"/>
                <w:lang w:val="en-US"/>
              </w:rPr>
            </w:pPr>
          </w:p>
        </w:tc>
        <w:tc>
          <w:tcPr>
            <w:tcW w:w="1587" w:type="dxa"/>
            <w:vAlign w:val="center"/>
          </w:tcPr>
          <w:p w14:paraId="3B3B8A4E" w14:textId="4BB888B7" w:rsidR="00873819" w:rsidRPr="009C5387" w:rsidRDefault="00207834" w:rsidP="007B0904">
            <w:pPr>
              <w:jc w:val="right"/>
              <w:rPr>
                <w:rFonts w:ascii="Times New Roman" w:hAnsi="Times New Roman" w:cs="Times New Roman"/>
                <w:lang w:val="en-US"/>
              </w:rPr>
            </w:pPr>
            <w:r>
              <w:rPr>
                <w:rFonts w:ascii="Times New Roman" w:hAnsi="Times New Roman" w:cs="Times New Roman"/>
                <w:lang w:val="en-US"/>
              </w:rPr>
              <w:t>-1.288</w:t>
            </w:r>
            <w:r w:rsidR="00873819" w:rsidRPr="009C5387">
              <w:rPr>
                <w:rFonts w:ascii="Times New Roman" w:hAnsi="Times New Roman" w:cs="Times New Roman"/>
                <w:lang w:val="en-US"/>
              </w:rPr>
              <w:t xml:space="preserve"> </w:t>
            </w:r>
            <m:oMath>
              <m:r>
                <w:rPr>
                  <w:rFonts w:ascii="Cambria Math" w:hAnsi="Cambria Math" w:cs="Times New Roman"/>
                  <w:lang w:val="en-US"/>
                </w:rPr>
                <m:t>±</m:t>
              </m:r>
            </m:oMath>
            <w:r w:rsidR="00873819" w:rsidRPr="009C5387">
              <w:rPr>
                <w:rFonts w:ascii="Times New Roman" w:eastAsiaTheme="minorEastAsia" w:hAnsi="Times New Roman" w:cs="Times New Roman"/>
                <w:lang w:val="en-US"/>
              </w:rPr>
              <w:t xml:space="preserve"> </w:t>
            </w:r>
            <w:r w:rsidR="00873819">
              <w:rPr>
                <w:rFonts w:ascii="Times New Roman" w:eastAsiaTheme="minorEastAsia" w:hAnsi="Times New Roman" w:cs="Times New Roman"/>
                <w:lang w:val="en-US"/>
              </w:rPr>
              <w:t>0.</w:t>
            </w:r>
            <w:r>
              <w:rPr>
                <w:rFonts w:ascii="Times New Roman" w:eastAsiaTheme="minorEastAsia" w:hAnsi="Times New Roman" w:cs="Times New Roman"/>
                <w:lang w:val="en-US"/>
              </w:rPr>
              <w:t>903</w:t>
            </w:r>
          </w:p>
        </w:tc>
        <w:tc>
          <w:tcPr>
            <w:tcW w:w="907" w:type="dxa"/>
          </w:tcPr>
          <w:p w14:paraId="7635947F" w14:textId="0ED72B55" w:rsidR="00873819" w:rsidRPr="009C5387" w:rsidRDefault="00873819" w:rsidP="007B0904">
            <w:pPr>
              <w:jc w:val="right"/>
              <w:rPr>
                <w:rFonts w:ascii="Times New Roman" w:hAnsi="Times New Roman" w:cs="Times New Roman"/>
                <w:lang w:val="en-US"/>
              </w:rPr>
            </w:pPr>
            <w:r>
              <w:rPr>
                <w:rFonts w:ascii="Times New Roman" w:hAnsi="Times New Roman" w:cs="Times New Roman"/>
                <w:lang w:val="en-US"/>
              </w:rPr>
              <w:t>-</w:t>
            </w:r>
            <w:r w:rsidR="00207834">
              <w:rPr>
                <w:rFonts w:ascii="Times New Roman" w:hAnsi="Times New Roman" w:cs="Times New Roman"/>
                <w:lang w:val="en-US"/>
              </w:rPr>
              <w:t>1.430</w:t>
            </w:r>
          </w:p>
        </w:tc>
        <w:tc>
          <w:tcPr>
            <w:tcW w:w="852" w:type="dxa"/>
            <w:vAlign w:val="center"/>
          </w:tcPr>
          <w:p w14:paraId="008EB4E4" w14:textId="2CDEF239" w:rsidR="00873819" w:rsidRPr="009C5387" w:rsidRDefault="00207834" w:rsidP="007B0904">
            <w:pPr>
              <w:jc w:val="right"/>
              <w:rPr>
                <w:rFonts w:ascii="Times New Roman" w:hAnsi="Times New Roman" w:cs="Times New Roman"/>
                <w:lang w:val="en-US"/>
              </w:rPr>
            </w:pPr>
            <w:r>
              <w:rPr>
                <w:rFonts w:ascii="Times New Roman" w:hAnsi="Times New Roman" w:cs="Times New Roman"/>
                <w:lang w:val="en-US"/>
              </w:rPr>
              <w:t>0.154</w:t>
            </w:r>
          </w:p>
        </w:tc>
      </w:tr>
      <w:tr w:rsidR="00207834" w:rsidRPr="009C5387" w14:paraId="29317BB5" w14:textId="77777777" w:rsidTr="007B0904">
        <w:trPr>
          <w:trHeight w:val="283"/>
        </w:trPr>
        <w:tc>
          <w:tcPr>
            <w:tcW w:w="2107" w:type="dxa"/>
          </w:tcPr>
          <w:p w14:paraId="06A68027" w14:textId="77777777" w:rsidR="00207834" w:rsidRDefault="00207834" w:rsidP="00207834">
            <w:pPr>
              <w:ind w:firstLine="170"/>
              <w:rPr>
                <w:rFonts w:ascii="Times New Roman" w:hAnsi="Times New Roman" w:cs="Times New Roman"/>
                <w:lang w:val="en-US"/>
              </w:rPr>
            </w:pPr>
            <w:r>
              <w:rPr>
                <w:rFonts w:ascii="Times New Roman" w:hAnsi="Times New Roman" w:cs="Times New Roman"/>
                <w:lang w:val="en-US"/>
              </w:rPr>
              <w:t>0 cm</w:t>
            </w:r>
          </w:p>
        </w:tc>
        <w:tc>
          <w:tcPr>
            <w:tcW w:w="1586" w:type="dxa"/>
            <w:vAlign w:val="center"/>
          </w:tcPr>
          <w:p w14:paraId="3C8F0127" w14:textId="3F2531FB" w:rsidR="00207834" w:rsidRPr="009C5387" w:rsidRDefault="00207834" w:rsidP="00207834">
            <w:pPr>
              <w:jc w:val="right"/>
              <w:rPr>
                <w:rFonts w:ascii="Times New Roman" w:hAnsi="Times New Roman" w:cs="Times New Roman"/>
                <w:lang w:val="en-US"/>
              </w:rPr>
            </w:pPr>
            <w:r>
              <w:rPr>
                <w:rFonts w:ascii="Times New Roman" w:hAnsi="Times New Roman" w:cs="Times New Roman"/>
                <w:lang w:val="en-US"/>
              </w:rPr>
              <w:t>4.794</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1.113</w:t>
            </w:r>
          </w:p>
        </w:tc>
        <w:tc>
          <w:tcPr>
            <w:tcW w:w="905" w:type="dxa"/>
          </w:tcPr>
          <w:p w14:paraId="552C1CB8" w14:textId="08AE00AF" w:rsidR="00207834" w:rsidRPr="009C5387" w:rsidRDefault="00207834" w:rsidP="00207834">
            <w:pPr>
              <w:jc w:val="right"/>
              <w:rPr>
                <w:rFonts w:ascii="Times New Roman" w:hAnsi="Times New Roman" w:cs="Times New Roman"/>
                <w:lang w:val="en-US"/>
              </w:rPr>
            </w:pPr>
            <w:r>
              <w:rPr>
                <w:rFonts w:ascii="Times New Roman" w:hAnsi="Times New Roman" w:cs="Times New Roman"/>
                <w:lang w:val="en-US"/>
              </w:rPr>
              <w:t>4.310</w:t>
            </w:r>
          </w:p>
        </w:tc>
        <w:tc>
          <w:tcPr>
            <w:tcW w:w="849" w:type="dxa"/>
            <w:vAlign w:val="center"/>
          </w:tcPr>
          <w:p w14:paraId="185699BC" w14:textId="0FA3E148" w:rsidR="00207834" w:rsidRPr="009C5387" w:rsidRDefault="00207834" w:rsidP="00207834">
            <w:pPr>
              <w:jc w:val="right"/>
              <w:rPr>
                <w:rFonts w:ascii="Times New Roman" w:hAnsi="Times New Roman" w:cs="Times New Roman"/>
                <w:lang w:val="en-US"/>
              </w:rPr>
            </w:pPr>
            <w:r>
              <w:rPr>
                <w:rFonts w:ascii="Times New Roman" w:hAnsi="Times New Roman" w:cs="Times New Roman"/>
                <w:lang w:val="en-US"/>
              </w:rPr>
              <w:t>&lt;0.001</w:t>
            </w:r>
          </w:p>
        </w:tc>
        <w:tc>
          <w:tcPr>
            <w:tcW w:w="563" w:type="dxa"/>
          </w:tcPr>
          <w:p w14:paraId="4D54816F" w14:textId="77777777" w:rsidR="00207834" w:rsidRPr="009C5387" w:rsidRDefault="00207834" w:rsidP="00207834">
            <w:pPr>
              <w:jc w:val="right"/>
              <w:rPr>
                <w:rFonts w:ascii="Times New Roman" w:hAnsi="Times New Roman" w:cs="Times New Roman"/>
                <w:lang w:val="en-US"/>
              </w:rPr>
            </w:pPr>
          </w:p>
        </w:tc>
        <w:tc>
          <w:tcPr>
            <w:tcW w:w="1587" w:type="dxa"/>
            <w:vAlign w:val="center"/>
          </w:tcPr>
          <w:p w14:paraId="3DF66BBF" w14:textId="7E847B7F" w:rsidR="00207834" w:rsidRPr="009C5387" w:rsidRDefault="00207834" w:rsidP="00207834">
            <w:pPr>
              <w:jc w:val="right"/>
              <w:rPr>
                <w:rFonts w:ascii="Times New Roman" w:hAnsi="Times New Roman" w:cs="Times New Roman"/>
                <w:lang w:val="en-US"/>
              </w:rPr>
            </w:pPr>
            <w:r>
              <w:rPr>
                <w:rFonts w:ascii="Times New Roman" w:hAnsi="Times New Roman" w:cs="Times New Roman"/>
                <w:lang w:val="en-US"/>
              </w:rPr>
              <w:t>5.514</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1.244</w:t>
            </w:r>
          </w:p>
        </w:tc>
        <w:tc>
          <w:tcPr>
            <w:tcW w:w="907" w:type="dxa"/>
          </w:tcPr>
          <w:p w14:paraId="319051DC" w14:textId="71BDDB56" w:rsidR="00207834" w:rsidRPr="009C5387" w:rsidRDefault="00207834" w:rsidP="00207834">
            <w:pPr>
              <w:jc w:val="right"/>
              <w:rPr>
                <w:rFonts w:ascii="Times New Roman" w:hAnsi="Times New Roman" w:cs="Times New Roman"/>
                <w:lang w:val="en-US"/>
              </w:rPr>
            </w:pPr>
            <w:r>
              <w:rPr>
                <w:rFonts w:ascii="Times New Roman" w:hAnsi="Times New Roman" w:cs="Times New Roman"/>
                <w:lang w:val="en-US"/>
              </w:rPr>
              <w:t>4.430</w:t>
            </w:r>
          </w:p>
        </w:tc>
        <w:tc>
          <w:tcPr>
            <w:tcW w:w="852" w:type="dxa"/>
            <w:vAlign w:val="center"/>
          </w:tcPr>
          <w:p w14:paraId="08A125BD" w14:textId="38AC63F3" w:rsidR="00207834" w:rsidRPr="009C5387" w:rsidRDefault="00207834" w:rsidP="00207834">
            <w:pPr>
              <w:jc w:val="right"/>
              <w:rPr>
                <w:rFonts w:ascii="Times New Roman" w:hAnsi="Times New Roman" w:cs="Times New Roman"/>
                <w:lang w:val="en-US"/>
              </w:rPr>
            </w:pPr>
            <w:r>
              <w:rPr>
                <w:rFonts w:ascii="Times New Roman" w:hAnsi="Times New Roman" w:cs="Times New Roman"/>
                <w:lang w:val="en-US"/>
              </w:rPr>
              <w:t>&lt;0.001</w:t>
            </w:r>
          </w:p>
        </w:tc>
      </w:tr>
      <w:tr w:rsidR="00207834" w:rsidRPr="009C5387" w14:paraId="6AB89BBA" w14:textId="77777777" w:rsidTr="007B0904">
        <w:trPr>
          <w:trHeight w:val="283"/>
        </w:trPr>
        <w:tc>
          <w:tcPr>
            <w:tcW w:w="2107" w:type="dxa"/>
          </w:tcPr>
          <w:p w14:paraId="6A63A37F" w14:textId="225E465D" w:rsidR="00207834" w:rsidRDefault="00207834" w:rsidP="00207834">
            <w:pPr>
              <w:rPr>
                <w:rFonts w:ascii="Times New Roman" w:hAnsi="Times New Roman" w:cs="Times New Roman"/>
                <w:lang w:val="en-US"/>
              </w:rPr>
            </w:pPr>
            <w:r>
              <w:rPr>
                <w:rFonts w:ascii="Times New Roman" w:hAnsi="Times New Roman" w:cs="Times New Roman"/>
                <w:lang w:val="en-US"/>
              </w:rPr>
              <w:t>Warming</w:t>
            </w:r>
            <w:r w:rsidRPr="00873819">
              <w:rPr>
                <w:rFonts w:ascii="Times New Roman" w:hAnsi="Times New Roman" w:cs="Times New Roman"/>
                <w:sz w:val="14"/>
                <w:szCs w:val="14"/>
                <w:lang w:val="en-US"/>
              </w:rPr>
              <w:t xml:space="preserve"> </w:t>
            </w:r>
            <w:r w:rsidRPr="00873819">
              <w:rPr>
                <w:rFonts w:ascii="Times New Roman" w:hAnsi="Times New Roman" w:cs="Times New Roman"/>
                <w:sz w:val="16"/>
                <w:szCs w:val="16"/>
                <w:lang w:val="en-US"/>
              </w:rPr>
              <w:t>x</w:t>
            </w:r>
            <w:r w:rsidRPr="00873819">
              <w:rPr>
                <w:rFonts w:ascii="Times New Roman" w:hAnsi="Times New Roman" w:cs="Times New Roman"/>
                <w:sz w:val="14"/>
                <w:szCs w:val="14"/>
                <w:lang w:val="en-US"/>
              </w:rPr>
              <w:t xml:space="preserve"> </w:t>
            </w:r>
            <w:r>
              <w:rPr>
                <w:rFonts w:ascii="Times New Roman" w:hAnsi="Times New Roman" w:cs="Times New Roman"/>
                <w:lang w:val="en-US"/>
              </w:rPr>
              <w:t>Trimming</w:t>
            </w:r>
          </w:p>
        </w:tc>
        <w:tc>
          <w:tcPr>
            <w:tcW w:w="1586" w:type="dxa"/>
          </w:tcPr>
          <w:p w14:paraId="0B8429B0" w14:textId="77777777" w:rsidR="00207834" w:rsidRPr="009C5387" w:rsidRDefault="00207834" w:rsidP="00207834">
            <w:pPr>
              <w:jc w:val="right"/>
              <w:rPr>
                <w:rFonts w:ascii="Times New Roman" w:hAnsi="Times New Roman" w:cs="Times New Roman"/>
                <w:lang w:val="en-US"/>
              </w:rPr>
            </w:pPr>
          </w:p>
        </w:tc>
        <w:tc>
          <w:tcPr>
            <w:tcW w:w="905" w:type="dxa"/>
          </w:tcPr>
          <w:p w14:paraId="684003A6" w14:textId="77777777" w:rsidR="00207834" w:rsidRPr="009C5387" w:rsidRDefault="00207834" w:rsidP="00207834">
            <w:pPr>
              <w:jc w:val="right"/>
              <w:rPr>
                <w:rFonts w:ascii="Times New Roman" w:hAnsi="Times New Roman" w:cs="Times New Roman"/>
                <w:lang w:val="en-US"/>
              </w:rPr>
            </w:pPr>
          </w:p>
        </w:tc>
        <w:tc>
          <w:tcPr>
            <w:tcW w:w="849" w:type="dxa"/>
          </w:tcPr>
          <w:p w14:paraId="7AD8F8C7" w14:textId="77777777" w:rsidR="00207834" w:rsidRPr="009C5387" w:rsidRDefault="00207834" w:rsidP="00207834">
            <w:pPr>
              <w:jc w:val="right"/>
              <w:rPr>
                <w:rFonts w:ascii="Times New Roman" w:hAnsi="Times New Roman" w:cs="Times New Roman"/>
                <w:lang w:val="en-US"/>
              </w:rPr>
            </w:pPr>
          </w:p>
        </w:tc>
        <w:tc>
          <w:tcPr>
            <w:tcW w:w="563" w:type="dxa"/>
          </w:tcPr>
          <w:p w14:paraId="70CCE5B2" w14:textId="77777777" w:rsidR="00207834" w:rsidRPr="009C5387" w:rsidRDefault="00207834" w:rsidP="00207834">
            <w:pPr>
              <w:jc w:val="right"/>
              <w:rPr>
                <w:rFonts w:ascii="Times New Roman" w:hAnsi="Times New Roman" w:cs="Times New Roman"/>
                <w:lang w:val="en-US"/>
              </w:rPr>
            </w:pPr>
          </w:p>
        </w:tc>
        <w:tc>
          <w:tcPr>
            <w:tcW w:w="1587" w:type="dxa"/>
          </w:tcPr>
          <w:p w14:paraId="7F94E428" w14:textId="77777777" w:rsidR="00207834" w:rsidRPr="009C5387" w:rsidRDefault="00207834" w:rsidP="00207834">
            <w:pPr>
              <w:jc w:val="right"/>
              <w:rPr>
                <w:rFonts w:ascii="Times New Roman" w:hAnsi="Times New Roman" w:cs="Times New Roman"/>
                <w:lang w:val="en-US"/>
              </w:rPr>
            </w:pPr>
          </w:p>
        </w:tc>
        <w:tc>
          <w:tcPr>
            <w:tcW w:w="907" w:type="dxa"/>
          </w:tcPr>
          <w:p w14:paraId="0E01D489" w14:textId="77777777" w:rsidR="00207834" w:rsidRPr="009C5387" w:rsidRDefault="00207834" w:rsidP="00207834">
            <w:pPr>
              <w:jc w:val="right"/>
              <w:rPr>
                <w:rFonts w:ascii="Times New Roman" w:hAnsi="Times New Roman" w:cs="Times New Roman"/>
                <w:lang w:val="en-US"/>
              </w:rPr>
            </w:pPr>
          </w:p>
        </w:tc>
        <w:tc>
          <w:tcPr>
            <w:tcW w:w="852" w:type="dxa"/>
          </w:tcPr>
          <w:p w14:paraId="774344F0" w14:textId="77777777" w:rsidR="00207834" w:rsidRPr="009C5387" w:rsidRDefault="00207834" w:rsidP="00207834">
            <w:pPr>
              <w:jc w:val="right"/>
              <w:rPr>
                <w:rFonts w:ascii="Times New Roman" w:hAnsi="Times New Roman" w:cs="Times New Roman"/>
                <w:lang w:val="en-US"/>
              </w:rPr>
            </w:pPr>
          </w:p>
        </w:tc>
      </w:tr>
      <w:tr w:rsidR="00207834" w:rsidRPr="009C5387" w14:paraId="6CD26E64" w14:textId="77777777" w:rsidTr="007B0904">
        <w:trPr>
          <w:trHeight w:val="283"/>
        </w:trPr>
        <w:tc>
          <w:tcPr>
            <w:tcW w:w="2107" w:type="dxa"/>
          </w:tcPr>
          <w:p w14:paraId="1F9CD2E2" w14:textId="2BBBE017" w:rsidR="00207834" w:rsidRDefault="00207834" w:rsidP="00207834">
            <w:pPr>
              <w:ind w:firstLine="170"/>
              <w:rPr>
                <w:rFonts w:ascii="Times New Roman" w:hAnsi="Times New Roman" w:cs="Times New Roman"/>
                <w:lang w:val="en-US"/>
              </w:rPr>
            </w:pPr>
            <w:r>
              <w:rPr>
                <w:rFonts w:ascii="Times New Roman" w:hAnsi="Times New Roman" w:cs="Times New Roman"/>
                <w:lang w:val="en-US"/>
              </w:rPr>
              <w:t>10 cm</w:t>
            </w:r>
          </w:p>
        </w:tc>
        <w:tc>
          <w:tcPr>
            <w:tcW w:w="1586" w:type="dxa"/>
          </w:tcPr>
          <w:p w14:paraId="5E52DAC0" w14:textId="74956A3E" w:rsidR="00207834" w:rsidRPr="009C5387"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905" w:type="dxa"/>
          </w:tcPr>
          <w:p w14:paraId="2B9EEFDD" w14:textId="2319D019" w:rsidR="00207834" w:rsidRPr="009C5387"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849" w:type="dxa"/>
          </w:tcPr>
          <w:p w14:paraId="0B64AB48" w14:textId="09FCC435" w:rsidR="00207834" w:rsidRPr="009C5387"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563" w:type="dxa"/>
          </w:tcPr>
          <w:p w14:paraId="300BB343" w14:textId="77777777" w:rsidR="00207834" w:rsidRPr="009C5387" w:rsidRDefault="00207834" w:rsidP="00207834">
            <w:pPr>
              <w:jc w:val="right"/>
              <w:rPr>
                <w:rFonts w:ascii="Times New Roman" w:hAnsi="Times New Roman" w:cs="Times New Roman"/>
                <w:lang w:val="en-US"/>
              </w:rPr>
            </w:pPr>
          </w:p>
        </w:tc>
        <w:tc>
          <w:tcPr>
            <w:tcW w:w="1587" w:type="dxa"/>
          </w:tcPr>
          <w:p w14:paraId="4BE8DD77" w14:textId="06D8ECE3" w:rsidR="00207834" w:rsidRPr="009C5387" w:rsidRDefault="00207834" w:rsidP="00207834">
            <w:pPr>
              <w:jc w:val="right"/>
              <w:rPr>
                <w:rFonts w:ascii="Times New Roman" w:hAnsi="Times New Roman" w:cs="Times New Roman"/>
                <w:lang w:val="en-US"/>
              </w:rPr>
            </w:pPr>
            <w:r>
              <w:rPr>
                <w:rFonts w:ascii="Times New Roman" w:hAnsi="Times New Roman" w:cs="Times New Roman"/>
                <w:lang w:val="en-US"/>
              </w:rPr>
              <w:t>-3.465</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1.</w:t>
            </w:r>
            <w:r w:rsidR="00854A91">
              <w:rPr>
                <w:rFonts w:ascii="Times New Roman" w:eastAsiaTheme="minorEastAsia" w:hAnsi="Times New Roman" w:cs="Times New Roman"/>
                <w:lang w:val="en-US"/>
              </w:rPr>
              <w:t>330</w:t>
            </w:r>
          </w:p>
        </w:tc>
        <w:tc>
          <w:tcPr>
            <w:tcW w:w="907" w:type="dxa"/>
          </w:tcPr>
          <w:p w14:paraId="3F850D0D" w14:textId="3E5DC203" w:rsidR="00207834" w:rsidRPr="009C5387" w:rsidRDefault="00854A91" w:rsidP="00207834">
            <w:pPr>
              <w:jc w:val="right"/>
              <w:rPr>
                <w:rFonts w:ascii="Times New Roman" w:hAnsi="Times New Roman" w:cs="Times New Roman"/>
                <w:lang w:val="en-US"/>
              </w:rPr>
            </w:pPr>
            <w:r>
              <w:rPr>
                <w:rFonts w:ascii="Times New Roman" w:hAnsi="Times New Roman" w:cs="Times New Roman"/>
                <w:lang w:val="en-US"/>
              </w:rPr>
              <w:t>-2.600</w:t>
            </w:r>
          </w:p>
        </w:tc>
        <w:tc>
          <w:tcPr>
            <w:tcW w:w="852" w:type="dxa"/>
          </w:tcPr>
          <w:p w14:paraId="6E5277FF" w14:textId="5F52C0C3" w:rsidR="00207834" w:rsidRPr="009C5387" w:rsidRDefault="00854A91" w:rsidP="00207834">
            <w:pPr>
              <w:jc w:val="right"/>
              <w:rPr>
                <w:rFonts w:ascii="Times New Roman" w:hAnsi="Times New Roman" w:cs="Times New Roman"/>
                <w:lang w:val="en-US"/>
              </w:rPr>
            </w:pPr>
            <w:r>
              <w:rPr>
                <w:rFonts w:ascii="Times New Roman" w:hAnsi="Times New Roman" w:cs="Times New Roman"/>
                <w:lang w:val="en-US"/>
              </w:rPr>
              <w:t>0.009</w:t>
            </w:r>
          </w:p>
        </w:tc>
      </w:tr>
      <w:tr w:rsidR="00207834" w:rsidRPr="009C5387" w14:paraId="3848097C" w14:textId="77777777" w:rsidTr="007B0904">
        <w:trPr>
          <w:trHeight w:val="283"/>
        </w:trPr>
        <w:tc>
          <w:tcPr>
            <w:tcW w:w="2107" w:type="dxa"/>
          </w:tcPr>
          <w:p w14:paraId="38DCFD46" w14:textId="6190920B" w:rsidR="00207834" w:rsidRDefault="00207834" w:rsidP="00207834">
            <w:pPr>
              <w:ind w:firstLine="170"/>
              <w:rPr>
                <w:rFonts w:ascii="Times New Roman" w:hAnsi="Times New Roman" w:cs="Times New Roman"/>
                <w:lang w:val="en-US"/>
              </w:rPr>
            </w:pPr>
            <w:r>
              <w:rPr>
                <w:rFonts w:ascii="Times New Roman" w:hAnsi="Times New Roman" w:cs="Times New Roman"/>
                <w:lang w:val="en-US"/>
              </w:rPr>
              <w:t>5 cm</w:t>
            </w:r>
          </w:p>
        </w:tc>
        <w:tc>
          <w:tcPr>
            <w:tcW w:w="1586" w:type="dxa"/>
          </w:tcPr>
          <w:p w14:paraId="10ED39A4" w14:textId="40FFDA4E" w:rsidR="00207834" w:rsidRPr="009C5387"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905" w:type="dxa"/>
          </w:tcPr>
          <w:p w14:paraId="77C90438" w14:textId="3266ACE4" w:rsidR="00207834" w:rsidRPr="009C5387"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849" w:type="dxa"/>
          </w:tcPr>
          <w:p w14:paraId="75B3C8A9" w14:textId="28037667" w:rsidR="00207834" w:rsidRPr="009C5387"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563" w:type="dxa"/>
          </w:tcPr>
          <w:p w14:paraId="0D25E007" w14:textId="77777777" w:rsidR="00207834" w:rsidRPr="009C5387" w:rsidRDefault="00207834" w:rsidP="00207834">
            <w:pPr>
              <w:jc w:val="right"/>
              <w:rPr>
                <w:rFonts w:ascii="Times New Roman" w:hAnsi="Times New Roman" w:cs="Times New Roman"/>
                <w:lang w:val="en-US"/>
              </w:rPr>
            </w:pPr>
          </w:p>
        </w:tc>
        <w:tc>
          <w:tcPr>
            <w:tcW w:w="1587" w:type="dxa"/>
          </w:tcPr>
          <w:p w14:paraId="01101DED" w14:textId="7CFC3C06" w:rsidR="00207834" w:rsidRPr="009C5387" w:rsidRDefault="00207834" w:rsidP="00207834">
            <w:pPr>
              <w:jc w:val="right"/>
              <w:rPr>
                <w:rFonts w:ascii="Times New Roman" w:hAnsi="Times New Roman" w:cs="Times New Roman"/>
                <w:lang w:val="en-US"/>
              </w:rPr>
            </w:pPr>
            <w:r>
              <w:rPr>
                <w:rFonts w:ascii="Times New Roman" w:hAnsi="Times New Roman" w:cs="Times New Roman"/>
                <w:lang w:val="en-US"/>
              </w:rPr>
              <w:t>-0.731</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1.</w:t>
            </w:r>
            <w:r w:rsidR="00854A91">
              <w:rPr>
                <w:rFonts w:ascii="Times New Roman" w:eastAsiaTheme="minorEastAsia" w:hAnsi="Times New Roman" w:cs="Times New Roman"/>
                <w:lang w:val="en-US"/>
              </w:rPr>
              <w:t>137</w:t>
            </w:r>
          </w:p>
        </w:tc>
        <w:tc>
          <w:tcPr>
            <w:tcW w:w="907" w:type="dxa"/>
          </w:tcPr>
          <w:p w14:paraId="6258B51C" w14:textId="458B4070" w:rsidR="00207834" w:rsidRPr="009C5387" w:rsidRDefault="00854A91" w:rsidP="00207834">
            <w:pPr>
              <w:jc w:val="right"/>
              <w:rPr>
                <w:rFonts w:ascii="Times New Roman" w:hAnsi="Times New Roman" w:cs="Times New Roman"/>
                <w:lang w:val="en-US"/>
              </w:rPr>
            </w:pPr>
            <w:r>
              <w:rPr>
                <w:rFonts w:ascii="Times New Roman" w:hAnsi="Times New Roman" w:cs="Times New Roman"/>
                <w:lang w:val="en-US"/>
              </w:rPr>
              <w:t>-0.640</w:t>
            </w:r>
          </w:p>
        </w:tc>
        <w:tc>
          <w:tcPr>
            <w:tcW w:w="852" w:type="dxa"/>
          </w:tcPr>
          <w:p w14:paraId="0028CCDE" w14:textId="4354FD03" w:rsidR="00207834" w:rsidRPr="009C5387" w:rsidRDefault="00854A91" w:rsidP="00207834">
            <w:pPr>
              <w:jc w:val="right"/>
              <w:rPr>
                <w:rFonts w:ascii="Times New Roman" w:hAnsi="Times New Roman" w:cs="Times New Roman"/>
                <w:lang w:val="en-US"/>
              </w:rPr>
            </w:pPr>
            <w:r>
              <w:rPr>
                <w:rFonts w:ascii="Times New Roman" w:hAnsi="Times New Roman" w:cs="Times New Roman"/>
                <w:lang w:val="en-US"/>
              </w:rPr>
              <w:t>0.520</w:t>
            </w:r>
          </w:p>
        </w:tc>
      </w:tr>
      <w:tr w:rsidR="00207834" w:rsidRPr="009C5387" w14:paraId="1FDF5740" w14:textId="77777777" w:rsidTr="007B0904">
        <w:trPr>
          <w:trHeight w:val="283"/>
        </w:trPr>
        <w:tc>
          <w:tcPr>
            <w:tcW w:w="2107" w:type="dxa"/>
          </w:tcPr>
          <w:p w14:paraId="1A54DC48" w14:textId="023F98FA" w:rsidR="00207834" w:rsidRDefault="00207834" w:rsidP="00207834">
            <w:pPr>
              <w:ind w:firstLine="170"/>
              <w:rPr>
                <w:rFonts w:ascii="Times New Roman" w:hAnsi="Times New Roman" w:cs="Times New Roman"/>
                <w:lang w:val="en-US"/>
              </w:rPr>
            </w:pPr>
            <w:r>
              <w:rPr>
                <w:rFonts w:ascii="Times New Roman" w:hAnsi="Times New Roman" w:cs="Times New Roman"/>
                <w:lang w:val="en-US"/>
              </w:rPr>
              <w:t>0 cm</w:t>
            </w:r>
          </w:p>
        </w:tc>
        <w:tc>
          <w:tcPr>
            <w:tcW w:w="1586" w:type="dxa"/>
          </w:tcPr>
          <w:p w14:paraId="44936942" w14:textId="50D31360" w:rsidR="00207834" w:rsidRPr="009C5387"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905" w:type="dxa"/>
          </w:tcPr>
          <w:p w14:paraId="6639DE2B" w14:textId="4C9B347F" w:rsidR="00207834" w:rsidRPr="009C5387"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849" w:type="dxa"/>
          </w:tcPr>
          <w:p w14:paraId="550D059D" w14:textId="7939D82E" w:rsidR="00207834" w:rsidRPr="009C5387"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563" w:type="dxa"/>
          </w:tcPr>
          <w:p w14:paraId="6F9D4ABF" w14:textId="77777777" w:rsidR="00207834" w:rsidRPr="009C5387" w:rsidRDefault="00207834" w:rsidP="00207834">
            <w:pPr>
              <w:jc w:val="right"/>
              <w:rPr>
                <w:rFonts w:ascii="Times New Roman" w:hAnsi="Times New Roman" w:cs="Times New Roman"/>
                <w:lang w:val="en-US"/>
              </w:rPr>
            </w:pPr>
          </w:p>
        </w:tc>
        <w:tc>
          <w:tcPr>
            <w:tcW w:w="1587" w:type="dxa"/>
          </w:tcPr>
          <w:p w14:paraId="0049851D" w14:textId="1C9001BD" w:rsidR="00207834" w:rsidRPr="009C5387" w:rsidRDefault="00207834" w:rsidP="00207834">
            <w:pPr>
              <w:jc w:val="right"/>
              <w:rPr>
                <w:rFonts w:ascii="Times New Roman" w:hAnsi="Times New Roman" w:cs="Times New Roman"/>
                <w:lang w:val="en-US"/>
              </w:rPr>
            </w:pPr>
            <w:r>
              <w:rPr>
                <w:rFonts w:ascii="Times New Roman" w:hAnsi="Times New Roman" w:cs="Times New Roman"/>
                <w:lang w:val="en-US"/>
              </w:rPr>
              <w:t>-0.666</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sidR="00854A91">
              <w:rPr>
                <w:rFonts w:ascii="Times New Roman" w:eastAsiaTheme="minorEastAsia" w:hAnsi="Times New Roman" w:cs="Times New Roman"/>
                <w:lang w:val="en-US"/>
              </w:rPr>
              <w:t>0.900</w:t>
            </w:r>
          </w:p>
        </w:tc>
        <w:tc>
          <w:tcPr>
            <w:tcW w:w="907" w:type="dxa"/>
          </w:tcPr>
          <w:p w14:paraId="1F84699A" w14:textId="774C4164" w:rsidR="00207834" w:rsidRPr="009C5387" w:rsidRDefault="00854A91" w:rsidP="00207834">
            <w:pPr>
              <w:jc w:val="right"/>
              <w:rPr>
                <w:rFonts w:ascii="Times New Roman" w:hAnsi="Times New Roman" w:cs="Times New Roman"/>
                <w:lang w:val="en-US"/>
              </w:rPr>
            </w:pPr>
            <w:r>
              <w:rPr>
                <w:rFonts w:ascii="Times New Roman" w:hAnsi="Times New Roman" w:cs="Times New Roman"/>
                <w:lang w:val="en-US"/>
              </w:rPr>
              <w:t>-0.740</w:t>
            </w:r>
          </w:p>
        </w:tc>
        <w:tc>
          <w:tcPr>
            <w:tcW w:w="852" w:type="dxa"/>
          </w:tcPr>
          <w:p w14:paraId="35D3F80A" w14:textId="0729DF2C" w:rsidR="00207834" w:rsidRPr="009C5387" w:rsidRDefault="00854A91" w:rsidP="00207834">
            <w:pPr>
              <w:jc w:val="right"/>
              <w:rPr>
                <w:rFonts w:ascii="Times New Roman" w:hAnsi="Times New Roman" w:cs="Times New Roman"/>
                <w:lang w:val="en-US"/>
              </w:rPr>
            </w:pPr>
            <w:r>
              <w:rPr>
                <w:rFonts w:ascii="Times New Roman" w:hAnsi="Times New Roman" w:cs="Times New Roman"/>
                <w:lang w:val="en-US"/>
              </w:rPr>
              <w:t>0.459</w:t>
            </w:r>
          </w:p>
        </w:tc>
      </w:tr>
      <w:tr w:rsidR="00207834" w:rsidRPr="009C5387" w14:paraId="4BEC0795" w14:textId="77777777" w:rsidTr="007B0904">
        <w:trPr>
          <w:trHeight w:val="283"/>
        </w:trPr>
        <w:tc>
          <w:tcPr>
            <w:tcW w:w="2107" w:type="dxa"/>
          </w:tcPr>
          <w:p w14:paraId="64E89833" w14:textId="77777777" w:rsidR="00207834" w:rsidRDefault="00207834" w:rsidP="00207834">
            <w:pPr>
              <w:ind w:firstLine="170"/>
              <w:rPr>
                <w:rFonts w:ascii="Times New Roman" w:hAnsi="Times New Roman" w:cs="Times New Roman"/>
                <w:lang w:val="en-US"/>
              </w:rPr>
            </w:pPr>
          </w:p>
        </w:tc>
        <w:tc>
          <w:tcPr>
            <w:tcW w:w="1586" w:type="dxa"/>
          </w:tcPr>
          <w:p w14:paraId="4A23C38E" w14:textId="77777777" w:rsidR="00207834" w:rsidRPr="009C5387" w:rsidRDefault="00207834" w:rsidP="00207834">
            <w:pPr>
              <w:jc w:val="right"/>
              <w:rPr>
                <w:rFonts w:ascii="Times New Roman" w:hAnsi="Times New Roman" w:cs="Times New Roman"/>
                <w:lang w:val="en-US"/>
              </w:rPr>
            </w:pPr>
          </w:p>
        </w:tc>
        <w:tc>
          <w:tcPr>
            <w:tcW w:w="905" w:type="dxa"/>
          </w:tcPr>
          <w:p w14:paraId="5911EF0F" w14:textId="77777777" w:rsidR="00207834" w:rsidRPr="009C5387" w:rsidRDefault="00207834" w:rsidP="00207834">
            <w:pPr>
              <w:jc w:val="right"/>
              <w:rPr>
                <w:rFonts w:ascii="Times New Roman" w:hAnsi="Times New Roman" w:cs="Times New Roman"/>
                <w:lang w:val="en-US"/>
              </w:rPr>
            </w:pPr>
          </w:p>
        </w:tc>
        <w:tc>
          <w:tcPr>
            <w:tcW w:w="849" w:type="dxa"/>
          </w:tcPr>
          <w:p w14:paraId="200CEF70" w14:textId="77777777" w:rsidR="00207834" w:rsidRPr="009C5387" w:rsidRDefault="00207834" w:rsidP="00207834">
            <w:pPr>
              <w:jc w:val="right"/>
              <w:rPr>
                <w:rFonts w:ascii="Times New Roman" w:hAnsi="Times New Roman" w:cs="Times New Roman"/>
                <w:lang w:val="en-US"/>
              </w:rPr>
            </w:pPr>
          </w:p>
        </w:tc>
        <w:tc>
          <w:tcPr>
            <w:tcW w:w="563" w:type="dxa"/>
          </w:tcPr>
          <w:p w14:paraId="2B4A5F20" w14:textId="77777777" w:rsidR="00207834" w:rsidRPr="009C5387" w:rsidRDefault="00207834" w:rsidP="00207834">
            <w:pPr>
              <w:jc w:val="right"/>
              <w:rPr>
                <w:rFonts w:ascii="Times New Roman" w:hAnsi="Times New Roman" w:cs="Times New Roman"/>
                <w:lang w:val="en-US"/>
              </w:rPr>
            </w:pPr>
          </w:p>
        </w:tc>
        <w:tc>
          <w:tcPr>
            <w:tcW w:w="1587" w:type="dxa"/>
          </w:tcPr>
          <w:p w14:paraId="5F301462" w14:textId="77777777" w:rsidR="00207834" w:rsidRPr="009C5387" w:rsidRDefault="00207834" w:rsidP="00207834">
            <w:pPr>
              <w:jc w:val="right"/>
              <w:rPr>
                <w:rFonts w:ascii="Times New Roman" w:hAnsi="Times New Roman" w:cs="Times New Roman"/>
                <w:lang w:val="en-US"/>
              </w:rPr>
            </w:pPr>
          </w:p>
        </w:tc>
        <w:tc>
          <w:tcPr>
            <w:tcW w:w="907" w:type="dxa"/>
          </w:tcPr>
          <w:p w14:paraId="528AD190" w14:textId="77777777" w:rsidR="00207834" w:rsidRPr="009C5387" w:rsidRDefault="00207834" w:rsidP="00207834">
            <w:pPr>
              <w:jc w:val="right"/>
              <w:rPr>
                <w:rFonts w:ascii="Times New Roman" w:hAnsi="Times New Roman" w:cs="Times New Roman"/>
                <w:lang w:val="en-US"/>
              </w:rPr>
            </w:pPr>
          </w:p>
        </w:tc>
        <w:tc>
          <w:tcPr>
            <w:tcW w:w="852" w:type="dxa"/>
          </w:tcPr>
          <w:p w14:paraId="3296529C" w14:textId="77777777" w:rsidR="00207834" w:rsidRPr="009C5387" w:rsidRDefault="00207834" w:rsidP="00207834">
            <w:pPr>
              <w:jc w:val="right"/>
              <w:rPr>
                <w:rFonts w:ascii="Times New Roman" w:hAnsi="Times New Roman" w:cs="Times New Roman"/>
                <w:lang w:val="en-US"/>
              </w:rPr>
            </w:pPr>
          </w:p>
        </w:tc>
      </w:tr>
      <w:tr w:rsidR="00207834" w:rsidRPr="009C5387" w14:paraId="06A420B0" w14:textId="77777777" w:rsidTr="007B0904">
        <w:trPr>
          <w:trHeight w:val="283"/>
        </w:trPr>
        <w:tc>
          <w:tcPr>
            <w:tcW w:w="2107" w:type="dxa"/>
            <w:tcBorders>
              <w:bottom w:val="single" w:sz="4" w:space="0" w:color="auto"/>
            </w:tcBorders>
          </w:tcPr>
          <w:p w14:paraId="473B282E" w14:textId="0EDF2E2F" w:rsidR="00207834" w:rsidRPr="009C5387" w:rsidRDefault="00207834" w:rsidP="00207834">
            <w:pPr>
              <w:rPr>
                <w:rFonts w:ascii="Times New Roman" w:hAnsi="Times New Roman" w:cs="Times New Roman"/>
                <w:lang w:val="en-US"/>
              </w:rPr>
            </w:pPr>
            <w:r>
              <w:rPr>
                <w:rFonts w:ascii="Times New Roman" w:hAnsi="Times New Roman" w:cs="Times New Roman"/>
                <w:b/>
                <w:bCs/>
                <w:lang w:val="en-US"/>
              </w:rPr>
              <w:t>Year 2 Hazard</w:t>
            </w:r>
          </w:p>
        </w:tc>
        <w:tc>
          <w:tcPr>
            <w:tcW w:w="1586" w:type="dxa"/>
            <w:tcBorders>
              <w:bottom w:val="single" w:sz="4" w:space="0" w:color="auto"/>
            </w:tcBorders>
            <w:vAlign w:val="center"/>
          </w:tcPr>
          <w:p w14:paraId="43813EFB" w14:textId="77777777" w:rsidR="00207834" w:rsidRPr="009C5387" w:rsidRDefault="00207834" w:rsidP="00207834">
            <w:pPr>
              <w:jc w:val="right"/>
              <w:rPr>
                <w:rFonts w:ascii="Times New Roman" w:hAnsi="Times New Roman" w:cs="Times New Roman"/>
                <w:lang w:val="en-US"/>
              </w:rPr>
            </w:pPr>
          </w:p>
        </w:tc>
        <w:tc>
          <w:tcPr>
            <w:tcW w:w="905" w:type="dxa"/>
            <w:tcBorders>
              <w:bottom w:val="single" w:sz="4" w:space="0" w:color="auto"/>
            </w:tcBorders>
            <w:vAlign w:val="center"/>
          </w:tcPr>
          <w:p w14:paraId="505A0DF5" w14:textId="77777777" w:rsidR="00207834" w:rsidRPr="009C5387" w:rsidRDefault="00207834" w:rsidP="00207834">
            <w:pPr>
              <w:jc w:val="right"/>
              <w:rPr>
                <w:rFonts w:ascii="Times New Roman" w:hAnsi="Times New Roman" w:cs="Times New Roman"/>
                <w:lang w:val="en-US"/>
              </w:rPr>
            </w:pPr>
          </w:p>
        </w:tc>
        <w:tc>
          <w:tcPr>
            <w:tcW w:w="849" w:type="dxa"/>
            <w:tcBorders>
              <w:bottom w:val="single" w:sz="4" w:space="0" w:color="auto"/>
            </w:tcBorders>
            <w:vAlign w:val="center"/>
          </w:tcPr>
          <w:p w14:paraId="29D643A0" w14:textId="77777777" w:rsidR="00207834" w:rsidRPr="009C5387" w:rsidRDefault="00207834" w:rsidP="00207834">
            <w:pPr>
              <w:jc w:val="right"/>
              <w:rPr>
                <w:rFonts w:ascii="Times New Roman" w:hAnsi="Times New Roman" w:cs="Times New Roman"/>
                <w:lang w:val="en-US"/>
              </w:rPr>
            </w:pPr>
          </w:p>
        </w:tc>
        <w:tc>
          <w:tcPr>
            <w:tcW w:w="563" w:type="dxa"/>
            <w:tcBorders>
              <w:bottom w:val="single" w:sz="4" w:space="0" w:color="auto"/>
            </w:tcBorders>
            <w:vAlign w:val="center"/>
          </w:tcPr>
          <w:p w14:paraId="1BED1FE1" w14:textId="77777777" w:rsidR="00207834" w:rsidRPr="009C5387" w:rsidRDefault="00207834" w:rsidP="00207834">
            <w:pPr>
              <w:jc w:val="right"/>
              <w:rPr>
                <w:rFonts w:ascii="Times New Roman" w:hAnsi="Times New Roman" w:cs="Times New Roman"/>
                <w:lang w:val="en-US"/>
              </w:rPr>
            </w:pPr>
          </w:p>
        </w:tc>
        <w:tc>
          <w:tcPr>
            <w:tcW w:w="1587" w:type="dxa"/>
            <w:tcBorders>
              <w:bottom w:val="single" w:sz="4" w:space="0" w:color="auto"/>
            </w:tcBorders>
            <w:vAlign w:val="center"/>
          </w:tcPr>
          <w:p w14:paraId="72ECAA8A" w14:textId="77777777" w:rsidR="00207834" w:rsidRPr="009C5387" w:rsidRDefault="00207834" w:rsidP="00207834">
            <w:pPr>
              <w:jc w:val="right"/>
              <w:rPr>
                <w:rFonts w:ascii="Times New Roman" w:hAnsi="Times New Roman" w:cs="Times New Roman"/>
                <w:lang w:val="en-US"/>
              </w:rPr>
            </w:pPr>
          </w:p>
        </w:tc>
        <w:tc>
          <w:tcPr>
            <w:tcW w:w="907" w:type="dxa"/>
            <w:tcBorders>
              <w:bottom w:val="single" w:sz="4" w:space="0" w:color="auto"/>
            </w:tcBorders>
            <w:vAlign w:val="center"/>
          </w:tcPr>
          <w:p w14:paraId="7C576BFC" w14:textId="77777777" w:rsidR="00207834" w:rsidRPr="009C5387" w:rsidRDefault="00207834" w:rsidP="00207834">
            <w:pPr>
              <w:jc w:val="right"/>
              <w:rPr>
                <w:rFonts w:ascii="Times New Roman" w:hAnsi="Times New Roman" w:cs="Times New Roman"/>
                <w:lang w:val="en-US"/>
              </w:rPr>
            </w:pPr>
          </w:p>
        </w:tc>
        <w:tc>
          <w:tcPr>
            <w:tcW w:w="852" w:type="dxa"/>
            <w:tcBorders>
              <w:bottom w:val="single" w:sz="4" w:space="0" w:color="auto"/>
            </w:tcBorders>
            <w:vAlign w:val="center"/>
          </w:tcPr>
          <w:p w14:paraId="40D6AC7D" w14:textId="77777777" w:rsidR="00207834" w:rsidRPr="009C5387" w:rsidRDefault="00207834" w:rsidP="00207834">
            <w:pPr>
              <w:jc w:val="right"/>
              <w:rPr>
                <w:rFonts w:ascii="Times New Roman" w:hAnsi="Times New Roman" w:cs="Times New Roman"/>
                <w:lang w:val="en-US"/>
              </w:rPr>
            </w:pPr>
          </w:p>
        </w:tc>
      </w:tr>
      <w:tr w:rsidR="00207834" w:rsidRPr="009C5387" w14:paraId="17654030" w14:textId="77777777" w:rsidTr="007B0904">
        <w:trPr>
          <w:trHeight w:val="283"/>
        </w:trPr>
        <w:tc>
          <w:tcPr>
            <w:tcW w:w="2107" w:type="dxa"/>
          </w:tcPr>
          <w:p w14:paraId="5B9FBD5A" w14:textId="77777777" w:rsidR="00207834" w:rsidRPr="009C5387" w:rsidRDefault="00207834" w:rsidP="00207834">
            <w:pPr>
              <w:rPr>
                <w:rFonts w:ascii="Times New Roman" w:hAnsi="Times New Roman" w:cs="Times New Roman"/>
                <w:lang w:val="en-US"/>
              </w:rPr>
            </w:pPr>
            <w:r>
              <w:rPr>
                <w:rFonts w:ascii="Times New Roman" w:hAnsi="Times New Roman" w:cs="Times New Roman"/>
                <w:lang w:val="en-US"/>
              </w:rPr>
              <w:t>Warming</w:t>
            </w:r>
          </w:p>
        </w:tc>
        <w:tc>
          <w:tcPr>
            <w:tcW w:w="1586" w:type="dxa"/>
            <w:vAlign w:val="center"/>
          </w:tcPr>
          <w:p w14:paraId="1A3000F6" w14:textId="171ACE81" w:rsidR="00207834" w:rsidRPr="009C5387"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905" w:type="dxa"/>
            <w:vAlign w:val="center"/>
          </w:tcPr>
          <w:p w14:paraId="3EA199FC" w14:textId="0AABDD26" w:rsidR="00207834" w:rsidRPr="009C5387"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849" w:type="dxa"/>
            <w:vAlign w:val="center"/>
          </w:tcPr>
          <w:p w14:paraId="589D305D" w14:textId="4DB86B4B" w:rsidR="00207834" w:rsidRPr="009C5387"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563" w:type="dxa"/>
          </w:tcPr>
          <w:p w14:paraId="21553521" w14:textId="77777777" w:rsidR="00207834" w:rsidRPr="009C5387" w:rsidRDefault="00207834" w:rsidP="00207834">
            <w:pPr>
              <w:jc w:val="right"/>
              <w:rPr>
                <w:rFonts w:ascii="Times New Roman" w:hAnsi="Times New Roman" w:cs="Times New Roman"/>
                <w:lang w:val="en-US"/>
              </w:rPr>
            </w:pPr>
          </w:p>
        </w:tc>
        <w:tc>
          <w:tcPr>
            <w:tcW w:w="1587" w:type="dxa"/>
            <w:vAlign w:val="center"/>
          </w:tcPr>
          <w:p w14:paraId="5CE4088E" w14:textId="0C338228" w:rsidR="00207834" w:rsidRPr="009C5387" w:rsidRDefault="00207834" w:rsidP="00207834">
            <w:pPr>
              <w:jc w:val="right"/>
              <w:rPr>
                <w:rFonts w:ascii="Times New Roman" w:hAnsi="Times New Roman" w:cs="Times New Roman"/>
                <w:lang w:val="en-US"/>
              </w:rPr>
            </w:pPr>
            <w:r>
              <w:rPr>
                <w:rFonts w:ascii="Times New Roman" w:hAnsi="Times New Roman" w:cs="Times New Roman"/>
                <w:lang w:val="en-US"/>
              </w:rPr>
              <w:t>0.</w:t>
            </w:r>
            <w:r w:rsidR="00854A91">
              <w:rPr>
                <w:rFonts w:ascii="Times New Roman" w:hAnsi="Times New Roman" w:cs="Times New Roman"/>
                <w:lang w:val="en-US"/>
              </w:rPr>
              <w:t>044</w:t>
            </w:r>
            <w:r w:rsidRPr="009C5387">
              <w:rPr>
                <w:rFonts w:ascii="Times New Roman" w:hAnsi="Times New Roman" w:cs="Times New Roman"/>
                <w:lang w:val="en-US"/>
              </w:rPr>
              <w:t xml:space="preserve"> </w:t>
            </w:r>
            <m:oMath>
              <m:r>
                <w:rPr>
                  <w:rFonts w:ascii="Cambria Math" w:hAnsi="Cambria Math" w:cs="Times New Roman"/>
                  <w:lang w:val="en-US"/>
                </w:rPr>
                <m:t>±</m:t>
              </m:r>
            </m:oMath>
            <w:r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0.</w:t>
            </w:r>
            <w:r w:rsidR="00854A91">
              <w:rPr>
                <w:rFonts w:ascii="Times New Roman" w:eastAsiaTheme="minorEastAsia" w:hAnsi="Times New Roman" w:cs="Times New Roman"/>
                <w:lang w:val="en-US"/>
              </w:rPr>
              <w:t>785</w:t>
            </w:r>
          </w:p>
        </w:tc>
        <w:tc>
          <w:tcPr>
            <w:tcW w:w="907" w:type="dxa"/>
            <w:vAlign w:val="center"/>
          </w:tcPr>
          <w:p w14:paraId="33291A0F" w14:textId="76CE287F" w:rsidR="00207834" w:rsidRPr="009C5387" w:rsidRDefault="00854A91" w:rsidP="00207834">
            <w:pPr>
              <w:jc w:val="right"/>
              <w:rPr>
                <w:rFonts w:ascii="Times New Roman" w:hAnsi="Times New Roman" w:cs="Times New Roman"/>
                <w:lang w:val="en-US"/>
              </w:rPr>
            </w:pPr>
            <w:r>
              <w:rPr>
                <w:rFonts w:ascii="Times New Roman" w:hAnsi="Times New Roman" w:cs="Times New Roman"/>
                <w:lang w:val="en-US"/>
              </w:rPr>
              <w:t>0.060</w:t>
            </w:r>
          </w:p>
        </w:tc>
        <w:tc>
          <w:tcPr>
            <w:tcW w:w="852" w:type="dxa"/>
            <w:vAlign w:val="center"/>
          </w:tcPr>
          <w:p w14:paraId="4AD98F8F" w14:textId="59C0C889" w:rsidR="00207834" w:rsidRPr="009C5387" w:rsidRDefault="00207834" w:rsidP="00207834">
            <w:pPr>
              <w:jc w:val="right"/>
              <w:rPr>
                <w:rFonts w:ascii="Times New Roman" w:hAnsi="Times New Roman" w:cs="Times New Roman"/>
                <w:lang w:val="en-US"/>
              </w:rPr>
            </w:pPr>
            <w:r>
              <w:rPr>
                <w:rFonts w:ascii="Times New Roman" w:hAnsi="Times New Roman" w:cs="Times New Roman"/>
                <w:lang w:val="en-US"/>
              </w:rPr>
              <w:t>0.</w:t>
            </w:r>
            <w:r w:rsidR="00854A91">
              <w:rPr>
                <w:rFonts w:ascii="Times New Roman" w:hAnsi="Times New Roman" w:cs="Times New Roman"/>
                <w:lang w:val="en-US"/>
              </w:rPr>
              <w:t>956</w:t>
            </w:r>
          </w:p>
        </w:tc>
      </w:tr>
      <w:tr w:rsidR="00207834" w14:paraId="06895071" w14:textId="77777777" w:rsidTr="007B0904">
        <w:trPr>
          <w:trHeight w:val="283"/>
        </w:trPr>
        <w:tc>
          <w:tcPr>
            <w:tcW w:w="2107" w:type="dxa"/>
          </w:tcPr>
          <w:p w14:paraId="225C1FBF" w14:textId="77777777" w:rsidR="00207834" w:rsidRPr="009C5387" w:rsidRDefault="00207834" w:rsidP="00207834">
            <w:pPr>
              <w:rPr>
                <w:rFonts w:ascii="Times New Roman" w:hAnsi="Times New Roman" w:cs="Times New Roman"/>
                <w:lang w:val="en-US"/>
              </w:rPr>
            </w:pPr>
            <w:r>
              <w:rPr>
                <w:rFonts w:ascii="Times New Roman" w:hAnsi="Times New Roman" w:cs="Times New Roman"/>
                <w:lang w:val="en-US"/>
              </w:rPr>
              <w:t>Trimming</w:t>
            </w:r>
          </w:p>
        </w:tc>
        <w:tc>
          <w:tcPr>
            <w:tcW w:w="1586" w:type="dxa"/>
            <w:vAlign w:val="center"/>
          </w:tcPr>
          <w:p w14:paraId="433A9F9A" w14:textId="77777777" w:rsidR="00207834" w:rsidRDefault="00207834" w:rsidP="00207834">
            <w:pPr>
              <w:jc w:val="right"/>
              <w:rPr>
                <w:rFonts w:ascii="Times New Roman" w:hAnsi="Times New Roman" w:cs="Times New Roman"/>
                <w:lang w:val="en-US"/>
              </w:rPr>
            </w:pPr>
          </w:p>
        </w:tc>
        <w:tc>
          <w:tcPr>
            <w:tcW w:w="905" w:type="dxa"/>
            <w:vAlign w:val="center"/>
          </w:tcPr>
          <w:p w14:paraId="3B09C025" w14:textId="77777777" w:rsidR="00207834" w:rsidRDefault="00207834" w:rsidP="00207834">
            <w:pPr>
              <w:jc w:val="right"/>
              <w:rPr>
                <w:rFonts w:ascii="Times New Roman" w:hAnsi="Times New Roman" w:cs="Times New Roman"/>
                <w:lang w:val="en-US"/>
              </w:rPr>
            </w:pPr>
          </w:p>
        </w:tc>
        <w:tc>
          <w:tcPr>
            <w:tcW w:w="849" w:type="dxa"/>
            <w:vAlign w:val="center"/>
          </w:tcPr>
          <w:p w14:paraId="001D262F" w14:textId="77777777" w:rsidR="00207834" w:rsidRDefault="00207834" w:rsidP="00207834">
            <w:pPr>
              <w:jc w:val="right"/>
              <w:rPr>
                <w:rFonts w:ascii="Times New Roman" w:hAnsi="Times New Roman" w:cs="Times New Roman"/>
                <w:lang w:val="en-US"/>
              </w:rPr>
            </w:pPr>
          </w:p>
        </w:tc>
        <w:tc>
          <w:tcPr>
            <w:tcW w:w="563" w:type="dxa"/>
          </w:tcPr>
          <w:p w14:paraId="794E8B46" w14:textId="77777777" w:rsidR="00207834" w:rsidRPr="009C5387" w:rsidRDefault="00207834" w:rsidP="00207834">
            <w:pPr>
              <w:jc w:val="right"/>
              <w:rPr>
                <w:rFonts w:ascii="Times New Roman" w:hAnsi="Times New Roman" w:cs="Times New Roman"/>
                <w:lang w:val="en-US"/>
              </w:rPr>
            </w:pPr>
          </w:p>
        </w:tc>
        <w:tc>
          <w:tcPr>
            <w:tcW w:w="1587" w:type="dxa"/>
            <w:vAlign w:val="center"/>
          </w:tcPr>
          <w:p w14:paraId="5541F118" w14:textId="77777777" w:rsidR="00207834" w:rsidRDefault="00207834" w:rsidP="00207834">
            <w:pPr>
              <w:jc w:val="right"/>
              <w:rPr>
                <w:rFonts w:ascii="Times New Roman" w:hAnsi="Times New Roman" w:cs="Times New Roman"/>
                <w:lang w:val="en-US"/>
              </w:rPr>
            </w:pPr>
          </w:p>
        </w:tc>
        <w:tc>
          <w:tcPr>
            <w:tcW w:w="907" w:type="dxa"/>
            <w:vAlign w:val="center"/>
          </w:tcPr>
          <w:p w14:paraId="5DCB06E6" w14:textId="77777777" w:rsidR="00207834" w:rsidRDefault="00207834" w:rsidP="00207834">
            <w:pPr>
              <w:jc w:val="right"/>
              <w:rPr>
                <w:rFonts w:ascii="Times New Roman" w:hAnsi="Times New Roman" w:cs="Times New Roman"/>
                <w:lang w:val="en-US"/>
              </w:rPr>
            </w:pPr>
          </w:p>
        </w:tc>
        <w:tc>
          <w:tcPr>
            <w:tcW w:w="852" w:type="dxa"/>
            <w:vAlign w:val="center"/>
          </w:tcPr>
          <w:p w14:paraId="50D495F2" w14:textId="77777777" w:rsidR="00207834" w:rsidRDefault="00207834" w:rsidP="00207834">
            <w:pPr>
              <w:jc w:val="right"/>
              <w:rPr>
                <w:rFonts w:ascii="Times New Roman" w:hAnsi="Times New Roman" w:cs="Times New Roman"/>
                <w:lang w:val="en-US"/>
              </w:rPr>
            </w:pPr>
          </w:p>
        </w:tc>
      </w:tr>
      <w:tr w:rsidR="00207834" w14:paraId="2DB0E87B" w14:textId="77777777" w:rsidTr="007B0904">
        <w:trPr>
          <w:trHeight w:val="283"/>
        </w:trPr>
        <w:tc>
          <w:tcPr>
            <w:tcW w:w="2107" w:type="dxa"/>
          </w:tcPr>
          <w:p w14:paraId="5CDFA543" w14:textId="77777777" w:rsidR="00207834" w:rsidRDefault="00207834" w:rsidP="00207834">
            <w:pPr>
              <w:ind w:firstLine="170"/>
              <w:rPr>
                <w:rFonts w:ascii="Times New Roman" w:hAnsi="Times New Roman" w:cs="Times New Roman"/>
                <w:lang w:val="en-US"/>
              </w:rPr>
            </w:pPr>
            <w:r>
              <w:rPr>
                <w:rFonts w:ascii="Times New Roman" w:hAnsi="Times New Roman" w:cs="Times New Roman"/>
                <w:lang w:val="en-US"/>
              </w:rPr>
              <w:t>10 cm</w:t>
            </w:r>
          </w:p>
        </w:tc>
        <w:tc>
          <w:tcPr>
            <w:tcW w:w="1586" w:type="dxa"/>
            <w:vAlign w:val="center"/>
          </w:tcPr>
          <w:p w14:paraId="0AD3ED9C" w14:textId="4D3CA596" w:rsidR="00207834"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905" w:type="dxa"/>
          </w:tcPr>
          <w:p w14:paraId="7F4F2D38" w14:textId="4FC729E2" w:rsidR="00207834"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849" w:type="dxa"/>
            <w:vAlign w:val="center"/>
          </w:tcPr>
          <w:p w14:paraId="1B86BC5A" w14:textId="3FA9D429" w:rsidR="00207834"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563" w:type="dxa"/>
          </w:tcPr>
          <w:p w14:paraId="1AF477AE" w14:textId="77777777" w:rsidR="00207834" w:rsidRPr="009C5387" w:rsidRDefault="00207834" w:rsidP="00207834">
            <w:pPr>
              <w:jc w:val="right"/>
              <w:rPr>
                <w:rFonts w:ascii="Times New Roman" w:hAnsi="Times New Roman" w:cs="Times New Roman"/>
                <w:lang w:val="en-US"/>
              </w:rPr>
            </w:pPr>
          </w:p>
        </w:tc>
        <w:tc>
          <w:tcPr>
            <w:tcW w:w="1587" w:type="dxa"/>
            <w:vAlign w:val="center"/>
          </w:tcPr>
          <w:p w14:paraId="2F9FFD6B" w14:textId="48746547" w:rsidR="00207834" w:rsidRDefault="00854A91" w:rsidP="00207834">
            <w:pPr>
              <w:jc w:val="right"/>
              <w:rPr>
                <w:rFonts w:ascii="Times New Roman" w:hAnsi="Times New Roman" w:cs="Times New Roman"/>
                <w:lang w:val="en-US"/>
              </w:rPr>
            </w:pPr>
            <w:r>
              <w:rPr>
                <w:rFonts w:ascii="Times New Roman" w:hAnsi="Times New Roman" w:cs="Times New Roman"/>
                <w:lang w:val="en-US"/>
              </w:rPr>
              <w:t>1.197</w:t>
            </w:r>
            <w:r w:rsidR="00207834" w:rsidRPr="009C5387">
              <w:rPr>
                <w:rFonts w:ascii="Times New Roman" w:hAnsi="Times New Roman" w:cs="Times New Roman"/>
                <w:lang w:val="en-US"/>
              </w:rPr>
              <w:t xml:space="preserve"> </w:t>
            </w:r>
            <m:oMath>
              <m:r>
                <w:rPr>
                  <w:rFonts w:ascii="Cambria Math" w:hAnsi="Cambria Math" w:cs="Times New Roman"/>
                  <w:lang w:val="en-US"/>
                </w:rPr>
                <m:t>±</m:t>
              </m:r>
            </m:oMath>
            <w:r w:rsidR="00207834"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1.128</w:t>
            </w:r>
          </w:p>
        </w:tc>
        <w:tc>
          <w:tcPr>
            <w:tcW w:w="907" w:type="dxa"/>
          </w:tcPr>
          <w:p w14:paraId="27C9B5FC" w14:textId="1EBFF3EA" w:rsidR="00207834" w:rsidRDefault="00854A91" w:rsidP="00207834">
            <w:pPr>
              <w:jc w:val="right"/>
              <w:rPr>
                <w:rFonts w:ascii="Times New Roman" w:hAnsi="Times New Roman" w:cs="Times New Roman"/>
                <w:lang w:val="en-US"/>
              </w:rPr>
            </w:pPr>
            <w:r>
              <w:rPr>
                <w:rFonts w:ascii="Times New Roman" w:hAnsi="Times New Roman" w:cs="Times New Roman"/>
                <w:lang w:val="en-US"/>
              </w:rPr>
              <w:t>1.060</w:t>
            </w:r>
          </w:p>
        </w:tc>
        <w:tc>
          <w:tcPr>
            <w:tcW w:w="852" w:type="dxa"/>
            <w:vAlign w:val="center"/>
          </w:tcPr>
          <w:p w14:paraId="00573C4C" w14:textId="5C5119D6" w:rsidR="00207834" w:rsidRDefault="00854A91" w:rsidP="00207834">
            <w:pPr>
              <w:jc w:val="right"/>
              <w:rPr>
                <w:rFonts w:ascii="Times New Roman" w:hAnsi="Times New Roman" w:cs="Times New Roman"/>
                <w:lang w:val="en-US"/>
              </w:rPr>
            </w:pPr>
            <w:r>
              <w:rPr>
                <w:rFonts w:ascii="Times New Roman" w:hAnsi="Times New Roman" w:cs="Times New Roman"/>
                <w:lang w:val="en-US"/>
              </w:rPr>
              <w:t>0.288</w:t>
            </w:r>
          </w:p>
        </w:tc>
      </w:tr>
      <w:tr w:rsidR="00207834" w14:paraId="596F19E8" w14:textId="77777777" w:rsidTr="007B0904">
        <w:trPr>
          <w:trHeight w:val="283"/>
        </w:trPr>
        <w:tc>
          <w:tcPr>
            <w:tcW w:w="2107" w:type="dxa"/>
          </w:tcPr>
          <w:p w14:paraId="76D38B5A" w14:textId="77777777" w:rsidR="00207834" w:rsidRDefault="00207834" w:rsidP="00207834">
            <w:pPr>
              <w:ind w:firstLine="170"/>
              <w:rPr>
                <w:rFonts w:ascii="Times New Roman" w:hAnsi="Times New Roman" w:cs="Times New Roman"/>
                <w:lang w:val="en-US"/>
              </w:rPr>
            </w:pPr>
            <w:r>
              <w:rPr>
                <w:rFonts w:ascii="Times New Roman" w:hAnsi="Times New Roman" w:cs="Times New Roman"/>
                <w:lang w:val="en-US"/>
              </w:rPr>
              <w:t>5 cm</w:t>
            </w:r>
          </w:p>
        </w:tc>
        <w:tc>
          <w:tcPr>
            <w:tcW w:w="1586" w:type="dxa"/>
            <w:vAlign w:val="center"/>
          </w:tcPr>
          <w:p w14:paraId="2C95EDAA" w14:textId="504DAF00" w:rsidR="00207834"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905" w:type="dxa"/>
          </w:tcPr>
          <w:p w14:paraId="0ECB50E0" w14:textId="2DC99D4B" w:rsidR="00207834"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849" w:type="dxa"/>
            <w:vAlign w:val="center"/>
          </w:tcPr>
          <w:p w14:paraId="28EA6B1B" w14:textId="7EC54CF4" w:rsidR="00207834"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563" w:type="dxa"/>
          </w:tcPr>
          <w:p w14:paraId="441BBA75" w14:textId="77777777" w:rsidR="00207834" w:rsidRPr="009C5387" w:rsidRDefault="00207834" w:rsidP="00207834">
            <w:pPr>
              <w:jc w:val="right"/>
              <w:rPr>
                <w:rFonts w:ascii="Times New Roman" w:hAnsi="Times New Roman" w:cs="Times New Roman"/>
                <w:lang w:val="en-US"/>
              </w:rPr>
            </w:pPr>
          </w:p>
        </w:tc>
        <w:tc>
          <w:tcPr>
            <w:tcW w:w="1587" w:type="dxa"/>
            <w:vAlign w:val="center"/>
          </w:tcPr>
          <w:p w14:paraId="76CCF790" w14:textId="4BC3DF16" w:rsidR="00207834" w:rsidRDefault="00854A91" w:rsidP="00207834">
            <w:pPr>
              <w:jc w:val="right"/>
              <w:rPr>
                <w:rFonts w:ascii="Times New Roman" w:hAnsi="Times New Roman" w:cs="Times New Roman"/>
                <w:lang w:val="en-US"/>
              </w:rPr>
            </w:pPr>
            <w:r>
              <w:rPr>
                <w:rFonts w:ascii="Times New Roman" w:hAnsi="Times New Roman" w:cs="Times New Roman"/>
                <w:lang w:val="en-US"/>
              </w:rPr>
              <w:t>1.033</w:t>
            </w:r>
            <w:r w:rsidR="00207834" w:rsidRPr="009C5387">
              <w:rPr>
                <w:rFonts w:ascii="Times New Roman" w:hAnsi="Times New Roman" w:cs="Times New Roman"/>
                <w:lang w:val="en-US"/>
              </w:rPr>
              <w:t xml:space="preserve"> </w:t>
            </w:r>
            <m:oMath>
              <m:r>
                <w:rPr>
                  <w:rFonts w:ascii="Cambria Math" w:hAnsi="Cambria Math" w:cs="Times New Roman"/>
                  <w:lang w:val="en-US"/>
                </w:rPr>
                <m:t>±</m:t>
              </m:r>
            </m:oMath>
            <w:r w:rsidR="00207834" w:rsidRPr="009C5387">
              <w:rPr>
                <w:rFonts w:ascii="Times New Roman" w:eastAsiaTheme="minorEastAsia" w:hAnsi="Times New Roman" w:cs="Times New Roman"/>
                <w:lang w:val="en-US"/>
              </w:rPr>
              <w:t xml:space="preserve"> </w:t>
            </w:r>
            <w:r>
              <w:rPr>
                <w:rFonts w:ascii="Times New Roman" w:eastAsiaTheme="minorEastAsia" w:hAnsi="Times New Roman" w:cs="Times New Roman"/>
                <w:lang w:val="en-US"/>
              </w:rPr>
              <w:t>1.175</w:t>
            </w:r>
          </w:p>
        </w:tc>
        <w:tc>
          <w:tcPr>
            <w:tcW w:w="907" w:type="dxa"/>
          </w:tcPr>
          <w:p w14:paraId="30424015" w14:textId="0383E3C8" w:rsidR="00207834" w:rsidRDefault="00854A91" w:rsidP="00207834">
            <w:pPr>
              <w:jc w:val="right"/>
              <w:rPr>
                <w:rFonts w:ascii="Times New Roman" w:hAnsi="Times New Roman" w:cs="Times New Roman"/>
                <w:lang w:val="en-US"/>
              </w:rPr>
            </w:pPr>
            <w:r>
              <w:rPr>
                <w:rFonts w:ascii="Times New Roman" w:hAnsi="Times New Roman" w:cs="Times New Roman"/>
                <w:lang w:val="en-US"/>
              </w:rPr>
              <w:t>0.880</w:t>
            </w:r>
          </w:p>
        </w:tc>
        <w:tc>
          <w:tcPr>
            <w:tcW w:w="852" w:type="dxa"/>
            <w:vAlign w:val="center"/>
          </w:tcPr>
          <w:p w14:paraId="78A12756" w14:textId="3BDF843B" w:rsidR="00207834" w:rsidRDefault="00854A91" w:rsidP="00207834">
            <w:pPr>
              <w:jc w:val="right"/>
              <w:rPr>
                <w:rFonts w:ascii="Times New Roman" w:hAnsi="Times New Roman" w:cs="Times New Roman"/>
                <w:lang w:val="en-US"/>
              </w:rPr>
            </w:pPr>
            <w:r>
              <w:rPr>
                <w:rFonts w:ascii="Times New Roman" w:hAnsi="Times New Roman" w:cs="Times New Roman"/>
                <w:lang w:val="en-US"/>
              </w:rPr>
              <w:t>0.379</w:t>
            </w:r>
          </w:p>
        </w:tc>
      </w:tr>
      <w:tr w:rsidR="00207834" w14:paraId="0BEAB4BC" w14:textId="77777777" w:rsidTr="007B0904">
        <w:trPr>
          <w:trHeight w:val="283"/>
        </w:trPr>
        <w:tc>
          <w:tcPr>
            <w:tcW w:w="2107" w:type="dxa"/>
          </w:tcPr>
          <w:p w14:paraId="1641C94D" w14:textId="77777777" w:rsidR="00207834" w:rsidRDefault="00207834" w:rsidP="00207834">
            <w:pPr>
              <w:ind w:firstLine="170"/>
              <w:rPr>
                <w:rFonts w:ascii="Times New Roman" w:hAnsi="Times New Roman" w:cs="Times New Roman"/>
                <w:lang w:val="en-US"/>
              </w:rPr>
            </w:pPr>
            <w:r>
              <w:rPr>
                <w:rFonts w:ascii="Times New Roman" w:hAnsi="Times New Roman" w:cs="Times New Roman"/>
                <w:lang w:val="en-US"/>
              </w:rPr>
              <w:t>0 cm</w:t>
            </w:r>
          </w:p>
        </w:tc>
        <w:tc>
          <w:tcPr>
            <w:tcW w:w="1586" w:type="dxa"/>
            <w:vAlign w:val="center"/>
          </w:tcPr>
          <w:p w14:paraId="74D457A6" w14:textId="462D0772" w:rsidR="00207834"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905" w:type="dxa"/>
          </w:tcPr>
          <w:p w14:paraId="113382DA" w14:textId="73C0910F" w:rsidR="00207834"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849" w:type="dxa"/>
            <w:vAlign w:val="center"/>
          </w:tcPr>
          <w:p w14:paraId="002FAF4E" w14:textId="043806F6" w:rsidR="00207834"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563" w:type="dxa"/>
          </w:tcPr>
          <w:p w14:paraId="4064E91A" w14:textId="77777777" w:rsidR="00207834" w:rsidRPr="009C5387" w:rsidRDefault="00207834" w:rsidP="00207834">
            <w:pPr>
              <w:jc w:val="right"/>
              <w:rPr>
                <w:rFonts w:ascii="Times New Roman" w:hAnsi="Times New Roman" w:cs="Times New Roman"/>
                <w:lang w:val="en-US"/>
              </w:rPr>
            </w:pPr>
          </w:p>
        </w:tc>
        <w:tc>
          <w:tcPr>
            <w:tcW w:w="1587" w:type="dxa"/>
            <w:vAlign w:val="center"/>
          </w:tcPr>
          <w:p w14:paraId="7A4F52E6" w14:textId="05DDF026" w:rsidR="00207834" w:rsidRDefault="00854A91" w:rsidP="00207834">
            <w:pPr>
              <w:jc w:val="right"/>
              <w:rPr>
                <w:rFonts w:ascii="Times New Roman" w:hAnsi="Times New Roman" w:cs="Times New Roman"/>
                <w:lang w:val="en-US"/>
              </w:rPr>
            </w:pPr>
            <w:r>
              <w:rPr>
                <w:rFonts w:ascii="Times New Roman" w:hAnsi="Times New Roman" w:cs="Times New Roman"/>
                <w:lang w:val="en-US"/>
              </w:rPr>
              <w:t>-</w:t>
            </w:r>
          </w:p>
        </w:tc>
        <w:tc>
          <w:tcPr>
            <w:tcW w:w="907" w:type="dxa"/>
          </w:tcPr>
          <w:p w14:paraId="502C4295" w14:textId="30C881BE" w:rsidR="00207834" w:rsidRDefault="00854A91" w:rsidP="00207834">
            <w:pPr>
              <w:jc w:val="right"/>
              <w:rPr>
                <w:rFonts w:ascii="Times New Roman" w:hAnsi="Times New Roman" w:cs="Times New Roman"/>
                <w:lang w:val="en-US"/>
              </w:rPr>
            </w:pPr>
            <w:r>
              <w:rPr>
                <w:rFonts w:ascii="Times New Roman" w:hAnsi="Times New Roman" w:cs="Times New Roman"/>
                <w:lang w:val="en-US"/>
              </w:rPr>
              <w:t>-</w:t>
            </w:r>
          </w:p>
        </w:tc>
        <w:tc>
          <w:tcPr>
            <w:tcW w:w="852" w:type="dxa"/>
            <w:vAlign w:val="center"/>
          </w:tcPr>
          <w:p w14:paraId="4D031FE0" w14:textId="2F6E7E4D" w:rsidR="00207834" w:rsidRDefault="00854A91" w:rsidP="00207834">
            <w:pPr>
              <w:jc w:val="right"/>
              <w:rPr>
                <w:rFonts w:ascii="Times New Roman" w:hAnsi="Times New Roman" w:cs="Times New Roman"/>
                <w:lang w:val="en-US"/>
              </w:rPr>
            </w:pPr>
            <w:r>
              <w:rPr>
                <w:rFonts w:ascii="Times New Roman" w:hAnsi="Times New Roman" w:cs="Times New Roman"/>
                <w:lang w:val="en-US"/>
              </w:rPr>
              <w:t>-</w:t>
            </w:r>
          </w:p>
        </w:tc>
      </w:tr>
      <w:tr w:rsidR="00207834" w14:paraId="6DD33085" w14:textId="77777777" w:rsidTr="007B0904">
        <w:trPr>
          <w:trHeight w:val="283"/>
        </w:trPr>
        <w:tc>
          <w:tcPr>
            <w:tcW w:w="2107" w:type="dxa"/>
          </w:tcPr>
          <w:p w14:paraId="7137494A" w14:textId="75028FA0" w:rsidR="00207834" w:rsidRDefault="00207834" w:rsidP="00207834">
            <w:pPr>
              <w:rPr>
                <w:rFonts w:ascii="Times New Roman" w:hAnsi="Times New Roman" w:cs="Times New Roman"/>
                <w:lang w:val="en-US"/>
              </w:rPr>
            </w:pPr>
            <w:r>
              <w:rPr>
                <w:rFonts w:ascii="Times New Roman" w:hAnsi="Times New Roman" w:cs="Times New Roman"/>
                <w:lang w:val="en-US"/>
              </w:rPr>
              <w:t>Warming</w:t>
            </w:r>
            <w:r w:rsidRPr="00873819">
              <w:rPr>
                <w:rFonts w:ascii="Times New Roman" w:hAnsi="Times New Roman" w:cs="Times New Roman"/>
                <w:sz w:val="14"/>
                <w:szCs w:val="14"/>
                <w:lang w:val="en-US"/>
              </w:rPr>
              <w:t xml:space="preserve"> </w:t>
            </w:r>
            <w:r w:rsidRPr="00873819">
              <w:rPr>
                <w:rFonts w:ascii="Times New Roman" w:hAnsi="Times New Roman" w:cs="Times New Roman"/>
                <w:sz w:val="16"/>
                <w:szCs w:val="16"/>
                <w:lang w:val="en-US"/>
              </w:rPr>
              <w:t>x</w:t>
            </w:r>
            <w:r w:rsidRPr="00873819">
              <w:rPr>
                <w:rFonts w:ascii="Times New Roman" w:hAnsi="Times New Roman" w:cs="Times New Roman"/>
                <w:sz w:val="14"/>
                <w:szCs w:val="14"/>
                <w:lang w:val="en-US"/>
              </w:rPr>
              <w:t xml:space="preserve"> </w:t>
            </w:r>
            <w:r>
              <w:rPr>
                <w:rFonts w:ascii="Times New Roman" w:hAnsi="Times New Roman" w:cs="Times New Roman"/>
                <w:lang w:val="en-US"/>
              </w:rPr>
              <w:t>Trimming</w:t>
            </w:r>
          </w:p>
        </w:tc>
        <w:tc>
          <w:tcPr>
            <w:tcW w:w="1586" w:type="dxa"/>
            <w:vAlign w:val="center"/>
          </w:tcPr>
          <w:p w14:paraId="71039544" w14:textId="77777777" w:rsidR="00207834" w:rsidRDefault="00207834" w:rsidP="00207834">
            <w:pPr>
              <w:jc w:val="right"/>
              <w:rPr>
                <w:rFonts w:ascii="Times New Roman" w:hAnsi="Times New Roman" w:cs="Times New Roman"/>
                <w:lang w:val="en-US"/>
              </w:rPr>
            </w:pPr>
          </w:p>
        </w:tc>
        <w:tc>
          <w:tcPr>
            <w:tcW w:w="905" w:type="dxa"/>
          </w:tcPr>
          <w:p w14:paraId="3182356F" w14:textId="77777777" w:rsidR="00207834" w:rsidRDefault="00207834" w:rsidP="00207834">
            <w:pPr>
              <w:jc w:val="right"/>
              <w:rPr>
                <w:rFonts w:ascii="Times New Roman" w:hAnsi="Times New Roman" w:cs="Times New Roman"/>
                <w:lang w:val="en-US"/>
              </w:rPr>
            </w:pPr>
          </w:p>
        </w:tc>
        <w:tc>
          <w:tcPr>
            <w:tcW w:w="849" w:type="dxa"/>
            <w:vAlign w:val="center"/>
          </w:tcPr>
          <w:p w14:paraId="6B48B42B" w14:textId="77777777" w:rsidR="00207834" w:rsidRDefault="00207834" w:rsidP="00207834">
            <w:pPr>
              <w:jc w:val="right"/>
              <w:rPr>
                <w:rFonts w:ascii="Times New Roman" w:hAnsi="Times New Roman" w:cs="Times New Roman"/>
                <w:lang w:val="en-US"/>
              </w:rPr>
            </w:pPr>
          </w:p>
        </w:tc>
        <w:tc>
          <w:tcPr>
            <w:tcW w:w="563" w:type="dxa"/>
          </w:tcPr>
          <w:p w14:paraId="5F34D572" w14:textId="77777777" w:rsidR="00207834" w:rsidRPr="009C5387" w:rsidRDefault="00207834" w:rsidP="00207834">
            <w:pPr>
              <w:jc w:val="right"/>
              <w:rPr>
                <w:rFonts w:ascii="Times New Roman" w:hAnsi="Times New Roman" w:cs="Times New Roman"/>
                <w:lang w:val="en-US"/>
              </w:rPr>
            </w:pPr>
          </w:p>
        </w:tc>
        <w:tc>
          <w:tcPr>
            <w:tcW w:w="1587" w:type="dxa"/>
            <w:vAlign w:val="center"/>
          </w:tcPr>
          <w:p w14:paraId="08ED7220" w14:textId="77777777" w:rsidR="00207834" w:rsidRDefault="00207834" w:rsidP="00207834">
            <w:pPr>
              <w:jc w:val="right"/>
              <w:rPr>
                <w:rFonts w:ascii="Times New Roman" w:hAnsi="Times New Roman" w:cs="Times New Roman"/>
                <w:lang w:val="en-US"/>
              </w:rPr>
            </w:pPr>
          </w:p>
        </w:tc>
        <w:tc>
          <w:tcPr>
            <w:tcW w:w="907" w:type="dxa"/>
          </w:tcPr>
          <w:p w14:paraId="183FE4D5" w14:textId="77777777" w:rsidR="00207834" w:rsidRDefault="00207834" w:rsidP="00207834">
            <w:pPr>
              <w:jc w:val="right"/>
              <w:rPr>
                <w:rFonts w:ascii="Times New Roman" w:hAnsi="Times New Roman" w:cs="Times New Roman"/>
                <w:lang w:val="en-US"/>
              </w:rPr>
            </w:pPr>
          </w:p>
        </w:tc>
        <w:tc>
          <w:tcPr>
            <w:tcW w:w="852" w:type="dxa"/>
            <w:vAlign w:val="center"/>
          </w:tcPr>
          <w:p w14:paraId="663A837D" w14:textId="77777777" w:rsidR="00207834" w:rsidRDefault="00207834" w:rsidP="00207834">
            <w:pPr>
              <w:jc w:val="right"/>
              <w:rPr>
                <w:rFonts w:ascii="Times New Roman" w:hAnsi="Times New Roman" w:cs="Times New Roman"/>
                <w:lang w:val="en-US"/>
              </w:rPr>
            </w:pPr>
          </w:p>
        </w:tc>
      </w:tr>
      <w:tr w:rsidR="00207834" w14:paraId="4B103AAD" w14:textId="77777777" w:rsidTr="007B0904">
        <w:trPr>
          <w:trHeight w:val="283"/>
        </w:trPr>
        <w:tc>
          <w:tcPr>
            <w:tcW w:w="2107" w:type="dxa"/>
          </w:tcPr>
          <w:p w14:paraId="6E362028" w14:textId="43EBDD36" w:rsidR="00207834" w:rsidRDefault="00207834" w:rsidP="00207834">
            <w:pPr>
              <w:ind w:firstLine="170"/>
              <w:rPr>
                <w:rFonts w:ascii="Times New Roman" w:hAnsi="Times New Roman" w:cs="Times New Roman"/>
                <w:lang w:val="en-US"/>
              </w:rPr>
            </w:pPr>
            <w:r>
              <w:rPr>
                <w:rFonts w:ascii="Times New Roman" w:hAnsi="Times New Roman" w:cs="Times New Roman"/>
                <w:lang w:val="en-US"/>
              </w:rPr>
              <w:t>10 cm</w:t>
            </w:r>
          </w:p>
        </w:tc>
        <w:tc>
          <w:tcPr>
            <w:tcW w:w="1586" w:type="dxa"/>
            <w:vAlign w:val="center"/>
          </w:tcPr>
          <w:p w14:paraId="2D7CA0FC" w14:textId="559406D8" w:rsidR="00207834"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905" w:type="dxa"/>
          </w:tcPr>
          <w:p w14:paraId="2138A02B" w14:textId="2AD75DB1" w:rsidR="00207834"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849" w:type="dxa"/>
            <w:vAlign w:val="center"/>
          </w:tcPr>
          <w:p w14:paraId="14654314" w14:textId="2332253F" w:rsidR="00207834"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563" w:type="dxa"/>
          </w:tcPr>
          <w:p w14:paraId="0BCB0540" w14:textId="77777777" w:rsidR="00207834" w:rsidRPr="009C5387" w:rsidRDefault="00207834" w:rsidP="00207834">
            <w:pPr>
              <w:jc w:val="right"/>
              <w:rPr>
                <w:rFonts w:ascii="Times New Roman" w:hAnsi="Times New Roman" w:cs="Times New Roman"/>
                <w:lang w:val="en-US"/>
              </w:rPr>
            </w:pPr>
          </w:p>
        </w:tc>
        <w:tc>
          <w:tcPr>
            <w:tcW w:w="1587" w:type="dxa"/>
            <w:vAlign w:val="center"/>
          </w:tcPr>
          <w:p w14:paraId="06951775" w14:textId="55E068EA" w:rsidR="00207834"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907" w:type="dxa"/>
          </w:tcPr>
          <w:p w14:paraId="20B1A79E" w14:textId="1D25C5E2" w:rsidR="00207834"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852" w:type="dxa"/>
            <w:vAlign w:val="center"/>
          </w:tcPr>
          <w:p w14:paraId="5A781025" w14:textId="4D251FA8" w:rsidR="00207834" w:rsidRDefault="00207834" w:rsidP="00207834">
            <w:pPr>
              <w:jc w:val="right"/>
              <w:rPr>
                <w:rFonts w:ascii="Times New Roman" w:hAnsi="Times New Roman" w:cs="Times New Roman"/>
                <w:lang w:val="en-US"/>
              </w:rPr>
            </w:pPr>
            <w:r>
              <w:rPr>
                <w:rFonts w:ascii="Times New Roman" w:hAnsi="Times New Roman" w:cs="Times New Roman"/>
                <w:lang w:val="en-US"/>
              </w:rPr>
              <w:t>-</w:t>
            </w:r>
          </w:p>
        </w:tc>
      </w:tr>
      <w:tr w:rsidR="00207834" w14:paraId="098CE433" w14:textId="77777777" w:rsidTr="007B0904">
        <w:trPr>
          <w:trHeight w:val="283"/>
        </w:trPr>
        <w:tc>
          <w:tcPr>
            <w:tcW w:w="2107" w:type="dxa"/>
          </w:tcPr>
          <w:p w14:paraId="63D33D99" w14:textId="4A9233B7" w:rsidR="00207834" w:rsidRDefault="00207834" w:rsidP="00207834">
            <w:pPr>
              <w:ind w:firstLine="170"/>
              <w:rPr>
                <w:rFonts w:ascii="Times New Roman" w:hAnsi="Times New Roman" w:cs="Times New Roman"/>
                <w:lang w:val="en-US"/>
              </w:rPr>
            </w:pPr>
            <w:r>
              <w:rPr>
                <w:rFonts w:ascii="Times New Roman" w:hAnsi="Times New Roman" w:cs="Times New Roman"/>
                <w:lang w:val="en-US"/>
              </w:rPr>
              <w:t>5 cm</w:t>
            </w:r>
          </w:p>
        </w:tc>
        <w:tc>
          <w:tcPr>
            <w:tcW w:w="1586" w:type="dxa"/>
            <w:vAlign w:val="center"/>
          </w:tcPr>
          <w:p w14:paraId="39EF09E6" w14:textId="55CBA279" w:rsidR="00207834"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905" w:type="dxa"/>
          </w:tcPr>
          <w:p w14:paraId="225B84F0" w14:textId="0024EBD4" w:rsidR="00207834"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849" w:type="dxa"/>
            <w:vAlign w:val="center"/>
          </w:tcPr>
          <w:p w14:paraId="2C07B07F" w14:textId="2377DEC3" w:rsidR="00207834"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563" w:type="dxa"/>
          </w:tcPr>
          <w:p w14:paraId="3E0AD2A7" w14:textId="77777777" w:rsidR="00207834" w:rsidRPr="009C5387" w:rsidRDefault="00207834" w:rsidP="00207834">
            <w:pPr>
              <w:jc w:val="right"/>
              <w:rPr>
                <w:rFonts w:ascii="Times New Roman" w:hAnsi="Times New Roman" w:cs="Times New Roman"/>
                <w:lang w:val="en-US"/>
              </w:rPr>
            </w:pPr>
          </w:p>
        </w:tc>
        <w:tc>
          <w:tcPr>
            <w:tcW w:w="1587" w:type="dxa"/>
            <w:vAlign w:val="center"/>
          </w:tcPr>
          <w:p w14:paraId="40401454" w14:textId="4A465095" w:rsidR="00207834"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907" w:type="dxa"/>
          </w:tcPr>
          <w:p w14:paraId="7558B52D" w14:textId="3635D558" w:rsidR="00207834"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852" w:type="dxa"/>
            <w:vAlign w:val="center"/>
          </w:tcPr>
          <w:p w14:paraId="672B774E" w14:textId="243C3E7C" w:rsidR="00207834" w:rsidRDefault="00207834" w:rsidP="00207834">
            <w:pPr>
              <w:jc w:val="right"/>
              <w:rPr>
                <w:rFonts w:ascii="Times New Roman" w:hAnsi="Times New Roman" w:cs="Times New Roman"/>
                <w:lang w:val="en-US"/>
              </w:rPr>
            </w:pPr>
            <w:r>
              <w:rPr>
                <w:rFonts w:ascii="Times New Roman" w:hAnsi="Times New Roman" w:cs="Times New Roman"/>
                <w:lang w:val="en-US"/>
              </w:rPr>
              <w:t>-</w:t>
            </w:r>
          </w:p>
        </w:tc>
      </w:tr>
      <w:tr w:rsidR="00207834" w14:paraId="5A024D27" w14:textId="77777777" w:rsidTr="007B0904">
        <w:trPr>
          <w:trHeight w:val="283"/>
        </w:trPr>
        <w:tc>
          <w:tcPr>
            <w:tcW w:w="2107" w:type="dxa"/>
          </w:tcPr>
          <w:p w14:paraId="4B47212E" w14:textId="65D6CED1" w:rsidR="00207834" w:rsidRDefault="00207834" w:rsidP="00207834">
            <w:pPr>
              <w:ind w:firstLine="170"/>
              <w:rPr>
                <w:rFonts w:ascii="Times New Roman" w:hAnsi="Times New Roman" w:cs="Times New Roman"/>
                <w:lang w:val="en-US"/>
              </w:rPr>
            </w:pPr>
            <w:r>
              <w:rPr>
                <w:rFonts w:ascii="Times New Roman" w:hAnsi="Times New Roman" w:cs="Times New Roman"/>
                <w:lang w:val="en-US"/>
              </w:rPr>
              <w:t>0 cm</w:t>
            </w:r>
          </w:p>
        </w:tc>
        <w:tc>
          <w:tcPr>
            <w:tcW w:w="1586" w:type="dxa"/>
            <w:vAlign w:val="center"/>
          </w:tcPr>
          <w:p w14:paraId="02D0C97E" w14:textId="605CC8EC" w:rsidR="00207834"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905" w:type="dxa"/>
          </w:tcPr>
          <w:p w14:paraId="1ECE89D8" w14:textId="655A141A" w:rsidR="00207834"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849" w:type="dxa"/>
            <w:vAlign w:val="center"/>
          </w:tcPr>
          <w:p w14:paraId="748AD73E" w14:textId="48A9A1E7" w:rsidR="00207834"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563" w:type="dxa"/>
          </w:tcPr>
          <w:p w14:paraId="0D706A13" w14:textId="77777777" w:rsidR="00207834" w:rsidRPr="009C5387" w:rsidRDefault="00207834" w:rsidP="00207834">
            <w:pPr>
              <w:jc w:val="right"/>
              <w:rPr>
                <w:rFonts w:ascii="Times New Roman" w:hAnsi="Times New Roman" w:cs="Times New Roman"/>
                <w:lang w:val="en-US"/>
              </w:rPr>
            </w:pPr>
          </w:p>
        </w:tc>
        <w:tc>
          <w:tcPr>
            <w:tcW w:w="1587" w:type="dxa"/>
            <w:vAlign w:val="center"/>
          </w:tcPr>
          <w:p w14:paraId="2CA21AD1" w14:textId="068E4624" w:rsidR="00207834"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907" w:type="dxa"/>
          </w:tcPr>
          <w:p w14:paraId="61EB9B71" w14:textId="074662AE" w:rsidR="00207834" w:rsidRDefault="00207834" w:rsidP="00207834">
            <w:pPr>
              <w:jc w:val="right"/>
              <w:rPr>
                <w:rFonts w:ascii="Times New Roman" w:hAnsi="Times New Roman" w:cs="Times New Roman"/>
                <w:lang w:val="en-US"/>
              </w:rPr>
            </w:pPr>
            <w:r>
              <w:rPr>
                <w:rFonts w:ascii="Times New Roman" w:hAnsi="Times New Roman" w:cs="Times New Roman"/>
                <w:lang w:val="en-US"/>
              </w:rPr>
              <w:t>-</w:t>
            </w:r>
          </w:p>
        </w:tc>
        <w:tc>
          <w:tcPr>
            <w:tcW w:w="852" w:type="dxa"/>
            <w:vAlign w:val="center"/>
          </w:tcPr>
          <w:p w14:paraId="26B71DE3" w14:textId="02DF6164" w:rsidR="00207834" w:rsidRDefault="00207834" w:rsidP="00207834">
            <w:pPr>
              <w:jc w:val="right"/>
              <w:rPr>
                <w:rFonts w:ascii="Times New Roman" w:hAnsi="Times New Roman" w:cs="Times New Roman"/>
                <w:lang w:val="en-US"/>
              </w:rPr>
            </w:pPr>
            <w:r>
              <w:rPr>
                <w:rFonts w:ascii="Times New Roman" w:hAnsi="Times New Roman" w:cs="Times New Roman"/>
                <w:lang w:val="en-US"/>
              </w:rPr>
              <w:t>-</w:t>
            </w:r>
          </w:p>
        </w:tc>
      </w:tr>
    </w:tbl>
    <w:p w14:paraId="6A990E5F" w14:textId="77777777" w:rsidR="00C43B6A" w:rsidRDefault="00C43B6A" w:rsidP="00C43B6A">
      <w:pPr>
        <w:spacing w:after="0" w:line="240" w:lineRule="auto"/>
        <w:rPr>
          <w:rFonts w:ascii="Times New Roman" w:hAnsi="Times New Roman" w:cs="Times New Roman"/>
          <w:sz w:val="24"/>
          <w:szCs w:val="24"/>
        </w:rPr>
      </w:pPr>
    </w:p>
    <w:p w14:paraId="0E70EE23" w14:textId="7D0638BE" w:rsidR="00184EAB" w:rsidRDefault="00C43B6A">
      <w:pPr>
        <w:rPr>
          <w:rFonts w:ascii="Times New Roman" w:hAnsi="Times New Roman" w:cs="Times New Roman"/>
          <w:sz w:val="24"/>
          <w:szCs w:val="24"/>
        </w:rPr>
      </w:pPr>
      <w:r w:rsidRPr="00C43B6A">
        <w:rPr>
          <w:rFonts w:ascii="Times New Roman" w:hAnsi="Times New Roman" w:cs="Times New Roman"/>
          <w:sz w:val="24"/>
          <w:szCs w:val="24"/>
          <w:vertAlign w:val="superscript"/>
        </w:rPr>
        <w:t>1</w:t>
      </w:r>
      <w:r>
        <w:rPr>
          <w:rFonts w:ascii="Times New Roman" w:hAnsi="Times New Roman" w:cs="Times New Roman"/>
          <w:sz w:val="24"/>
          <w:szCs w:val="24"/>
        </w:rPr>
        <w:t xml:space="preserve"> Note: </w:t>
      </w:r>
      <w:r w:rsidRPr="00C43B6A">
        <w:rPr>
          <w:rFonts w:ascii="Times New Roman" w:hAnsi="Times New Roman" w:cs="Times New Roman"/>
          <w:i/>
          <w:iCs/>
          <w:sz w:val="24"/>
          <w:szCs w:val="24"/>
        </w:rPr>
        <w:t>n</w:t>
      </w:r>
      <w:r>
        <w:rPr>
          <w:rFonts w:ascii="Times New Roman" w:hAnsi="Times New Roman" w:cs="Times New Roman"/>
          <w:sz w:val="24"/>
          <w:szCs w:val="24"/>
        </w:rPr>
        <w:t xml:space="preserve"> = 60 for year 1, and </w:t>
      </w:r>
      <w:r w:rsidRPr="00C43B6A">
        <w:rPr>
          <w:rFonts w:ascii="Times New Roman" w:hAnsi="Times New Roman" w:cs="Times New Roman"/>
          <w:i/>
          <w:iCs/>
          <w:sz w:val="24"/>
          <w:szCs w:val="24"/>
        </w:rPr>
        <w:t>n</w:t>
      </w:r>
      <w:r>
        <w:rPr>
          <w:rFonts w:ascii="Times New Roman" w:hAnsi="Times New Roman" w:cs="Times New Roman"/>
          <w:sz w:val="24"/>
          <w:szCs w:val="24"/>
        </w:rPr>
        <w:t xml:space="preserve"> = 19 for year 2.</w:t>
      </w:r>
      <w:r w:rsidR="00184EAB">
        <w:rPr>
          <w:rFonts w:ascii="Times New Roman" w:hAnsi="Times New Roman" w:cs="Times New Roman"/>
          <w:sz w:val="24"/>
          <w:szCs w:val="24"/>
        </w:rPr>
        <w:br w:type="page"/>
      </w:r>
    </w:p>
    <w:p w14:paraId="1A46D032" w14:textId="13BFE828" w:rsidR="00184EAB" w:rsidRDefault="00184EAB" w:rsidP="00392DE2">
      <w:pPr>
        <w:spacing w:after="0" w:line="480" w:lineRule="auto"/>
        <w:ind w:left="284" w:hanging="284"/>
        <w:rPr>
          <w:rFonts w:ascii="Times New Roman" w:hAnsi="Times New Roman" w:cs="Times New Roman"/>
          <w:b/>
          <w:bCs/>
          <w:sz w:val="24"/>
          <w:szCs w:val="24"/>
        </w:rPr>
      </w:pPr>
      <w:r w:rsidRPr="00184EAB">
        <w:rPr>
          <w:rFonts w:ascii="Times New Roman" w:hAnsi="Times New Roman" w:cs="Times New Roman"/>
          <w:b/>
          <w:bCs/>
          <w:sz w:val="24"/>
          <w:szCs w:val="24"/>
        </w:rPr>
        <w:lastRenderedPageBreak/>
        <w:t>Figure Captions</w:t>
      </w:r>
    </w:p>
    <w:p w14:paraId="0854EDFA" w14:textId="4C4AB291" w:rsidR="00184EAB" w:rsidRPr="00B31AC3" w:rsidRDefault="00184EAB" w:rsidP="00392DE2">
      <w:pPr>
        <w:spacing w:after="0" w:line="480" w:lineRule="auto"/>
        <w:rPr>
          <w:rFonts w:ascii="Times New Roman" w:hAnsi="Times New Roman" w:cs="Times New Roman"/>
          <w:b/>
          <w:bCs/>
          <w:sz w:val="24"/>
          <w:szCs w:val="24"/>
        </w:rPr>
      </w:pPr>
      <w:r w:rsidRPr="00184EAB">
        <w:rPr>
          <w:rFonts w:ascii="Times New Roman" w:hAnsi="Times New Roman" w:cs="Times New Roman"/>
          <w:b/>
          <w:bCs/>
          <w:sz w:val="24"/>
          <w:szCs w:val="24"/>
        </w:rPr>
        <w:t xml:space="preserve">Figure 1. </w:t>
      </w:r>
      <w:r w:rsidRPr="00184EAB">
        <w:rPr>
          <w:rFonts w:ascii="Times New Roman" w:hAnsi="Times New Roman" w:cs="Times New Roman"/>
          <w:sz w:val="24"/>
          <w:szCs w:val="24"/>
        </w:rPr>
        <w:t>Survival curves</w:t>
      </w:r>
      <w:r>
        <w:rPr>
          <w:rFonts w:ascii="Times New Roman" w:hAnsi="Times New Roman" w:cs="Times New Roman"/>
          <w:sz w:val="24"/>
          <w:szCs w:val="24"/>
        </w:rPr>
        <w:t xml:space="preserve"> for both </w:t>
      </w:r>
      <w:r>
        <w:rPr>
          <w:rFonts w:ascii="Times New Roman" w:hAnsi="Times New Roman" w:cs="Times New Roman"/>
          <w:i/>
          <w:iCs/>
          <w:sz w:val="24"/>
          <w:szCs w:val="24"/>
        </w:rPr>
        <w:t>C. nutans</w:t>
      </w:r>
      <w:r>
        <w:rPr>
          <w:rFonts w:ascii="Times New Roman" w:hAnsi="Times New Roman" w:cs="Times New Roman"/>
          <w:sz w:val="24"/>
          <w:szCs w:val="24"/>
        </w:rPr>
        <w:t xml:space="preserve"> (CN) and </w:t>
      </w:r>
      <w:r>
        <w:rPr>
          <w:rFonts w:ascii="Times New Roman" w:hAnsi="Times New Roman" w:cs="Times New Roman"/>
          <w:i/>
          <w:iCs/>
          <w:sz w:val="24"/>
          <w:szCs w:val="24"/>
        </w:rPr>
        <w:t xml:space="preserve">C. </w:t>
      </w:r>
      <w:proofErr w:type="spellStart"/>
      <w:r>
        <w:rPr>
          <w:rFonts w:ascii="Times New Roman" w:hAnsi="Times New Roman" w:cs="Times New Roman"/>
          <w:i/>
          <w:iCs/>
          <w:sz w:val="24"/>
          <w:szCs w:val="24"/>
        </w:rPr>
        <w:t>acanthoides</w:t>
      </w:r>
      <w:proofErr w:type="spellEnd"/>
      <w:r>
        <w:rPr>
          <w:rFonts w:ascii="Times New Roman" w:hAnsi="Times New Roman" w:cs="Times New Roman"/>
          <w:i/>
          <w:iCs/>
          <w:sz w:val="24"/>
          <w:szCs w:val="24"/>
        </w:rPr>
        <w:t xml:space="preserve"> </w:t>
      </w:r>
      <w:r>
        <w:rPr>
          <w:rFonts w:ascii="Times New Roman" w:hAnsi="Times New Roman" w:cs="Times New Roman"/>
          <w:sz w:val="24"/>
          <w:szCs w:val="24"/>
        </w:rPr>
        <w:t>(CA), comparing trimming treatments within each warming treatment.</w:t>
      </w:r>
      <w:r w:rsidR="00CD3EF7">
        <w:rPr>
          <w:rFonts w:ascii="Times New Roman" w:hAnsi="Times New Roman" w:cs="Times New Roman"/>
          <w:sz w:val="24"/>
          <w:szCs w:val="24"/>
        </w:rPr>
        <w:t xml:space="preserve"> Solid lines represent the untrimmed treatment group, while dashed lines represent treatment groups trimmed at 10 cm, 5 cm, and 0 cm. </w:t>
      </w:r>
      <w:r w:rsidR="00B31AC3">
        <w:rPr>
          <w:rFonts w:ascii="Times New Roman" w:hAnsi="Times New Roman" w:cs="Times New Roman"/>
          <w:i/>
          <w:iCs/>
          <w:sz w:val="24"/>
          <w:szCs w:val="24"/>
        </w:rPr>
        <w:t xml:space="preserve">C. </w:t>
      </w:r>
      <w:proofErr w:type="spellStart"/>
      <w:r w:rsidR="00B31AC3">
        <w:rPr>
          <w:rFonts w:ascii="Times New Roman" w:hAnsi="Times New Roman" w:cs="Times New Roman"/>
          <w:i/>
          <w:iCs/>
          <w:sz w:val="24"/>
          <w:szCs w:val="24"/>
        </w:rPr>
        <w:t>acanthoides</w:t>
      </w:r>
      <w:proofErr w:type="spellEnd"/>
      <w:r w:rsidR="00B31AC3">
        <w:rPr>
          <w:rFonts w:ascii="Times New Roman" w:hAnsi="Times New Roman" w:cs="Times New Roman"/>
          <w:sz w:val="24"/>
          <w:szCs w:val="24"/>
        </w:rPr>
        <w:t xml:space="preserve"> data are divided into two years</w:t>
      </w:r>
      <w:r w:rsidR="00CA5D93">
        <w:rPr>
          <w:rFonts w:ascii="Times New Roman" w:hAnsi="Times New Roman" w:cs="Times New Roman"/>
          <w:sz w:val="24"/>
          <w:szCs w:val="24"/>
        </w:rPr>
        <w:t xml:space="preserve"> (Y1 and Y2)</w:t>
      </w:r>
      <w:r w:rsidR="00B31AC3">
        <w:rPr>
          <w:rFonts w:ascii="Times New Roman" w:hAnsi="Times New Roman" w:cs="Times New Roman"/>
          <w:sz w:val="24"/>
          <w:szCs w:val="24"/>
        </w:rPr>
        <w:t>, separated by a 20-week pause in trimming.</w:t>
      </w:r>
    </w:p>
    <w:p w14:paraId="7DDFFFEA" w14:textId="6FBB899E" w:rsidR="00184EAB" w:rsidRPr="0041014C" w:rsidRDefault="00184EAB" w:rsidP="00392DE2">
      <w:pPr>
        <w:spacing w:after="0" w:line="480" w:lineRule="auto"/>
        <w:rPr>
          <w:rFonts w:ascii="Times New Roman" w:hAnsi="Times New Roman" w:cs="Times New Roman"/>
          <w:b/>
          <w:bCs/>
          <w:sz w:val="24"/>
          <w:szCs w:val="24"/>
        </w:rPr>
      </w:pPr>
      <w:r w:rsidRPr="00184EAB">
        <w:rPr>
          <w:rFonts w:ascii="Times New Roman" w:hAnsi="Times New Roman" w:cs="Times New Roman"/>
          <w:b/>
          <w:bCs/>
          <w:sz w:val="24"/>
          <w:szCs w:val="24"/>
        </w:rPr>
        <w:t xml:space="preserve">Figure </w:t>
      </w:r>
      <w:r>
        <w:rPr>
          <w:rFonts w:ascii="Times New Roman" w:hAnsi="Times New Roman" w:cs="Times New Roman"/>
          <w:b/>
          <w:bCs/>
          <w:sz w:val="24"/>
          <w:szCs w:val="24"/>
        </w:rPr>
        <w:t>2</w:t>
      </w:r>
      <w:r w:rsidRPr="00184EAB">
        <w:rPr>
          <w:rFonts w:ascii="Times New Roman" w:hAnsi="Times New Roman" w:cs="Times New Roman"/>
          <w:b/>
          <w:bCs/>
          <w:sz w:val="24"/>
          <w:szCs w:val="24"/>
        </w:rPr>
        <w:t xml:space="preserve">. </w:t>
      </w:r>
      <w:r w:rsidRPr="00184EAB">
        <w:rPr>
          <w:rFonts w:ascii="Times New Roman" w:hAnsi="Times New Roman" w:cs="Times New Roman"/>
          <w:sz w:val="24"/>
          <w:szCs w:val="24"/>
        </w:rPr>
        <w:t>Survival curves</w:t>
      </w:r>
      <w:r>
        <w:rPr>
          <w:rFonts w:ascii="Times New Roman" w:hAnsi="Times New Roman" w:cs="Times New Roman"/>
          <w:sz w:val="24"/>
          <w:szCs w:val="24"/>
        </w:rPr>
        <w:t xml:space="preserve"> for both </w:t>
      </w:r>
      <w:r>
        <w:rPr>
          <w:rFonts w:ascii="Times New Roman" w:hAnsi="Times New Roman" w:cs="Times New Roman"/>
          <w:i/>
          <w:iCs/>
          <w:sz w:val="24"/>
          <w:szCs w:val="24"/>
        </w:rPr>
        <w:t>C. nutans</w:t>
      </w:r>
      <w:r>
        <w:rPr>
          <w:rFonts w:ascii="Times New Roman" w:hAnsi="Times New Roman" w:cs="Times New Roman"/>
          <w:sz w:val="24"/>
          <w:szCs w:val="24"/>
        </w:rPr>
        <w:t xml:space="preserve"> (CN) and </w:t>
      </w:r>
      <w:r>
        <w:rPr>
          <w:rFonts w:ascii="Times New Roman" w:hAnsi="Times New Roman" w:cs="Times New Roman"/>
          <w:i/>
          <w:iCs/>
          <w:sz w:val="24"/>
          <w:szCs w:val="24"/>
        </w:rPr>
        <w:t xml:space="preserve">C. </w:t>
      </w:r>
      <w:proofErr w:type="spellStart"/>
      <w:r>
        <w:rPr>
          <w:rFonts w:ascii="Times New Roman" w:hAnsi="Times New Roman" w:cs="Times New Roman"/>
          <w:i/>
          <w:iCs/>
          <w:sz w:val="24"/>
          <w:szCs w:val="24"/>
        </w:rPr>
        <w:t>acanthoides</w:t>
      </w:r>
      <w:proofErr w:type="spellEnd"/>
      <w:r>
        <w:rPr>
          <w:rFonts w:ascii="Times New Roman" w:hAnsi="Times New Roman" w:cs="Times New Roman"/>
          <w:sz w:val="24"/>
          <w:szCs w:val="24"/>
        </w:rPr>
        <w:t xml:space="preserve"> (CA), comparing warming treatments within each trimming treatment.</w:t>
      </w:r>
      <w:r w:rsidR="00CD3EF7">
        <w:rPr>
          <w:rFonts w:ascii="Times New Roman" w:hAnsi="Times New Roman" w:cs="Times New Roman"/>
          <w:sz w:val="24"/>
          <w:szCs w:val="24"/>
        </w:rPr>
        <w:t xml:space="preserve"> Solid lines represent the </w:t>
      </w:r>
      <w:proofErr w:type="spellStart"/>
      <w:r w:rsidR="00CD3EF7">
        <w:rPr>
          <w:rFonts w:ascii="Times New Roman" w:hAnsi="Times New Roman" w:cs="Times New Roman"/>
          <w:sz w:val="24"/>
          <w:szCs w:val="24"/>
        </w:rPr>
        <w:t>unwarmed</w:t>
      </w:r>
      <w:proofErr w:type="spellEnd"/>
      <w:r w:rsidR="00CD3EF7">
        <w:rPr>
          <w:rFonts w:ascii="Times New Roman" w:hAnsi="Times New Roman" w:cs="Times New Roman"/>
          <w:sz w:val="24"/>
          <w:szCs w:val="24"/>
        </w:rPr>
        <w:t xml:space="preserve"> treatment group, while dashed lines represent the warmed treatment group.</w:t>
      </w:r>
      <w:r w:rsidR="00B31AC3">
        <w:rPr>
          <w:rFonts w:ascii="Times New Roman" w:hAnsi="Times New Roman" w:cs="Times New Roman"/>
          <w:sz w:val="24"/>
          <w:szCs w:val="24"/>
        </w:rPr>
        <w:t xml:space="preserve"> </w:t>
      </w:r>
      <w:r w:rsidR="00B31AC3">
        <w:rPr>
          <w:rFonts w:ascii="Times New Roman" w:hAnsi="Times New Roman" w:cs="Times New Roman"/>
          <w:i/>
          <w:iCs/>
          <w:sz w:val="24"/>
          <w:szCs w:val="24"/>
        </w:rPr>
        <w:t xml:space="preserve">C. </w:t>
      </w:r>
      <w:proofErr w:type="spellStart"/>
      <w:r w:rsidR="00B31AC3">
        <w:rPr>
          <w:rFonts w:ascii="Times New Roman" w:hAnsi="Times New Roman" w:cs="Times New Roman"/>
          <w:i/>
          <w:iCs/>
          <w:sz w:val="24"/>
          <w:szCs w:val="24"/>
        </w:rPr>
        <w:t>acanthoides</w:t>
      </w:r>
      <w:proofErr w:type="spellEnd"/>
      <w:r w:rsidR="00B31AC3">
        <w:rPr>
          <w:rFonts w:ascii="Times New Roman" w:hAnsi="Times New Roman" w:cs="Times New Roman"/>
          <w:sz w:val="24"/>
          <w:szCs w:val="24"/>
        </w:rPr>
        <w:t xml:space="preserve"> data are divided into two years</w:t>
      </w:r>
      <w:r w:rsidR="00CA5D93">
        <w:rPr>
          <w:rFonts w:ascii="Times New Roman" w:hAnsi="Times New Roman" w:cs="Times New Roman"/>
          <w:sz w:val="24"/>
          <w:szCs w:val="24"/>
        </w:rPr>
        <w:t xml:space="preserve"> (Y1 and Y2)</w:t>
      </w:r>
      <w:r w:rsidR="00B31AC3">
        <w:rPr>
          <w:rFonts w:ascii="Times New Roman" w:hAnsi="Times New Roman" w:cs="Times New Roman"/>
          <w:sz w:val="24"/>
          <w:szCs w:val="24"/>
        </w:rPr>
        <w:t>, separated by a 20-week pause in trimming.</w:t>
      </w:r>
    </w:p>
    <w:p w14:paraId="41C94735" w14:textId="77777777" w:rsidR="00184EAB" w:rsidRDefault="00184EAB">
      <w:pPr>
        <w:rPr>
          <w:rFonts w:ascii="Times New Roman" w:hAnsi="Times New Roman" w:cs="Times New Roman"/>
          <w:sz w:val="24"/>
          <w:szCs w:val="24"/>
        </w:rPr>
      </w:pPr>
      <w:r>
        <w:rPr>
          <w:rFonts w:ascii="Times New Roman" w:hAnsi="Times New Roman" w:cs="Times New Roman"/>
          <w:sz w:val="24"/>
          <w:szCs w:val="24"/>
        </w:rPr>
        <w:br w:type="page"/>
      </w:r>
    </w:p>
    <w:p w14:paraId="02484EAB" w14:textId="01BFDA82" w:rsidR="005469B4" w:rsidRDefault="00B16130" w:rsidP="005469B4">
      <w:pPr>
        <w:spacing w:line="480" w:lineRule="auto"/>
        <w:ind w:left="284" w:hanging="284"/>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12C95D5C" wp14:editId="5980E3A2">
            <wp:extent cx="5911200" cy="4035600"/>
            <wp:effectExtent l="0" t="0" r="0" b="3175"/>
            <wp:docPr id="866603905"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11200" cy="4035600"/>
                    </a:xfrm>
                    <a:prstGeom prst="rect">
                      <a:avLst/>
                    </a:prstGeom>
                    <a:noFill/>
                    <a:ln>
                      <a:noFill/>
                    </a:ln>
                  </pic:spPr>
                </pic:pic>
              </a:graphicData>
            </a:graphic>
          </wp:inline>
        </w:drawing>
      </w:r>
    </w:p>
    <w:p w14:paraId="1BC7821E" w14:textId="1F87D929" w:rsidR="00184EAB" w:rsidRPr="005469B4" w:rsidRDefault="005469B4" w:rsidP="0041014C">
      <w:pPr>
        <w:spacing w:line="240" w:lineRule="auto"/>
        <w:ind w:left="284" w:hanging="284"/>
        <w:jc w:val="both"/>
        <w:rPr>
          <w:rFonts w:ascii="Times New Roman" w:hAnsi="Times New Roman" w:cs="Times New Roman"/>
          <w:b/>
          <w:bCs/>
          <w:sz w:val="24"/>
          <w:szCs w:val="24"/>
        </w:rPr>
      </w:pPr>
      <w:r w:rsidRPr="005469B4">
        <w:rPr>
          <w:rFonts w:ascii="Times New Roman" w:hAnsi="Times New Roman" w:cs="Times New Roman"/>
          <w:b/>
          <w:bCs/>
          <w:sz w:val="24"/>
          <w:szCs w:val="24"/>
        </w:rPr>
        <w:t>Figure 1.</w:t>
      </w:r>
      <w:r w:rsidR="00184EAB" w:rsidRPr="005469B4">
        <w:rPr>
          <w:rFonts w:ascii="Times New Roman" w:hAnsi="Times New Roman" w:cs="Times New Roman"/>
          <w:b/>
          <w:bCs/>
          <w:sz w:val="24"/>
          <w:szCs w:val="24"/>
        </w:rPr>
        <w:br w:type="page"/>
      </w:r>
    </w:p>
    <w:p w14:paraId="645DBFDC" w14:textId="127B7001" w:rsidR="00184EAB" w:rsidRDefault="00B16130" w:rsidP="005469B4">
      <w:pPr>
        <w:spacing w:line="480" w:lineRule="auto"/>
        <w:ind w:left="284" w:hanging="284"/>
        <w:jc w:val="both"/>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502A06D7" wp14:editId="473BBAFA">
            <wp:extent cx="5910580" cy="7772400"/>
            <wp:effectExtent l="0" t="0" r="0" b="0"/>
            <wp:docPr id="201561421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11200" cy="7773215"/>
                    </a:xfrm>
                    <a:prstGeom prst="rect">
                      <a:avLst/>
                    </a:prstGeom>
                    <a:noFill/>
                    <a:ln>
                      <a:noFill/>
                    </a:ln>
                  </pic:spPr>
                </pic:pic>
              </a:graphicData>
            </a:graphic>
          </wp:inline>
        </w:drawing>
      </w:r>
    </w:p>
    <w:p w14:paraId="74BED46C" w14:textId="44D86BDB" w:rsidR="005469B4" w:rsidRPr="005469B4" w:rsidRDefault="005469B4" w:rsidP="0041014C">
      <w:pPr>
        <w:spacing w:line="240" w:lineRule="auto"/>
        <w:ind w:left="284" w:hanging="284"/>
        <w:jc w:val="both"/>
        <w:rPr>
          <w:rFonts w:ascii="Times New Roman" w:hAnsi="Times New Roman" w:cs="Times New Roman"/>
          <w:b/>
          <w:bCs/>
          <w:sz w:val="24"/>
          <w:szCs w:val="24"/>
        </w:rPr>
      </w:pPr>
      <w:r w:rsidRPr="005469B4">
        <w:rPr>
          <w:rFonts w:ascii="Times New Roman" w:hAnsi="Times New Roman" w:cs="Times New Roman"/>
          <w:b/>
          <w:bCs/>
          <w:sz w:val="24"/>
          <w:szCs w:val="24"/>
        </w:rPr>
        <w:t>Figure 2.</w:t>
      </w:r>
    </w:p>
    <w:sectPr w:rsidR="005469B4" w:rsidRPr="005469B4" w:rsidSect="00604784">
      <w:footerReference w:type="default" r:id="rId14"/>
      <w:pgSz w:w="12240" w:h="15840"/>
      <w:pgMar w:top="1440" w:right="1440" w:bottom="1440" w:left="1440"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Trevor Drees" w:date="2025-06-04T20:02:00Z" w:initials="TD">
    <w:p w14:paraId="3A024221" w14:textId="77777777" w:rsidR="003E42AD" w:rsidRDefault="003E42AD" w:rsidP="003E42AD">
      <w:pPr>
        <w:pStyle w:val="CommentText"/>
      </w:pPr>
      <w:r>
        <w:rPr>
          <w:rStyle w:val="CommentReference"/>
        </w:rPr>
        <w:annotationRef/>
      </w:r>
      <w:r>
        <w:t>Updated the title. Thoughts?</w:t>
      </w:r>
    </w:p>
  </w:comment>
  <w:comment w:id="10" w:author="Trevor Drees" w:date="2025-06-04T20:03:00Z" w:initials="TD">
    <w:p w14:paraId="766E737F" w14:textId="77777777" w:rsidR="003E42AD" w:rsidRDefault="003E42AD" w:rsidP="003E42AD">
      <w:pPr>
        <w:pStyle w:val="CommentText"/>
      </w:pPr>
      <w:r>
        <w:rPr>
          <w:rStyle w:val="CommentReference"/>
        </w:rPr>
        <w:annotationRef/>
      </w:r>
      <w:r>
        <w:t>Will provide repo links once ready to submit.</w:t>
      </w:r>
    </w:p>
  </w:comment>
  <w:comment w:id="11" w:author="Shea, Katriona" w:date="2025-05-27T11:52:00Z" w:initials="KS">
    <w:p w14:paraId="0F62F2E8" w14:textId="71BC76C5" w:rsidR="00E63760" w:rsidRDefault="00E63760">
      <w:pPr>
        <w:pStyle w:val="CommentText"/>
      </w:pPr>
      <w:r>
        <w:rPr>
          <w:rStyle w:val="CommentReference"/>
        </w:rPr>
        <w:annotationRef/>
      </w:r>
      <w:r>
        <w:t>Cut? Sounds idiosyncratic without context</w:t>
      </w:r>
    </w:p>
  </w:comment>
  <w:comment w:id="12" w:author="Trevor Drees" w:date="2025-06-04T19:51:00Z" w:initials="TD">
    <w:p w14:paraId="1D552B61" w14:textId="77777777" w:rsidR="00CA5AC1" w:rsidRDefault="00CA5AC1" w:rsidP="00CA5AC1">
      <w:pPr>
        <w:pStyle w:val="CommentText"/>
      </w:pPr>
      <w:r>
        <w:rPr>
          <w:rStyle w:val="CommentReference"/>
        </w:rPr>
        <w:annotationRef/>
      </w:r>
      <w:r>
        <w:t>Done.</w:t>
      </w:r>
    </w:p>
  </w:comment>
  <w:comment w:id="17" w:author="Shea, Katriona" w:date="2025-05-27T12:30:00Z" w:initials="KS">
    <w:p w14:paraId="3862A0E4" w14:textId="42426077" w:rsidR="003C40EB" w:rsidRDefault="003C40EB">
      <w:pPr>
        <w:pStyle w:val="CommentText"/>
      </w:pPr>
      <w:r>
        <w:rPr>
          <w:rStyle w:val="CommentReference"/>
        </w:rPr>
        <w:annotationRef/>
      </w:r>
      <w:r>
        <w:t>Let’s discuss the main points we want to nail in the intro, and use these as paragraph topic sentences</w:t>
      </w:r>
    </w:p>
    <w:p w14:paraId="5649473E" w14:textId="77777777" w:rsidR="00BC110B" w:rsidRDefault="00BC110B">
      <w:pPr>
        <w:pStyle w:val="CommentText"/>
      </w:pPr>
    </w:p>
    <w:p w14:paraId="72701D4E" w14:textId="77777777" w:rsidR="00BC110B" w:rsidRDefault="00BC110B">
      <w:pPr>
        <w:pStyle w:val="CommentText"/>
      </w:pPr>
      <w:r>
        <w:t xml:space="preserve">Main base papesr are Rui’s tolerance to repeated mowing paper (no wamring) and </w:t>
      </w:r>
    </w:p>
    <w:p w14:paraId="305CD61C" w14:textId="2CF0FBC8" w:rsidR="00BC110B" w:rsidRDefault="00BC110B">
      <w:pPr>
        <w:pStyle w:val="CommentText"/>
      </w:pPr>
      <w:r>
        <w:t>Joe’s warming but single intensity of mowing one time</w:t>
      </w:r>
    </w:p>
  </w:comment>
  <w:comment w:id="19" w:author="Trevor Drees" w:date="2025-06-04T20:08:00Z" w:initials="TD">
    <w:p w14:paraId="78B3E918" w14:textId="77777777" w:rsidR="00356D07" w:rsidRDefault="00356D07" w:rsidP="00356D07">
      <w:pPr>
        <w:pStyle w:val="CommentText"/>
      </w:pPr>
      <w:r>
        <w:rPr>
          <w:rStyle w:val="CommentReference"/>
        </w:rPr>
        <w:annotationRef/>
      </w:r>
      <w:r>
        <w:t>Transcribed your vision for an intro (from our last meeting) in the comment below. We actually already have most of this stuff in the current intro. From what we discussed, our current game plan is to take what you suggested and use it as an opening paragraph for the discussion.</w:t>
      </w:r>
    </w:p>
  </w:comment>
  <w:comment w:id="18" w:author="Trevor Drees" w:date="2025-05-28T07:16:00Z" w:initials="TD">
    <w:p w14:paraId="45974F3A" w14:textId="77777777" w:rsidR="00362899" w:rsidRDefault="00314F1A" w:rsidP="00362899">
      <w:pPr>
        <w:pStyle w:val="CommentText"/>
      </w:pPr>
      <w:r>
        <w:rPr>
          <w:rStyle w:val="CommentReference"/>
        </w:rPr>
        <w:annotationRef/>
      </w:r>
      <w:r w:rsidR="00362899">
        <w:t>Kat’s vision for an intro (transcribed from our last meeting):</w:t>
      </w:r>
    </w:p>
    <w:p w14:paraId="58C748D9" w14:textId="77777777" w:rsidR="00362899" w:rsidRDefault="00362899" w:rsidP="00362899">
      <w:pPr>
        <w:pStyle w:val="CommentText"/>
      </w:pPr>
    </w:p>
    <w:p w14:paraId="79BA6206" w14:textId="77777777" w:rsidR="00362899" w:rsidRDefault="00362899" w:rsidP="00362899">
      <w:pPr>
        <w:pStyle w:val="CommentText"/>
      </w:pPr>
      <w:r>
        <w:t>A lot of invasive species are disturbance adapted. Trouble with that is that this also means that they are somewhat able to deal with the disturbances we apply via management, possibly tolerant from perturbations from climate change. Complication is when these things start to interact. This may be interesting. We address this with two related species.</w:t>
      </w:r>
    </w:p>
  </w:comment>
  <w:comment w:id="20" w:author="Shea, Katriona" w:date="2025-05-27T12:00:00Z" w:initials="KS">
    <w:p w14:paraId="0C4BD699" w14:textId="44F891DA" w:rsidR="00495A29" w:rsidRDefault="00495A29">
      <w:pPr>
        <w:pStyle w:val="CommentText"/>
      </w:pPr>
      <w:r>
        <w:rPr>
          <w:rStyle w:val="CommentReference"/>
        </w:rPr>
        <w:annotationRef/>
      </w:r>
      <w:r>
        <w:t>Don’t you think we need something like this here?</w:t>
      </w:r>
    </w:p>
  </w:comment>
  <w:comment w:id="21" w:author="Trevor Drees" w:date="2025-06-04T20:04:00Z" w:initials="TD">
    <w:p w14:paraId="37A4F45A" w14:textId="77777777" w:rsidR="003E42AD" w:rsidRDefault="003E42AD" w:rsidP="003E42AD">
      <w:pPr>
        <w:pStyle w:val="CommentText"/>
      </w:pPr>
      <w:r>
        <w:rPr>
          <w:rStyle w:val="CommentReference"/>
        </w:rPr>
        <w:annotationRef/>
      </w:r>
      <w:r>
        <w:t>Agreed, this is a good addition.</w:t>
      </w:r>
    </w:p>
  </w:comment>
  <w:comment w:id="23" w:author="Shea, Katriona" w:date="2025-05-27T12:29:00Z" w:initials="KS">
    <w:p w14:paraId="6737D6B1" w14:textId="7E837C80" w:rsidR="003C40EB" w:rsidRDefault="003C40EB">
      <w:pPr>
        <w:pStyle w:val="CommentText"/>
      </w:pPr>
      <w:r>
        <w:rPr>
          <w:rStyle w:val="CommentReference"/>
        </w:rPr>
        <w:annotationRef/>
      </w:r>
      <w:r>
        <w:t>Some of this is a bit repetitive, e.g. about tilling,</w:t>
      </w:r>
    </w:p>
  </w:comment>
  <w:comment w:id="24" w:author="Trevor Drees" w:date="2025-06-04T20:13:00Z" w:initials="TD">
    <w:p w14:paraId="73CCA682" w14:textId="77777777" w:rsidR="00356D07" w:rsidRDefault="00356D07" w:rsidP="00356D07">
      <w:pPr>
        <w:pStyle w:val="CommentText"/>
      </w:pPr>
      <w:r>
        <w:rPr>
          <w:rStyle w:val="CommentReference"/>
        </w:rPr>
        <w:annotationRef/>
      </w:r>
      <w:r>
        <w:t>Removed some of the text about tilling.</w:t>
      </w:r>
    </w:p>
  </w:comment>
  <w:comment w:id="27" w:author="Trevor D." w:date="2022-04-20T18:47:00Z" w:initials="TD">
    <w:p w14:paraId="613958D4" w14:textId="5B024696" w:rsidR="00442511" w:rsidRDefault="00442511">
      <w:pPr>
        <w:pStyle w:val="CommentText"/>
      </w:pPr>
      <w:r>
        <w:rPr>
          <w:rStyle w:val="CommentReference"/>
        </w:rPr>
        <w:annotationRef/>
      </w:r>
      <w:r>
        <w:t>Most text taken from my USDA proposal.</w:t>
      </w:r>
    </w:p>
  </w:comment>
  <w:comment w:id="29" w:author="Trevor Drees" w:date="2025-06-04T20:54:00Z" w:initials="TD">
    <w:p w14:paraId="639D298E" w14:textId="77777777" w:rsidR="00431865" w:rsidRDefault="00431865" w:rsidP="00431865">
      <w:pPr>
        <w:pStyle w:val="CommentText"/>
      </w:pPr>
      <w:r>
        <w:rPr>
          <w:rStyle w:val="CommentReference"/>
        </w:rPr>
        <w:annotationRef/>
      </w:r>
      <w:r>
        <w:t>Added citation per your email.</w:t>
      </w:r>
    </w:p>
  </w:comment>
  <w:comment w:id="31" w:author="Shea, Katriona" w:date="2025-05-27T13:38:00Z" w:initials="KS">
    <w:p w14:paraId="3001C8B0" w14:textId="418B5260" w:rsidR="008F6444" w:rsidRDefault="008F6444">
      <w:pPr>
        <w:pStyle w:val="CommentText"/>
      </w:pPr>
      <w:r>
        <w:rPr>
          <w:rStyle w:val="CommentReference"/>
        </w:rPr>
        <w:annotationRef/>
      </w:r>
      <w:r>
        <w:t xml:space="preserve">Not separating things that happen from interventions here.  </w:t>
      </w:r>
    </w:p>
  </w:comment>
  <w:comment w:id="32" w:author="Trevor Drees" w:date="2025-06-04T20:17:00Z" w:initials="TD">
    <w:p w14:paraId="2FF18932" w14:textId="77777777" w:rsidR="00356D07" w:rsidRDefault="00356D07" w:rsidP="00356D07">
      <w:pPr>
        <w:pStyle w:val="CommentText"/>
      </w:pPr>
      <w:r>
        <w:rPr>
          <w:rStyle w:val="CommentReference"/>
        </w:rPr>
        <w:annotationRef/>
      </w:r>
      <w:r>
        <w:t>Added some text clarifying that several of these can be intentional interventions to manage a weedy/invasive species.</w:t>
      </w:r>
    </w:p>
  </w:comment>
  <w:comment w:id="45" w:author="Shea, Katriona" w:date="2025-05-27T13:39:00Z" w:initials="KS">
    <w:p w14:paraId="4E6CB464" w14:textId="258D0271" w:rsidR="008F6444" w:rsidRDefault="008F6444">
      <w:pPr>
        <w:pStyle w:val="CommentText"/>
      </w:pPr>
      <w:r>
        <w:rPr>
          <w:rStyle w:val="CommentReference"/>
        </w:rPr>
        <w:annotationRef/>
      </w:r>
      <w:r>
        <w:t>This suddenly makes it all sound like a very small study…</w:t>
      </w:r>
    </w:p>
  </w:comment>
  <w:comment w:id="46" w:author="Trevor Drees" w:date="2025-06-04T20:31:00Z" w:initials="TD">
    <w:p w14:paraId="44C0E9D5" w14:textId="77777777" w:rsidR="004C18D2" w:rsidRDefault="004C18D2" w:rsidP="004C18D2">
      <w:pPr>
        <w:pStyle w:val="CommentText"/>
      </w:pPr>
      <w:r>
        <w:rPr>
          <w:rStyle w:val="CommentReference"/>
        </w:rPr>
        <w:annotationRef/>
      </w:r>
      <w:r>
        <w:t xml:space="preserve">Definitely smaller than we would like, but we were constrained by OTCs since we were also using them for the </w:t>
      </w:r>
      <w:r>
        <w:rPr>
          <w:i/>
          <w:iCs/>
        </w:rPr>
        <w:t>Plantago</w:t>
      </w:r>
      <w:r>
        <w:t xml:space="preserve"> experiment.</w:t>
      </w:r>
    </w:p>
  </w:comment>
  <w:comment w:id="51" w:author="Shea, Katriona" w:date="2025-05-27T13:41:00Z" w:initials="KS">
    <w:p w14:paraId="145546F6" w14:textId="4519CC9A" w:rsidR="008F6444" w:rsidRDefault="008F6444">
      <w:pPr>
        <w:pStyle w:val="CommentText"/>
      </w:pPr>
      <w:r>
        <w:rPr>
          <w:rStyle w:val="CommentReference"/>
        </w:rPr>
        <w:annotationRef/>
      </w:r>
      <w:r>
        <w:t>However, vv time consuming, which is whichZhang AoB paper is so interesting wrt timing and frequency</w:t>
      </w:r>
    </w:p>
  </w:comment>
  <w:comment w:id="52" w:author="Trevor Drees" w:date="2025-06-04T20:36:00Z" w:initials="TD">
    <w:p w14:paraId="0EDAA374" w14:textId="77777777" w:rsidR="004C18D2" w:rsidRDefault="004C18D2" w:rsidP="004C18D2">
      <w:pPr>
        <w:pStyle w:val="CommentText"/>
      </w:pPr>
      <w:r>
        <w:rPr>
          <w:rStyle w:val="CommentReference"/>
        </w:rPr>
        <w:annotationRef/>
      </w:r>
      <w:r>
        <w:t>True. Added a point in the discussion about how even though repeated mowing is effective, it’s also substantially more work.</w:t>
      </w:r>
    </w:p>
  </w:comment>
  <w:comment w:id="53" w:author="Shea, Katriona" w:date="2025-05-27T13:43:00Z" w:initials="KS">
    <w:p w14:paraId="499DCB5D" w14:textId="1AE2B188" w:rsidR="008F6444" w:rsidRDefault="008F6444">
      <w:pPr>
        <w:pStyle w:val="CommentText"/>
      </w:pPr>
      <w:r>
        <w:rPr>
          <w:rStyle w:val="CommentReference"/>
        </w:rPr>
        <w:annotationRef/>
      </w:r>
    </w:p>
  </w:comment>
  <w:comment w:id="54" w:author="Trevor Drees" w:date="2025-06-04T20:35:00Z" w:initials="TD">
    <w:p w14:paraId="7A62B152" w14:textId="77777777" w:rsidR="004C18D2" w:rsidRDefault="004C18D2" w:rsidP="004C18D2">
      <w:pPr>
        <w:pStyle w:val="CommentText"/>
      </w:pPr>
      <w:r>
        <w:rPr>
          <w:rStyle w:val="CommentReference"/>
        </w:rPr>
        <w:annotationRef/>
      </w:r>
      <w:r>
        <w:t>Not sure what the callout is here?</w:t>
      </w:r>
    </w:p>
  </w:comment>
  <w:comment w:id="123" w:author="Shea, Katriona" w:date="2025-05-27T13:44:00Z" w:initials="KS">
    <w:p w14:paraId="26C87504" w14:textId="030FCE92" w:rsidR="008F6444" w:rsidRDefault="008F6444">
      <w:pPr>
        <w:pStyle w:val="CommentText"/>
      </w:pPr>
      <w:r>
        <w:rPr>
          <w:rStyle w:val="CommentReference"/>
        </w:rPr>
        <w:annotationRef/>
      </w:r>
      <w:r>
        <w:t>Start with a couple of sentences setting the general context again?  Trying to avoid sounding too specialized/narrowly species focused</w:t>
      </w:r>
    </w:p>
  </w:comment>
  <w:comment w:id="124" w:author="Trevor Drees" w:date="2025-06-05T21:08:00Z" w:initials="TD">
    <w:p w14:paraId="4E7389F0" w14:textId="77777777" w:rsidR="00E23A02" w:rsidRDefault="00956C45" w:rsidP="00E23A02">
      <w:pPr>
        <w:pStyle w:val="CommentText"/>
      </w:pPr>
      <w:r>
        <w:rPr>
          <w:rStyle w:val="CommentReference"/>
        </w:rPr>
        <w:annotationRef/>
      </w:r>
      <w:r w:rsidR="00E23A02">
        <w:t>Added.</w:t>
      </w:r>
    </w:p>
  </w:comment>
  <w:comment w:id="125" w:author="Shea, Katriona" w:date="2025-05-27T13:46:00Z" w:initials="KS">
    <w:p w14:paraId="563EBDCA" w14:textId="6EB885F5" w:rsidR="008F6444" w:rsidRDefault="008F6444">
      <w:pPr>
        <w:pStyle w:val="CommentText"/>
      </w:pPr>
      <w:r>
        <w:rPr>
          <w:rStyle w:val="CommentReference"/>
        </w:rPr>
        <w:annotationRef/>
      </w:r>
      <w:r>
        <w:t>But a lot more mowing is a lot more work</w:t>
      </w:r>
    </w:p>
  </w:comment>
  <w:comment w:id="126" w:author="Trevor Drees" w:date="2025-06-04T20:37:00Z" w:initials="TD">
    <w:p w14:paraId="1147FCCE" w14:textId="77777777" w:rsidR="004C18D2" w:rsidRDefault="004C18D2" w:rsidP="004C18D2">
      <w:pPr>
        <w:pStyle w:val="CommentText"/>
      </w:pPr>
      <w:r>
        <w:rPr>
          <w:rStyle w:val="CommentReference"/>
        </w:rPr>
        <w:annotationRef/>
      </w:r>
      <w:r>
        <w:t>Added a point about this.</w:t>
      </w:r>
    </w:p>
  </w:comment>
  <w:comment w:id="147" w:author="Shea, Katriona" w:date="2025-05-27T13:47:00Z" w:initials="KS">
    <w:p w14:paraId="4C5AC258" w14:textId="1CEB47C9" w:rsidR="008F6444" w:rsidRDefault="008F6444">
      <w:pPr>
        <w:pStyle w:val="CommentText"/>
      </w:pPr>
      <w:r>
        <w:rPr>
          <w:rStyle w:val="CommentReference"/>
        </w:rPr>
        <w:annotationRef/>
      </w:r>
      <w:r>
        <w:t>And prior effort would have been wasted</w:t>
      </w:r>
    </w:p>
  </w:comment>
  <w:comment w:id="148" w:author="Trevor Drees" w:date="2025-06-04T20:50:00Z" w:initials="TD">
    <w:p w14:paraId="63977BEE" w14:textId="77777777" w:rsidR="00431865" w:rsidRDefault="00431865" w:rsidP="00431865">
      <w:pPr>
        <w:pStyle w:val="CommentText"/>
      </w:pPr>
      <w:r>
        <w:rPr>
          <w:rStyle w:val="CommentReference"/>
        </w:rPr>
        <w:annotationRef/>
      </w:r>
      <w:r>
        <w:t>Added.</w:t>
      </w:r>
    </w:p>
  </w:comment>
  <w:comment w:id="156" w:author="Shea, Katriona" w:date="2025-05-27T13:48:00Z" w:initials="KS">
    <w:p w14:paraId="686ADDEC" w14:textId="5A1F11D2" w:rsidR="008F6444" w:rsidRDefault="008F6444">
      <w:pPr>
        <w:pStyle w:val="CommentText"/>
      </w:pPr>
      <w:r>
        <w:rPr>
          <w:rStyle w:val="CommentReference"/>
        </w:rPr>
        <w:annotationRef/>
      </w:r>
      <w:r>
        <w:t>Howerton et al fire ant paper worth citing I think</w:t>
      </w:r>
    </w:p>
  </w:comment>
  <w:comment w:id="157" w:author="Trevor Drees" w:date="2025-06-04T20:58:00Z" w:initials="TD">
    <w:p w14:paraId="05727238" w14:textId="77777777" w:rsidR="00431865" w:rsidRDefault="00431865" w:rsidP="00431865">
      <w:pPr>
        <w:pStyle w:val="CommentText"/>
      </w:pPr>
      <w:r>
        <w:rPr>
          <w:rStyle w:val="CommentReference"/>
        </w:rPr>
        <w:annotationRef/>
      </w:r>
      <w:r>
        <w:t>Added.</w:t>
      </w:r>
    </w:p>
  </w:comment>
  <w:comment w:id="168" w:author="Shea, Katriona" w:date="2025-05-27T13:48:00Z" w:initials="KS">
    <w:p w14:paraId="0FBC1FAC" w14:textId="4D171EBE" w:rsidR="008F6444" w:rsidRDefault="008F6444">
      <w:pPr>
        <w:pStyle w:val="CommentText"/>
      </w:pPr>
      <w:r>
        <w:rPr>
          <w:rStyle w:val="CommentReference"/>
        </w:rPr>
        <w:annotationRef/>
      </w:r>
      <w:r>
        <w:t>Note sure we want this?</w:t>
      </w:r>
    </w:p>
  </w:comment>
  <w:comment w:id="169" w:author="Trevor Drees" w:date="2025-06-04T20:59:00Z" w:initials="TD">
    <w:p w14:paraId="4EC59565" w14:textId="77777777" w:rsidR="001D6D4A" w:rsidRDefault="00BA7E65" w:rsidP="001D6D4A">
      <w:pPr>
        <w:pStyle w:val="CommentText"/>
      </w:pPr>
      <w:r>
        <w:rPr>
          <w:rStyle w:val="CommentReference"/>
        </w:rPr>
        <w:annotationRef/>
      </w:r>
      <w:r w:rsidR="001D6D4A">
        <w:t>Might be worth mentioning since it shows that this is not limited to mowing. Also provides a good segue to take the logic further and say that it’s not even limited to plants, either. Will rework this slightly, and we can remove it if we’re pressed for space.</w:t>
      </w:r>
    </w:p>
  </w:comment>
  <w:comment w:id="171" w:author="Shea, Katriona" w:date="2025-05-27T13:49:00Z" w:initials="KS">
    <w:p w14:paraId="4EEB0016" w14:textId="3122E0B5" w:rsidR="00C25A34" w:rsidRDefault="00C25A34">
      <w:pPr>
        <w:pStyle w:val="CommentText"/>
      </w:pPr>
      <w:r>
        <w:rPr>
          <w:rStyle w:val="CommentReference"/>
        </w:rPr>
        <w:annotationRef/>
      </w:r>
      <w:r>
        <w:t>Power analysis needed?  What size of interaction could we have detected might be a better way to present this point?</w:t>
      </w:r>
    </w:p>
  </w:comment>
  <w:comment w:id="172" w:author="Trevor Drees" w:date="2025-06-04T21:58:00Z" w:initials="TD">
    <w:p w14:paraId="45BBCCCE" w14:textId="77777777" w:rsidR="00B96F2C" w:rsidRDefault="00B96F2C" w:rsidP="00B96F2C">
      <w:pPr>
        <w:pStyle w:val="CommentText"/>
      </w:pPr>
      <w:r>
        <w:rPr>
          <w:rStyle w:val="CommentReference"/>
        </w:rPr>
        <w:annotationRef/>
      </w:r>
      <w:r>
        <w:t>Will need to see if this can easily be done for something as complicated as a mixed-effects model with interactions.</w:t>
      </w:r>
    </w:p>
  </w:comment>
  <w:comment w:id="175" w:author="Shea, Katriona" w:date="2025-05-27T13:50:00Z" w:initials="KS">
    <w:p w14:paraId="36230607" w14:textId="66AF57F7" w:rsidR="00C25A34" w:rsidRDefault="00C25A34">
      <w:pPr>
        <w:pStyle w:val="CommentText"/>
      </w:pPr>
      <w:r>
        <w:rPr>
          <w:rStyle w:val="CommentReference"/>
        </w:rPr>
        <w:annotationRef/>
      </w:r>
      <w:r>
        <w:t>Or any sort of intervention regime</w:t>
      </w:r>
    </w:p>
  </w:comment>
  <w:comment w:id="176" w:author="Trevor Drees" w:date="2025-06-04T21:37:00Z" w:initials="TD">
    <w:p w14:paraId="16703B59" w14:textId="77777777" w:rsidR="00950C7A" w:rsidRDefault="00950C7A" w:rsidP="00950C7A">
      <w:pPr>
        <w:pStyle w:val="CommentText"/>
      </w:pPr>
      <w:r>
        <w:rPr>
          <w:rStyle w:val="CommentReference"/>
        </w:rPr>
        <w:annotationRef/>
      </w:r>
      <w:r>
        <w:t>Added.</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024221" w15:done="0"/>
  <w15:commentEx w15:paraId="766E737F" w15:done="0"/>
  <w15:commentEx w15:paraId="0F62F2E8" w15:done="0"/>
  <w15:commentEx w15:paraId="1D552B61" w15:paraIdParent="0F62F2E8" w15:done="0"/>
  <w15:commentEx w15:paraId="305CD61C" w15:done="0"/>
  <w15:commentEx w15:paraId="78B3E918" w15:paraIdParent="305CD61C" w15:done="0"/>
  <w15:commentEx w15:paraId="79BA6206" w15:done="0"/>
  <w15:commentEx w15:paraId="0C4BD699" w15:done="0"/>
  <w15:commentEx w15:paraId="37A4F45A" w15:paraIdParent="0C4BD699" w15:done="0"/>
  <w15:commentEx w15:paraId="6737D6B1" w15:done="0"/>
  <w15:commentEx w15:paraId="73CCA682" w15:paraIdParent="6737D6B1" w15:done="0"/>
  <w15:commentEx w15:paraId="613958D4" w15:done="0"/>
  <w15:commentEx w15:paraId="639D298E" w15:done="0"/>
  <w15:commentEx w15:paraId="3001C8B0" w15:done="0"/>
  <w15:commentEx w15:paraId="2FF18932" w15:paraIdParent="3001C8B0" w15:done="0"/>
  <w15:commentEx w15:paraId="4E6CB464" w15:done="0"/>
  <w15:commentEx w15:paraId="44C0E9D5" w15:paraIdParent="4E6CB464" w15:done="0"/>
  <w15:commentEx w15:paraId="145546F6" w15:done="0"/>
  <w15:commentEx w15:paraId="0EDAA374" w15:paraIdParent="145546F6" w15:done="0"/>
  <w15:commentEx w15:paraId="499DCB5D" w15:done="0"/>
  <w15:commentEx w15:paraId="7A62B152" w15:paraIdParent="499DCB5D" w15:done="0"/>
  <w15:commentEx w15:paraId="26C87504" w15:done="0"/>
  <w15:commentEx w15:paraId="4E7389F0" w15:paraIdParent="26C87504" w15:done="0"/>
  <w15:commentEx w15:paraId="563EBDCA" w15:done="0"/>
  <w15:commentEx w15:paraId="1147FCCE" w15:paraIdParent="563EBDCA" w15:done="0"/>
  <w15:commentEx w15:paraId="4C5AC258" w15:done="0"/>
  <w15:commentEx w15:paraId="63977BEE" w15:paraIdParent="4C5AC258" w15:done="0"/>
  <w15:commentEx w15:paraId="686ADDEC" w15:done="0"/>
  <w15:commentEx w15:paraId="05727238" w15:paraIdParent="686ADDEC" w15:done="0"/>
  <w15:commentEx w15:paraId="0FBC1FAC" w15:done="0"/>
  <w15:commentEx w15:paraId="4EC59565" w15:paraIdParent="0FBC1FAC" w15:done="0"/>
  <w15:commentEx w15:paraId="4EEB0016" w15:done="0"/>
  <w15:commentEx w15:paraId="45BBCCCE" w15:paraIdParent="4EEB0016" w15:done="0"/>
  <w15:commentEx w15:paraId="36230607" w15:done="0"/>
  <w15:commentEx w15:paraId="16703B59" w15:paraIdParent="3623060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E1DF2B6" w16cex:dateUtc="2025-06-05T03:02:00Z"/>
  <w16cex:commentExtensible w16cex:durableId="7C81A9C1" w16cex:dateUtc="2025-06-05T03:03:00Z"/>
  <w16cex:commentExtensible w16cex:durableId="551230C6" w16cex:dateUtc="2025-05-27T15:52:00Z"/>
  <w16cex:commentExtensible w16cex:durableId="726ACC45" w16cex:dateUtc="2025-06-05T02:51:00Z"/>
  <w16cex:commentExtensible w16cex:durableId="533D6C54" w16cex:dateUtc="2025-05-27T16:30:00Z"/>
  <w16cex:commentExtensible w16cex:durableId="72E4FB7A" w16cex:dateUtc="2025-06-05T03:08:00Z"/>
  <w16cex:commentExtensible w16cex:durableId="51E3AF1B" w16cex:dateUtc="2025-05-28T14:16:00Z"/>
  <w16cex:commentExtensible w16cex:durableId="74312284" w16cex:dateUtc="2025-05-27T16:00:00Z"/>
  <w16cex:commentExtensible w16cex:durableId="09716344" w16cex:dateUtc="2025-06-05T03:04:00Z"/>
  <w16cex:commentExtensible w16cex:durableId="6805AF20" w16cex:dateUtc="2025-05-27T16:29:00Z"/>
  <w16cex:commentExtensible w16cex:durableId="4594C157" w16cex:dateUtc="2025-06-05T03:13:00Z"/>
  <w16cex:commentExtensible w16cex:durableId="260AD3BB" w16cex:dateUtc="2022-04-20T22:47:00Z"/>
  <w16cex:commentExtensible w16cex:durableId="093029EC" w16cex:dateUtc="2025-06-05T03:54:00Z"/>
  <w16cex:commentExtensible w16cex:durableId="6EA57B83" w16cex:dateUtc="2025-05-27T17:38:00Z"/>
  <w16cex:commentExtensible w16cex:durableId="5A821ED4" w16cex:dateUtc="2025-06-05T03:17:00Z"/>
  <w16cex:commentExtensible w16cex:durableId="0B0DD8D4" w16cex:dateUtc="2025-05-27T17:39:00Z"/>
  <w16cex:commentExtensible w16cex:durableId="0063D48F" w16cex:dateUtc="2025-06-05T03:31:00Z"/>
  <w16cex:commentExtensible w16cex:durableId="7E8BF3F3" w16cex:dateUtc="2025-05-27T17:41:00Z"/>
  <w16cex:commentExtensible w16cex:durableId="1ACBE248" w16cex:dateUtc="2025-06-05T03:36:00Z"/>
  <w16cex:commentExtensible w16cex:durableId="4460A9F9" w16cex:dateUtc="2025-05-27T17:43:00Z"/>
  <w16cex:commentExtensible w16cex:durableId="11D580FA" w16cex:dateUtc="2025-06-05T03:35:00Z"/>
  <w16cex:commentExtensible w16cex:durableId="1C1F86EC" w16cex:dateUtc="2025-05-27T17:44:00Z"/>
  <w16cex:commentExtensible w16cex:durableId="3B00974A" w16cex:dateUtc="2025-06-06T04:08:00Z"/>
  <w16cex:commentExtensible w16cex:durableId="40AB05F0" w16cex:dateUtc="2025-05-27T17:46:00Z"/>
  <w16cex:commentExtensible w16cex:durableId="55A6BEFF" w16cex:dateUtc="2025-06-05T03:37:00Z"/>
  <w16cex:commentExtensible w16cex:durableId="30BAB38B" w16cex:dateUtc="2025-05-27T17:47:00Z"/>
  <w16cex:commentExtensible w16cex:durableId="7F13939D" w16cex:dateUtc="2025-06-05T03:50:00Z"/>
  <w16cex:commentExtensible w16cex:durableId="6CA22665" w16cex:dateUtc="2025-05-27T17:48:00Z"/>
  <w16cex:commentExtensible w16cex:durableId="6B6ADF7A" w16cex:dateUtc="2025-06-05T03:58:00Z"/>
  <w16cex:commentExtensible w16cex:durableId="402A0625" w16cex:dateUtc="2025-05-27T17:48:00Z"/>
  <w16cex:commentExtensible w16cex:durableId="0D600B7C" w16cex:dateUtc="2025-06-05T03:59:00Z"/>
  <w16cex:commentExtensible w16cex:durableId="27EA2CBC" w16cex:dateUtc="2025-05-27T17:49:00Z"/>
  <w16cex:commentExtensible w16cex:durableId="01C0B008" w16cex:dateUtc="2025-06-05T04:58:00Z"/>
  <w16cex:commentExtensible w16cex:durableId="03F8E76F" w16cex:dateUtc="2025-05-27T17:50:00Z"/>
  <w16cex:commentExtensible w16cex:durableId="165ABC28" w16cex:dateUtc="2025-06-05T04:3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024221" w16cid:durableId="6E1DF2B6"/>
  <w16cid:commentId w16cid:paraId="766E737F" w16cid:durableId="7C81A9C1"/>
  <w16cid:commentId w16cid:paraId="0F62F2E8" w16cid:durableId="551230C6"/>
  <w16cid:commentId w16cid:paraId="1D552B61" w16cid:durableId="726ACC45"/>
  <w16cid:commentId w16cid:paraId="305CD61C" w16cid:durableId="533D6C54"/>
  <w16cid:commentId w16cid:paraId="78B3E918" w16cid:durableId="72E4FB7A"/>
  <w16cid:commentId w16cid:paraId="79BA6206" w16cid:durableId="51E3AF1B"/>
  <w16cid:commentId w16cid:paraId="0C4BD699" w16cid:durableId="74312284"/>
  <w16cid:commentId w16cid:paraId="37A4F45A" w16cid:durableId="09716344"/>
  <w16cid:commentId w16cid:paraId="6737D6B1" w16cid:durableId="6805AF20"/>
  <w16cid:commentId w16cid:paraId="73CCA682" w16cid:durableId="4594C157"/>
  <w16cid:commentId w16cid:paraId="613958D4" w16cid:durableId="260AD3BB"/>
  <w16cid:commentId w16cid:paraId="639D298E" w16cid:durableId="093029EC"/>
  <w16cid:commentId w16cid:paraId="3001C8B0" w16cid:durableId="6EA57B83"/>
  <w16cid:commentId w16cid:paraId="2FF18932" w16cid:durableId="5A821ED4"/>
  <w16cid:commentId w16cid:paraId="4E6CB464" w16cid:durableId="0B0DD8D4"/>
  <w16cid:commentId w16cid:paraId="44C0E9D5" w16cid:durableId="0063D48F"/>
  <w16cid:commentId w16cid:paraId="145546F6" w16cid:durableId="7E8BF3F3"/>
  <w16cid:commentId w16cid:paraId="0EDAA374" w16cid:durableId="1ACBE248"/>
  <w16cid:commentId w16cid:paraId="499DCB5D" w16cid:durableId="4460A9F9"/>
  <w16cid:commentId w16cid:paraId="7A62B152" w16cid:durableId="11D580FA"/>
  <w16cid:commentId w16cid:paraId="26C87504" w16cid:durableId="1C1F86EC"/>
  <w16cid:commentId w16cid:paraId="4E7389F0" w16cid:durableId="3B00974A"/>
  <w16cid:commentId w16cid:paraId="563EBDCA" w16cid:durableId="40AB05F0"/>
  <w16cid:commentId w16cid:paraId="1147FCCE" w16cid:durableId="55A6BEFF"/>
  <w16cid:commentId w16cid:paraId="4C5AC258" w16cid:durableId="30BAB38B"/>
  <w16cid:commentId w16cid:paraId="63977BEE" w16cid:durableId="7F13939D"/>
  <w16cid:commentId w16cid:paraId="686ADDEC" w16cid:durableId="6CA22665"/>
  <w16cid:commentId w16cid:paraId="05727238" w16cid:durableId="6B6ADF7A"/>
  <w16cid:commentId w16cid:paraId="0FBC1FAC" w16cid:durableId="402A0625"/>
  <w16cid:commentId w16cid:paraId="4EC59565" w16cid:durableId="0D600B7C"/>
  <w16cid:commentId w16cid:paraId="4EEB0016" w16cid:durableId="27EA2CBC"/>
  <w16cid:commentId w16cid:paraId="45BBCCCE" w16cid:durableId="01C0B008"/>
  <w16cid:commentId w16cid:paraId="36230607" w16cid:durableId="03F8E76F"/>
  <w16cid:commentId w16cid:paraId="16703B59" w16cid:durableId="165ABC2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C3B065B" w14:textId="77777777" w:rsidR="006D2A05" w:rsidRDefault="006D2A05" w:rsidP="00604784">
      <w:pPr>
        <w:spacing w:after="0" w:line="240" w:lineRule="auto"/>
      </w:pPr>
      <w:r>
        <w:separator/>
      </w:r>
    </w:p>
  </w:endnote>
  <w:endnote w:type="continuationSeparator" w:id="0">
    <w:p w14:paraId="6FBBC916" w14:textId="77777777" w:rsidR="006D2A05" w:rsidRDefault="006D2A05" w:rsidP="006047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7549477"/>
      <w:docPartObj>
        <w:docPartGallery w:val="Page Numbers (Bottom of Page)"/>
        <w:docPartUnique/>
      </w:docPartObj>
    </w:sdtPr>
    <w:sdtEndPr>
      <w:rPr>
        <w:noProof/>
      </w:rPr>
    </w:sdtEndPr>
    <w:sdtContent>
      <w:p w14:paraId="1BF48CC2" w14:textId="2AC73D75" w:rsidR="00604784" w:rsidRDefault="00604784">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967F326" w14:textId="77777777" w:rsidR="00604784" w:rsidRDefault="006047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E532F" w14:textId="77777777" w:rsidR="006D2A05" w:rsidRDefault="006D2A05" w:rsidP="00604784">
      <w:pPr>
        <w:spacing w:after="0" w:line="240" w:lineRule="auto"/>
      </w:pPr>
      <w:r>
        <w:separator/>
      </w:r>
    </w:p>
  </w:footnote>
  <w:footnote w:type="continuationSeparator" w:id="0">
    <w:p w14:paraId="0D4C6233" w14:textId="77777777" w:rsidR="006D2A05" w:rsidRDefault="006D2A05" w:rsidP="006047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DC6104"/>
    <w:multiLevelType w:val="hybridMultilevel"/>
    <w:tmpl w:val="63B81F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5C8335A"/>
    <w:multiLevelType w:val="hybridMultilevel"/>
    <w:tmpl w:val="66AC32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5FE2A06"/>
    <w:multiLevelType w:val="hybridMultilevel"/>
    <w:tmpl w:val="CFDE14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5D4614"/>
    <w:multiLevelType w:val="hybridMultilevel"/>
    <w:tmpl w:val="719261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7286857">
    <w:abstractNumId w:val="2"/>
  </w:num>
  <w:num w:numId="2" w16cid:durableId="300424573">
    <w:abstractNumId w:val="0"/>
  </w:num>
  <w:num w:numId="3" w16cid:durableId="852066177">
    <w:abstractNumId w:val="1"/>
  </w:num>
  <w:num w:numId="4" w16cid:durableId="93424229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revor Drees">
    <w15:presenceInfo w15:providerId="Windows Live" w15:userId="e4666eeaa5b7951d"/>
  </w15:person>
  <w15:person w15:author="Shea, Katriona">
    <w15:presenceInfo w15:providerId="AD" w15:userId="S::kus3@psu.edu::4f61b47b-7e2f-4101-890b-e3a900e20289"/>
  </w15:person>
  <w15:person w15:author="Trevor D.">
    <w15:presenceInfo w15:providerId="Windows Live" w15:userId="e4666eeaa5b7951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7499"/>
    <w:rsid w:val="00000179"/>
    <w:rsid w:val="00001CF3"/>
    <w:rsid w:val="0000375D"/>
    <w:rsid w:val="00003C21"/>
    <w:rsid w:val="0001088B"/>
    <w:rsid w:val="000157A9"/>
    <w:rsid w:val="0003090F"/>
    <w:rsid w:val="00032B05"/>
    <w:rsid w:val="000341AC"/>
    <w:rsid w:val="0004013C"/>
    <w:rsid w:val="000439B9"/>
    <w:rsid w:val="000456CC"/>
    <w:rsid w:val="00051647"/>
    <w:rsid w:val="00056BB6"/>
    <w:rsid w:val="000613D6"/>
    <w:rsid w:val="00067C23"/>
    <w:rsid w:val="00067CE0"/>
    <w:rsid w:val="00072BD1"/>
    <w:rsid w:val="00082F0A"/>
    <w:rsid w:val="00084EF3"/>
    <w:rsid w:val="00085E4A"/>
    <w:rsid w:val="00086DC9"/>
    <w:rsid w:val="00096EB4"/>
    <w:rsid w:val="000A797E"/>
    <w:rsid w:val="000B0443"/>
    <w:rsid w:val="000B7BF9"/>
    <w:rsid w:val="000C346A"/>
    <w:rsid w:val="000D588A"/>
    <w:rsid w:val="000D66EC"/>
    <w:rsid w:val="000E2CA2"/>
    <w:rsid w:val="000E3719"/>
    <w:rsid w:val="001035E5"/>
    <w:rsid w:val="00106BD4"/>
    <w:rsid w:val="00122838"/>
    <w:rsid w:val="0012398F"/>
    <w:rsid w:val="001308FC"/>
    <w:rsid w:val="00131EF2"/>
    <w:rsid w:val="0014155A"/>
    <w:rsid w:val="00144487"/>
    <w:rsid w:val="0014769B"/>
    <w:rsid w:val="00147B45"/>
    <w:rsid w:val="00157E38"/>
    <w:rsid w:val="00164B4E"/>
    <w:rsid w:val="00164D53"/>
    <w:rsid w:val="00166EFB"/>
    <w:rsid w:val="00172F99"/>
    <w:rsid w:val="001743D0"/>
    <w:rsid w:val="00184384"/>
    <w:rsid w:val="00184EAB"/>
    <w:rsid w:val="00194E5D"/>
    <w:rsid w:val="00194F28"/>
    <w:rsid w:val="00194FA5"/>
    <w:rsid w:val="00196286"/>
    <w:rsid w:val="001B32D5"/>
    <w:rsid w:val="001C5A18"/>
    <w:rsid w:val="001D1C57"/>
    <w:rsid w:val="001D6D4A"/>
    <w:rsid w:val="001E0643"/>
    <w:rsid w:val="001E08AE"/>
    <w:rsid w:val="001E1D3B"/>
    <w:rsid w:val="001E2E76"/>
    <w:rsid w:val="001E340F"/>
    <w:rsid w:val="001E7A4B"/>
    <w:rsid w:val="001E7E85"/>
    <w:rsid w:val="001F0346"/>
    <w:rsid w:val="001F3361"/>
    <w:rsid w:val="00200DB4"/>
    <w:rsid w:val="00207834"/>
    <w:rsid w:val="00211D4D"/>
    <w:rsid w:val="00214E0A"/>
    <w:rsid w:val="00215EF5"/>
    <w:rsid w:val="00221E86"/>
    <w:rsid w:val="00223648"/>
    <w:rsid w:val="00224B40"/>
    <w:rsid w:val="00225E52"/>
    <w:rsid w:val="00226FD9"/>
    <w:rsid w:val="002306D8"/>
    <w:rsid w:val="00241967"/>
    <w:rsid w:val="002420F8"/>
    <w:rsid w:val="00254536"/>
    <w:rsid w:val="00264F29"/>
    <w:rsid w:val="0026724D"/>
    <w:rsid w:val="00282CEE"/>
    <w:rsid w:val="00291DC1"/>
    <w:rsid w:val="00293747"/>
    <w:rsid w:val="002A0555"/>
    <w:rsid w:val="002A5E21"/>
    <w:rsid w:val="002B4C73"/>
    <w:rsid w:val="002C13AA"/>
    <w:rsid w:val="002C5787"/>
    <w:rsid w:val="002C7857"/>
    <w:rsid w:val="002D044B"/>
    <w:rsid w:val="002E1045"/>
    <w:rsid w:val="002E6665"/>
    <w:rsid w:val="00302D78"/>
    <w:rsid w:val="00307600"/>
    <w:rsid w:val="00313B7C"/>
    <w:rsid w:val="00314F1A"/>
    <w:rsid w:val="003208D8"/>
    <w:rsid w:val="00321C59"/>
    <w:rsid w:val="00324508"/>
    <w:rsid w:val="003271BF"/>
    <w:rsid w:val="00331EE6"/>
    <w:rsid w:val="00333DE3"/>
    <w:rsid w:val="00335AA1"/>
    <w:rsid w:val="00350240"/>
    <w:rsid w:val="00355733"/>
    <w:rsid w:val="00355DE8"/>
    <w:rsid w:val="00356D07"/>
    <w:rsid w:val="00357858"/>
    <w:rsid w:val="00362899"/>
    <w:rsid w:val="00366FF6"/>
    <w:rsid w:val="00372FA6"/>
    <w:rsid w:val="00375D0D"/>
    <w:rsid w:val="003828A0"/>
    <w:rsid w:val="00386C46"/>
    <w:rsid w:val="00392DE2"/>
    <w:rsid w:val="003973D5"/>
    <w:rsid w:val="003A0206"/>
    <w:rsid w:val="003A0B9B"/>
    <w:rsid w:val="003A116C"/>
    <w:rsid w:val="003A5942"/>
    <w:rsid w:val="003B0D9A"/>
    <w:rsid w:val="003B69F6"/>
    <w:rsid w:val="003C0BFC"/>
    <w:rsid w:val="003C40EB"/>
    <w:rsid w:val="003C5863"/>
    <w:rsid w:val="003D02B2"/>
    <w:rsid w:val="003D1591"/>
    <w:rsid w:val="003D1940"/>
    <w:rsid w:val="003D7D78"/>
    <w:rsid w:val="003E42AD"/>
    <w:rsid w:val="003E4A4B"/>
    <w:rsid w:val="003F1397"/>
    <w:rsid w:val="004073E1"/>
    <w:rsid w:val="0041014C"/>
    <w:rsid w:val="00414D1A"/>
    <w:rsid w:val="00414E86"/>
    <w:rsid w:val="00416B23"/>
    <w:rsid w:val="004255E3"/>
    <w:rsid w:val="00431865"/>
    <w:rsid w:val="004357D3"/>
    <w:rsid w:val="00442511"/>
    <w:rsid w:val="0045143F"/>
    <w:rsid w:val="00452BC1"/>
    <w:rsid w:val="004638D0"/>
    <w:rsid w:val="0047103C"/>
    <w:rsid w:val="00471DE0"/>
    <w:rsid w:val="004742E4"/>
    <w:rsid w:val="00476F88"/>
    <w:rsid w:val="004814D2"/>
    <w:rsid w:val="004818E5"/>
    <w:rsid w:val="00481B05"/>
    <w:rsid w:val="00490FF6"/>
    <w:rsid w:val="00495A29"/>
    <w:rsid w:val="004A35A3"/>
    <w:rsid w:val="004A74E4"/>
    <w:rsid w:val="004B2664"/>
    <w:rsid w:val="004B62BA"/>
    <w:rsid w:val="004C07D1"/>
    <w:rsid w:val="004C18D2"/>
    <w:rsid w:val="004C2A89"/>
    <w:rsid w:val="004D35BC"/>
    <w:rsid w:val="004D680B"/>
    <w:rsid w:val="004D6DD4"/>
    <w:rsid w:val="004E6F24"/>
    <w:rsid w:val="004E7D77"/>
    <w:rsid w:val="004F3CB3"/>
    <w:rsid w:val="00501B57"/>
    <w:rsid w:val="005104F4"/>
    <w:rsid w:val="00522D3F"/>
    <w:rsid w:val="00524234"/>
    <w:rsid w:val="0052478C"/>
    <w:rsid w:val="005270E5"/>
    <w:rsid w:val="00534848"/>
    <w:rsid w:val="00535522"/>
    <w:rsid w:val="005400B4"/>
    <w:rsid w:val="00541517"/>
    <w:rsid w:val="005469B4"/>
    <w:rsid w:val="00547198"/>
    <w:rsid w:val="005509D6"/>
    <w:rsid w:val="0055250E"/>
    <w:rsid w:val="005548BD"/>
    <w:rsid w:val="005623F4"/>
    <w:rsid w:val="00567E82"/>
    <w:rsid w:val="0057084D"/>
    <w:rsid w:val="00583947"/>
    <w:rsid w:val="00587649"/>
    <w:rsid w:val="00590BD6"/>
    <w:rsid w:val="00590FAC"/>
    <w:rsid w:val="00597EE0"/>
    <w:rsid w:val="005A059D"/>
    <w:rsid w:val="005A39AC"/>
    <w:rsid w:val="005A4DA8"/>
    <w:rsid w:val="005A5975"/>
    <w:rsid w:val="005A783B"/>
    <w:rsid w:val="005A7BFC"/>
    <w:rsid w:val="005B5899"/>
    <w:rsid w:val="005C3637"/>
    <w:rsid w:val="005C3A35"/>
    <w:rsid w:val="005C5EC4"/>
    <w:rsid w:val="005D08CD"/>
    <w:rsid w:val="005D595C"/>
    <w:rsid w:val="005D68BA"/>
    <w:rsid w:val="005D6B10"/>
    <w:rsid w:val="005E60D7"/>
    <w:rsid w:val="005F08F7"/>
    <w:rsid w:val="005F4AB6"/>
    <w:rsid w:val="005F4B35"/>
    <w:rsid w:val="005F4D58"/>
    <w:rsid w:val="005F4F11"/>
    <w:rsid w:val="005F62CA"/>
    <w:rsid w:val="00600D59"/>
    <w:rsid w:val="00604784"/>
    <w:rsid w:val="006052AA"/>
    <w:rsid w:val="00607D7A"/>
    <w:rsid w:val="0061328E"/>
    <w:rsid w:val="00613585"/>
    <w:rsid w:val="00620384"/>
    <w:rsid w:val="00621E6B"/>
    <w:rsid w:val="00623478"/>
    <w:rsid w:val="006236CF"/>
    <w:rsid w:val="006245A9"/>
    <w:rsid w:val="006329B1"/>
    <w:rsid w:val="006331DA"/>
    <w:rsid w:val="00636A55"/>
    <w:rsid w:val="00654601"/>
    <w:rsid w:val="00654906"/>
    <w:rsid w:val="00654B0F"/>
    <w:rsid w:val="00656798"/>
    <w:rsid w:val="00667B0B"/>
    <w:rsid w:val="00680A4A"/>
    <w:rsid w:val="00683F5B"/>
    <w:rsid w:val="006845E2"/>
    <w:rsid w:val="006850BB"/>
    <w:rsid w:val="0068674D"/>
    <w:rsid w:val="00690861"/>
    <w:rsid w:val="00692131"/>
    <w:rsid w:val="006948FF"/>
    <w:rsid w:val="006A4EEF"/>
    <w:rsid w:val="006B0E0C"/>
    <w:rsid w:val="006C3320"/>
    <w:rsid w:val="006D1C1E"/>
    <w:rsid w:val="006D2A05"/>
    <w:rsid w:val="006D534A"/>
    <w:rsid w:val="006D5681"/>
    <w:rsid w:val="006E2332"/>
    <w:rsid w:val="00710517"/>
    <w:rsid w:val="00715C07"/>
    <w:rsid w:val="007209EB"/>
    <w:rsid w:val="0072458E"/>
    <w:rsid w:val="00724679"/>
    <w:rsid w:val="0073227F"/>
    <w:rsid w:val="007338ED"/>
    <w:rsid w:val="00740DE3"/>
    <w:rsid w:val="007505A2"/>
    <w:rsid w:val="0075065E"/>
    <w:rsid w:val="00753789"/>
    <w:rsid w:val="00754F85"/>
    <w:rsid w:val="007626D3"/>
    <w:rsid w:val="00765F6E"/>
    <w:rsid w:val="00773D89"/>
    <w:rsid w:val="007754D4"/>
    <w:rsid w:val="00775673"/>
    <w:rsid w:val="0077603C"/>
    <w:rsid w:val="00776938"/>
    <w:rsid w:val="00781124"/>
    <w:rsid w:val="007814FC"/>
    <w:rsid w:val="00783081"/>
    <w:rsid w:val="0078718E"/>
    <w:rsid w:val="00790E44"/>
    <w:rsid w:val="007941BF"/>
    <w:rsid w:val="00795FB2"/>
    <w:rsid w:val="007B2420"/>
    <w:rsid w:val="007B3CC6"/>
    <w:rsid w:val="007C0CAC"/>
    <w:rsid w:val="007C0D6E"/>
    <w:rsid w:val="007C2A4A"/>
    <w:rsid w:val="007C3F49"/>
    <w:rsid w:val="007C5F80"/>
    <w:rsid w:val="007E2E37"/>
    <w:rsid w:val="007F1950"/>
    <w:rsid w:val="007F7430"/>
    <w:rsid w:val="007F78FC"/>
    <w:rsid w:val="00800ADB"/>
    <w:rsid w:val="0080319C"/>
    <w:rsid w:val="00803A6D"/>
    <w:rsid w:val="008118C3"/>
    <w:rsid w:val="008145E5"/>
    <w:rsid w:val="0081602D"/>
    <w:rsid w:val="00821E38"/>
    <w:rsid w:val="0082556B"/>
    <w:rsid w:val="00826B08"/>
    <w:rsid w:val="00827F7F"/>
    <w:rsid w:val="008321E8"/>
    <w:rsid w:val="00834364"/>
    <w:rsid w:val="00837A69"/>
    <w:rsid w:val="008448CE"/>
    <w:rsid w:val="00844E21"/>
    <w:rsid w:val="008516BB"/>
    <w:rsid w:val="00854A91"/>
    <w:rsid w:val="0085512F"/>
    <w:rsid w:val="00861394"/>
    <w:rsid w:val="00873819"/>
    <w:rsid w:val="008837C9"/>
    <w:rsid w:val="008935D4"/>
    <w:rsid w:val="00893F23"/>
    <w:rsid w:val="00895FF1"/>
    <w:rsid w:val="00897EE1"/>
    <w:rsid w:val="008A07AF"/>
    <w:rsid w:val="008A2BDB"/>
    <w:rsid w:val="008A5DFB"/>
    <w:rsid w:val="008B1585"/>
    <w:rsid w:val="008B3E2A"/>
    <w:rsid w:val="008B3F12"/>
    <w:rsid w:val="008B4EC6"/>
    <w:rsid w:val="008C2740"/>
    <w:rsid w:val="008D3020"/>
    <w:rsid w:val="008E45FB"/>
    <w:rsid w:val="008F2996"/>
    <w:rsid w:val="008F587D"/>
    <w:rsid w:val="008F6444"/>
    <w:rsid w:val="0090284C"/>
    <w:rsid w:val="00904A1C"/>
    <w:rsid w:val="0090587D"/>
    <w:rsid w:val="00912189"/>
    <w:rsid w:val="00914BDC"/>
    <w:rsid w:val="00915071"/>
    <w:rsid w:val="009205A7"/>
    <w:rsid w:val="00933C0F"/>
    <w:rsid w:val="009343B0"/>
    <w:rsid w:val="00941A74"/>
    <w:rsid w:val="00944F44"/>
    <w:rsid w:val="00945C0A"/>
    <w:rsid w:val="00947E43"/>
    <w:rsid w:val="00950C7A"/>
    <w:rsid w:val="00956C45"/>
    <w:rsid w:val="009602A4"/>
    <w:rsid w:val="00967477"/>
    <w:rsid w:val="00967A98"/>
    <w:rsid w:val="009730BC"/>
    <w:rsid w:val="00974D00"/>
    <w:rsid w:val="00976895"/>
    <w:rsid w:val="009827EF"/>
    <w:rsid w:val="00982AD7"/>
    <w:rsid w:val="009866EE"/>
    <w:rsid w:val="00990293"/>
    <w:rsid w:val="00991349"/>
    <w:rsid w:val="0099142C"/>
    <w:rsid w:val="0099629E"/>
    <w:rsid w:val="00996A4A"/>
    <w:rsid w:val="009A1D5E"/>
    <w:rsid w:val="009A2734"/>
    <w:rsid w:val="009A77EC"/>
    <w:rsid w:val="009B5ABA"/>
    <w:rsid w:val="009C2360"/>
    <w:rsid w:val="009C2C79"/>
    <w:rsid w:val="009C7B88"/>
    <w:rsid w:val="009D5ED6"/>
    <w:rsid w:val="009E19D7"/>
    <w:rsid w:val="009F3E15"/>
    <w:rsid w:val="00A01B00"/>
    <w:rsid w:val="00A12449"/>
    <w:rsid w:val="00A12DFD"/>
    <w:rsid w:val="00A134AF"/>
    <w:rsid w:val="00A23F50"/>
    <w:rsid w:val="00A30DEA"/>
    <w:rsid w:val="00A33F21"/>
    <w:rsid w:val="00A377C2"/>
    <w:rsid w:val="00A41778"/>
    <w:rsid w:val="00A425FB"/>
    <w:rsid w:val="00A42E76"/>
    <w:rsid w:val="00A47948"/>
    <w:rsid w:val="00A5148F"/>
    <w:rsid w:val="00A54203"/>
    <w:rsid w:val="00A60085"/>
    <w:rsid w:val="00A63CF0"/>
    <w:rsid w:val="00A70863"/>
    <w:rsid w:val="00A80DC3"/>
    <w:rsid w:val="00A8384D"/>
    <w:rsid w:val="00A84740"/>
    <w:rsid w:val="00A86CC0"/>
    <w:rsid w:val="00A9380E"/>
    <w:rsid w:val="00A93A8B"/>
    <w:rsid w:val="00AB2440"/>
    <w:rsid w:val="00AC10D3"/>
    <w:rsid w:val="00AC462B"/>
    <w:rsid w:val="00AC4AE3"/>
    <w:rsid w:val="00AD305D"/>
    <w:rsid w:val="00AD4FD2"/>
    <w:rsid w:val="00AD5CBD"/>
    <w:rsid w:val="00AD6A00"/>
    <w:rsid w:val="00AD7752"/>
    <w:rsid w:val="00AF24F4"/>
    <w:rsid w:val="00AF316E"/>
    <w:rsid w:val="00B00722"/>
    <w:rsid w:val="00B01207"/>
    <w:rsid w:val="00B04A3F"/>
    <w:rsid w:val="00B05097"/>
    <w:rsid w:val="00B13E56"/>
    <w:rsid w:val="00B16130"/>
    <w:rsid w:val="00B17E1B"/>
    <w:rsid w:val="00B2162F"/>
    <w:rsid w:val="00B26CB5"/>
    <w:rsid w:val="00B31AC3"/>
    <w:rsid w:val="00B35DF8"/>
    <w:rsid w:val="00B40A4A"/>
    <w:rsid w:val="00B521AE"/>
    <w:rsid w:val="00B535A6"/>
    <w:rsid w:val="00B537A6"/>
    <w:rsid w:val="00B60860"/>
    <w:rsid w:val="00B63029"/>
    <w:rsid w:val="00B64427"/>
    <w:rsid w:val="00B662AE"/>
    <w:rsid w:val="00B66362"/>
    <w:rsid w:val="00B667EE"/>
    <w:rsid w:val="00B67D3D"/>
    <w:rsid w:val="00B71AC4"/>
    <w:rsid w:val="00B74E77"/>
    <w:rsid w:val="00B96F2C"/>
    <w:rsid w:val="00BA41FD"/>
    <w:rsid w:val="00BA7E65"/>
    <w:rsid w:val="00BB37EA"/>
    <w:rsid w:val="00BC110B"/>
    <w:rsid w:val="00BC3457"/>
    <w:rsid w:val="00BD605F"/>
    <w:rsid w:val="00BE219D"/>
    <w:rsid w:val="00BE2770"/>
    <w:rsid w:val="00BE30E5"/>
    <w:rsid w:val="00BE385E"/>
    <w:rsid w:val="00BF57BC"/>
    <w:rsid w:val="00BF6BDC"/>
    <w:rsid w:val="00C077CF"/>
    <w:rsid w:val="00C12586"/>
    <w:rsid w:val="00C14B4D"/>
    <w:rsid w:val="00C1711D"/>
    <w:rsid w:val="00C25A34"/>
    <w:rsid w:val="00C30F82"/>
    <w:rsid w:val="00C3439F"/>
    <w:rsid w:val="00C43A02"/>
    <w:rsid w:val="00C43B6A"/>
    <w:rsid w:val="00C5221B"/>
    <w:rsid w:val="00C57E47"/>
    <w:rsid w:val="00C602CC"/>
    <w:rsid w:val="00C6761E"/>
    <w:rsid w:val="00C72245"/>
    <w:rsid w:val="00C756F3"/>
    <w:rsid w:val="00C82E4D"/>
    <w:rsid w:val="00C87CDB"/>
    <w:rsid w:val="00CA0A14"/>
    <w:rsid w:val="00CA132E"/>
    <w:rsid w:val="00CA4B0E"/>
    <w:rsid w:val="00CA5AC1"/>
    <w:rsid w:val="00CA5D93"/>
    <w:rsid w:val="00CB2539"/>
    <w:rsid w:val="00CB2B14"/>
    <w:rsid w:val="00CB372C"/>
    <w:rsid w:val="00CB76F5"/>
    <w:rsid w:val="00CC019B"/>
    <w:rsid w:val="00CD3EF7"/>
    <w:rsid w:val="00CD4F64"/>
    <w:rsid w:val="00CE5CDD"/>
    <w:rsid w:val="00CE7C37"/>
    <w:rsid w:val="00CF2A2F"/>
    <w:rsid w:val="00CF3E23"/>
    <w:rsid w:val="00D00BC1"/>
    <w:rsid w:val="00D10B8B"/>
    <w:rsid w:val="00D1429E"/>
    <w:rsid w:val="00D265DD"/>
    <w:rsid w:val="00D26BE9"/>
    <w:rsid w:val="00D312FE"/>
    <w:rsid w:val="00D31425"/>
    <w:rsid w:val="00D31FA3"/>
    <w:rsid w:val="00D65A58"/>
    <w:rsid w:val="00D740C5"/>
    <w:rsid w:val="00D7649F"/>
    <w:rsid w:val="00D82DBA"/>
    <w:rsid w:val="00D84133"/>
    <w:rsid w:val="00D91FCE"/>
    <w:rsid w:val="00D961E4"/>
    <w:rsid w:val="00DA090A"/>
    <w:rsid w:val="00DA3038"/>
    <w:rsid w:val="00DA470C"/>
    <w:rsid w:val="00DA612A"/>
    <w:rsid w:val="00DB2364"/>
    <w:rsid w:val="00DB5A19"/>
    <w:rsid w:val="00DC14C0"/>
    <w:rsid w:val="00DC43D4"/>
    <w:rsid w:val="00DD47E4"/>
    <w:rsid w:val="00DF0259"/>
    <w:rsid w:val="00DF40DC"/>
    <w:rsid w:val="00DF4813"/>
    <w:rsid w:val="00DF5606"/>
    <w:rsid w:val="00E02777"/>
    <w:rsid w:val="00E0434D"/>
    <w:rsid w:val="00E07499"/>
    <w:rsid w:val="00E11D89"/>
    <w:rsid w:val="00E132CA"/>
    <w:rsid w:val="00E17BA5"/>
    <w:rsid w:val="00E23A02"/>
    <w:rsid w:val="00E3388C"/>
    <w:rsid w:val="00E355F6"/>
    <w:rsid w:val="00E42BA6"/>
    <w:rsid w:val="00E43A1C"/>
    <w:rsid w:val="00E44190"/>
    <w:rsid w:val="00E4769A"/>
    <w:rsid w:val="00E47914"/>
    <w:rsid w:val="00E47DC3"/>
    <w:rsid w:val="00E50522"/>
    <w:rsid w:val="00E526E9"/>
    <w:rsid w:val="00E563AD"/>
    <w:rsid w:val="00E57528"/>
    <w:rsid w:val="00E63760"/>
    <w:rsid w:val="00E65D6C"/>
    <w:rsid w:val="00E73028"/>
    <w:rsid w:val="00E74DE3"/>
    <w:rsid w:val="00E82891"/>
    <w:rsid w:val="00E90A50"/>
    <w:rsid w:val="00E928FB"/>
    <w:rsid w:val="00EA10A0"/>
    <w:rsid w:val="00EA5B39"/>
    <w:rsid w:val="00EA6683"/>
    <w:rsid w:val="00EB6852"/>
    <w:rsid w:val="00EB6CFC"/>
    <w:rsid w:val="00EC1DA2"/>
    <w:rsid w:val="00EC353A"/>
    <w:rsid w:val="00EC470D"/>
    <w:rsid w:val="00ED1FBD"/>
    <w:rsid w:val="00ED3B59"/>
    <w:rsid w:val="00EF02A5"/>
    <w:rsid w:val="00F02BCA"/>
    <w:rsid w:val="00F1469A"/>
    <w:rsid w:val="00F160ED"/>
    <w:rsid w:val="00F16389"/>
    <w:rsid w:val="00F172FA"/>
    <w:rsid w:val="00F17E60"/>
    <w:rsid w:val="00F22F46"/>
    <w:rsid w:val="00F31CAA"/>
    <w:rsid w:val="00F32FFA"/>
    <w:rsid w:val="00F348DA"/>
    <w:rsid w:val="00F4048C"/>
    <w:rsid w:val="00F44FEB"/>
    <w:rsid w:val="00F67568"/>
    <w:rsid w:val="00F73915"/>
    <w:rsid w:val="00F74F38"/>
    <w:rsid w:val="00F80EE7"/>
    <w:rsid w:val="00F912A7"/>
    <w:rsid w:val="00F95A9A"/>
    <w:rsid w:val="00F963D6"/>
    <w:rsid w:val="00FA3555"/>
    <w:rsid w:val="00FA7D79"/>
    <w:rsid w:val="00FB49BF"/>
    <w:rsid w:val="00FC0DBB"/>
    <w:rsid w:val="00FC28DD"/>
    <w:rsid w:val="00FC360F"/>
    <w:rsid w:val="00FC7CD3"/>
    <w:rsid w:val="00FE5856"/>
    <w:rsid w:val="00FF46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BFC190"/>
  <w15:chartTrackingRefBased/>
  <w15:docId w15:val="{8CC2CE14-D702-4404-9653-DC900541E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7499"/>
    <w:rPr>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7A98"/>
    <w:pPr>
      <w:ind w:left="720"/>
      <w:contextualSpacing/>
    </w:pPr>
  </w:style>
  <w:style w:type="character" w:styleId="CommentReference">
    <w:name w:val="annotation reference"/>
    <w:basedOn w:val="DefaultParagraphFont"/>
    <w:uiPriority w:val="99"/>
    <w:semiHidden/>
    <w:unhideWhenUsed/>
    <w:rsid w:val="007C0CAC"/>
    <w:rPr>
      <w:sz w:val="16"/>
      <w:szCs w:val="16"/>
    </w:rPr>
  </w:style>
  <w:style w:type="paragraph" w:styleId="CommentText">
    <w:name w:val="annotation text"/>
    <w:basedOn w:val="Normal"/>
    <w:link w:val="CommentTextChar"/>
    <w:uiPriority w:val="99"/>
    <w:unhideWhenUsed/>
    <w:rsid w:val="007C0CAC"/>
    <w:pPr>
      <w:spacing w:line="240" w:lineRule="auto"/>
    </w:pPr>
    <w:rPr>
      <w:sz w:val="20"/>
      <w:szCs w:val="20"/>
    </w:rPr>
  </w:style>
  <w:style w:type="character" w:customStyle="1" w:styleId="CommentTextChar">
    <w:name w:val="Comment Text Char"/>
    <w:basedOn w:val="DefaultParagraphFont"/>
    <w:link w:val="CommentText"/>
    <w:uiPriority w:val="99"/>
    <w:rsid w:val="007C0CAC"/>
    <w:rPr>
      <w:sz w:val="20"/>
      <w:szCs w:val="20"/>
      <w:lang w:val="en-GB"/>
    </w:rPr>
  </w:style>
  <w:style w:type="paragraph" w:styleId="CommentSubject">
    <w:name w:val="annotation subject"/>
    <w:basedOn w:val="CommentText"/>
    <w:next w:val="CommentText"/>
    <w:link w:val="CommentSubjectChar"/>
    <w:uiPriority w:val="99"/>
    <w:semiHidden/>
    <w:unhideWhenUsed/>
    <w:rsid w:val="007C0CAC"/>
    <w:rPr>
      <w:b/>
      <w:bCs/>
    </w:rPr>
  </w:style>
  <w:style w:type="character" w:customStyle="1" w:styleId="CommentSubjectChar">
    <w:name w:val="Comment Subject Char"/>
    <w:basedOn w:val="CommentTextChar"/>
    <w:link w:val="CommentSubject"/>
    <w:uiPriority w:val="99"/>
    <w:semiHidden/>
    <w:rsid w:val="007C0CAC"/>
    <w:rPr>
      <w:b/>
      <w:bCs/>
      <w:sz w:val="20"/>
      <w:szCs w:val="20"/>
      <w:lang w:val="en-GB"/>
    </w:rPr>
  </w:style>
  <w:style w:type="character" w:styleId="Hyperlink">
    <w:name w:val="Hyperlink"/>
    <w:basedOn w:val="DefaultParagraphFont"/>
    <w:uiPriority w:val="99"/>
    <w:unhideWhenUsed/>
    <w:rsid w:val="00C30F82"/>
    <w:rPr>
      <w:color w:val="0563C1" w:themeColor="hyperlink"/>
      <w:u w:val="single"/>
    </w:rPr>
  </w:style>
  <w:style w:type="character" w:styleId="UnresolvedMention">
    <w:name w:val="Unresolved Mention"/>
    <w:basedOn w:val="DefaultParagraphFont"/>
    <w:uiPriority w:val="99"/>
    <w:semiHidden/>
    <w:unhideWhenUsed/>
    <w:rsid w:val="00C30F82"/>
    <w:rPr>
      <w:color w:val="605E5C"/>
      <w:shd w:val="clear" w:color="auto" w:fill="E1DFDD"/>
    </w:rPr>
  </w:style>
  <w:style w:type="table" w:styleId="TableGrid">
    <w:name w:val="Table Grid"/>
    <w:basedOn w:val="TableNormal"/>
    <w:uiPriority w:val="39"/>
    <w:rsid w:val="0024196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5148F"/>
    <w:rPr>
      <w:color w:val="666666"/>
    </w:rPr>
  </w:style>
  <w:style w:type="paragraph" w:styleId="Header">
    <w:name w:val="header"/>
    <w:basedOn w:val="Normal"/>
    <w:link w:val="HeaderChar"/>
    <w:uiPriority w:val="99"/>
    <w:unhideWhenUsed/>
    <w:rsid w:val="006047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604784"/>
    <w:rPr>
      <w:lang w:val="en-GB"/>
    </w:rPr>
  </w:style>
  <w:style w:type="paragraph" w:styleId="Footer">
    <w:name w:val="footer"/>
    <w:basedOn w:val="Normal"/>
    <w:link w:val="FooterChar"/>
    <w:uiPriority w:val="99"/>
    <w:unhideWhenUsed/>
    <w:rsid w:val="006047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4784"/>
    <w:rPr>
      <w:lang w:val="en-GB"/>
    </w:rPr>
  </w:style>
  <w:style w:type="character" w:styleId="LineNumber">
    <w:name w:val="line number"/>
    <w:basedOn w:val="DefaultParagraphFont"/>
    <w:uiPriority w:val="99"/>
    <w:semiHidden/>
    <w:unhideWhenUsed/>
    <w:rsid w:val="00604784"/>
  </w:style>
  <w:style w:type="paragraph" w:styleId="Revision">
    <w:name w:val="Revision"/>
    <w:hidden/>
    <w:uiPriority w:val="99"/>
    <w:semiHidden/>
    <w:rsid w:val="00E63760"/>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2.tif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1.tiff"/><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ntTable" Target="fontTable.xml"/><Relationship Id="rId10" Type="http://schemas.microsoft.com/office/2016/09/relationships/commentsIds" Target="commentsIds.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202F14D-244B-453F-973E-0606764900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3820</TotalTime>
  <Pages>30</Pages>
  <Words>7184</Words>
  <Characters>40951</Characters>
  <Application>Microsoft Office Word</Application>
  <DocSecurity>0</DocSecurity>
  <Lines>341</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D.</dc:creator>
  <cp:keywords/>
  <dc:description/>
  <cp:lastModifiedBy>Trevor Drees</cp:lastModifiedBy>
  <cp:revision>8</cp:revision>
  <dcterms:created xsi:type="dcterms:W3CDTF">2025-06-05T04:57:00Z</dcterms:created>
  <dcterms:modified xsi:type="dcterms:W3CDTF">2025-06-07T20:31:00Z</dcterms:modified>
</cp:coreProperties>
</file>